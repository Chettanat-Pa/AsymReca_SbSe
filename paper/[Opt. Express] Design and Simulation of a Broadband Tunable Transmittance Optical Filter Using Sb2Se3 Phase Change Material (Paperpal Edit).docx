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6C5C" w14:textId="69713093" w:rsidR="006270B3" w:rsidRPr="007D7F7D" w:rsidRDefault="00000000" w:rsidP="00BA2412">
      <w:pPr>
        <w:pStyle w:val="01Title"/>
        <w:rPr>
          <w:rFonts w:ascii="Times New Roman" w:hAnsi="Times New Roman" w:cs="Times New Roman"/>
        </w:rPr>
      </w:pPr>
      <w:r w:rsidRPr="007D7F7D">
        <w:rPr>
          <w:rFonts w:ascii="Times New Roman" w:hAnsi="Times New Roman" w:cs="Times New Roman"/>
        </w:rPr>
        <w:t xml:space="preserve">Design and </w:t>
      </w:r>
      <w:r w:rsidR="000D4115" w:rsidRPr="007D7F7D">
        <w:rPr>
          <w:rFonts w:ascii="Times New Roman" w:hAnsi="Times New Roman" w:cs="Times New Roman"/>
        </w:rPr>
        <w:t>s</w:t>
      </w:r>
      <w:r w:rsidRPr="007D7F7D">
        <w:rPr>
          <w:rFonts w:ascii="Times New Roman" w:hAnsi="Times New Roman" w:cs="Times New Roman"/>
        </w:rPr>
        <w:t xml:space="preserve">imulation of a </w:t>
      </w:r>
      <w:r w:rsidR="000D4115" w:rsidRPr="007D7F7D">
        <w:rPr>
          <w:rFonts w:ascii="Times New Roman" w:hAnsi="Times New Roman" w:cs="Times New Roman"/>
        </w:rPr>
        <w:t>b</w:t>
      </w:r>
      <w:r w:rsidRPr="007D7F7D">
        <w:rPr>
          <w:rFonts w:ascii="Times New Roman" w:hAnsi="Times New Roman" w:cs="Times New Roman"/>
        </w:rPr>
        <w:t xml:space="preserve">roadband </w:t>
      </w:r>
      <w:r w:rsidR="000D4115" w:rsidRPr="007D7F7D">
        <w:rPr>
          <w:rFonts w:ascii="Times New Roman" w:hAnsi="Times New Roman" w:cs="Times New Roman"/>
        </w:rPr>
        <w:t>t</w:t>
      </w:r>
      <w:r w:rsidRPr="007D7F7D">
        <w:rPr>
          <w:rFonts w:ascii="Times New Roman" w:hAnsi="Times New Roman" w:cs="Times New Roman"/>
        </w:rPr>
        <w:t xml:space="preserve">unable </w:t>
      </w:r>
      <w:r w:rsidR="002442F6" w:rsidRPr="007D7F7D">
        <w:rPr>
          <w:rFonts w:ascii="Times New Roman" w:hAnsi="Times New Roman" w:cs="Times New Roman"/>
        </w:rPr>
        <w:t xml:space="preserve"> </w:t>
      </w:r>
      <w:r w:rsidR="000D4115" w:rsidRPr="007D7F7D">
        <w:rPr>
          <w:rFonts w:ascii="Times New Roman" w:hAnsi="Times New Roman" w:cs="Times New Roman"/>
        </w:rPr>
        <w:t>t</w:t>
      </w:r>
      <w:r w:rsidRPr="007D7F7D">
        <w:rPr>
          <w:rFonts w:ascii="Times New Roman" w:hAnsi="Times New Roman" w:cs="Times New Roman"/>
        </w:rPr>
        <w:t xml:space="preserve">ransmittance </w:t>
      </w:r>
      <w:r w:rsidR="000D4115" w:rsidRPr="007D7F7D">
        <w:rPr>
          <w:rFonts w:ascii="Times New Roman" w:hAnsi="Times New Roman" w:cs="Times New Roman"/>
        </w:rPr>
        <w:t>o</w:t>
      </w:r>
      <w:r w:rsidRPr="007D7F7D">
        <w:rPr>
          <w:rFonts w:ascii="Times New Roman" w:hAnsi="Times New Roman" w:cs="Times New Roman"/>
        </w:rPr>
        <w:t xml:space="preserve">ptical </w:t>
      </w:r>
      <w:r w:rsidR="000D4115" w:rsidRPr="007D7F7D">
        <w:rPr>
          <w:rFonts w:ascii="Times New Roman" w:hAnsi="Times New Roman" w:cs="Times New Roman"/>
        </w:rPr>
        <w:t>f</w:t>
      </w:r>
      <w:r w:rsidRPr="007D7F7D">
        <w:rPr>
          <w:rFonts w:ascii="Times New Roman" w:hAnsi="Times New Roman" w:cs="Times New Roman"/>
        </w:rPr>
        <w:t xml:space="preserve">ilter </w:t>
      </w:r>
      <w:r w:rsidR="000D4115" w:rsidRPr="007D7F7D">
        <w:rPr>
          <w:rFonts w:ascii="Times New Roman" w:hAnsi="Times New Roman" w:cs="Times New Roman"/>
        </w:rPr>
        <w:t>u</w:t>
      </w:r>
      <w:r w:rsidRPr="007D7F7D">
        <w:rPr>
          <w:rFonts w:ascii="Times New Roman" w:hAnsi="Times New Roman" w:cs="Times New Roman"/>
        </w:rPr>
        <w:t>sing Sb</w:t>
      </w:r>
      <w:r w:rsidRPr="007D7F7D">
        <w:rPr>
          <w:rFonts w:ascii="Times New Roman" w:hAnsi="Times New Roman" w:cs="Times New Roman"/>
          <w:vertAlign w:val="subscript"/>
        </w:rPr>
        <w:t>2</w:t>
      </w:r>
      <w:r w:rsidRPr="007D7F7D">
        <w:rPr>
          <w:rFonts w:ascii="Times New Roman" w:hAnsi="Times New Roman" w:cs="Times New Roman"/>
        </w:rPr>
        <w:t>Se</w:t>
      </w:r>
      <w:r w:rsidRPr="007D7F7D">
        <w:rPr>
          <w:rFonts w:ascii="Times New Roman" w:hAnsi="Times New Roman" w:cs="Times New Roman"/>
          <w:vertAlign w:val="subscript"/>
        </w:rPr>
        <w:t>3</w:t>
      </w:r>
      <w:r w:rsidRPr="007D7F7D">
        <w:rPr>
          <w:rFonts w:ascii="Times New Roman" w:hAnsi="Times New Roman" w:cs="Times New Roman"/>
        </w:rPr>
        <w:t xml:space="preserve"> </w:t>
      </w:r>
      <w:r w:rsidR="000D4115" w:rsidRPr="007D7F7D">
        <w:rPr>
          <w:rFonts w:ascii="Times New Roman" w:hAnsi="Times New Roman" w:cs="Times New Roman"/>
        </w:rPr>
        <w:t>p</w:t>
      </w:r>
      <w:r w:rsidRPr="007D7F7D">
        <w:rPr>
          <w:rFonts w:ascii="Times New Roman" w:hAnsi="Times New Roman" w:cs="Times New Roman"/>
        </w:rPr>
        <w:t xml:space="preserve">hase </w:t>
      </w:r>
      <w:r w:rsidR="000D4115" w:rsidRPr="007D7F7D">
        <w:rPr>
          <w:rFonts w:ascii="Times New Roman" w:hAnsi="Times New Roman" w:cs="Times New Roman"/>
        </w:rPr>
        <w:t>c</w:t>
      </w:r>
      <w:r w:rsidRPr="007D7F7D">
        <w:rPr>
          <w:rFonts w:ascii="Times New Roman" w:hAnsi="Times New Roman" w:cs="Times New Roman"/>
        </w:rPr>
        <w:t xml:space="preserve">hange </w:t>
      </w:r>
      <w:r w:rsidR="000D4115" w:rsidRPr="007D7F7D">
        <w:rPr>
          <w:rFonts w:ascii="Times New Roman" w:hAnsi="Times New Roman" w:cs="Times New Roman"/>
        </w:rPr>
        <w:t>m</w:t>
      </w:r>
      <w:r w:rsidRPr="007D7F7D">
        <w:rPr>
          <w:rFonts w:ascii="Times New Roman" w:hAnsi="Times New Roman" w:cs="Times New Roman"/>
        </w:rPr>
        <w:t>aterial</w:t>
      </w:r>
    </w:p>
    <w:p w14:paraId="43A1E2EF" w14:textId="6C4562CA" w:rsidR="00497360" w:rsidRPr="007D7F7D" w:rsidRDefault="00000000" w:rsidP="00974BEF">
      <w:pPr>
        <w:pStyle w:val="02Author"/>
        <w:rPr>
          <w:rFonts w:ascii="Times New Roman" w:hAnsi="Times New Roman" w:cs="Times New Roman"/>
          <w:vertAlign w:val="superscript"/>
        </w:rPr>
      </w:pPr>
      <w:r w:rsidRPr="007D7F7D">
        <w:rPr>
          <w:rFonts w:ascii="Times New Roman" w:hAnsi="Times New Roman" w:cs="Times New Roman"/>
        </w:rPr>
        <w:t>Surawut Wicharn,</w:t>
      </w:r>
      <w:r w:rsidRPr="007D7F7D">
        <w:rPr>
          <w:rFonts w:ascii="Times New Roman" w:hAnsi="Times New Roman" w:cs="Times New Roman"/>
          <w:vertAlign w:val="superscript"/>
        </w:rPr>
        <w:t>1</w:t>
      </w:r>
      <w:r w:rsidRPr="007D7F7D">
        <w:rPr>
          <w:rFonts w:ascii="Times New Roman" w:hAnsi="Times New Roman" w:cs="Times New Roman"/>
        </w:rPr>
        <w:t xml:space="preserve"> Chettanat Padungatthakij,</w:t>
      </w:r>
      <w:r w:rsidRPr="007D7F7D">
        <w:rPr>
          <w:rFonts w:ascii="Times New Roman" w:hAnsi="Times New Roman" w:cs="Times New Roman"/>
          <w:vertAlign w:val="superscript"/>
        </w:rPr>
        <w:t>2</w:t>
      </w:r>
      <w:r w:rsidRPr="007D7F7D">
        <w:rPr>
          <w:rFonts w:ascii="Times New Roman" w:hAnsi="Times New Roman" w:cs="Times New Roman"/>
        </w:rPr>
        <w:t xml:space="preserve"> Suebtarkul Suchat</w:t>
      </w:r>
      <w:r w:rsidR="005B7EE9" w:rsidRPr="007D7F7D">
        <w:rPr>
          <w:rFonts w:ascii="Times New Roman" w:hAnsi="Times New Roman" w:cs="Times New Roman"/>
        </w:rPr>
        <w:t>,</w:t>
      </w:r>
      <w:r w:rsidRPr="007D7F7D">
        <w:rPr>
          <w:rFonts w:ascii="Times New Roman" w:hAnsi="Times New Roman" w:cs="Times New Roman"/>
          <w:vertAlign w:val="superscript"/>
        </w:rPr>
        <w:t>3</w:t>
      </w:r>
      <w:r w:rsidRPr="007D7F7D">
        <w:rPr>
          <w:rFonts w:ascii="Times New Roman" w:hAnsi="Times New Roman" w:cs="Times New Roman"/>
        </w:rPr>
        <w:t xml:space="preserve"> </w:t>
      </w:r>
      <w:r w:rsidR="004212C7" w:rsidRPr="00E36231">
        <w:rPr>
          <w:rFonts w:ascii="Times New Roman" w:hAnsi="Times New Roman" w:cs="Times New Roman"/>
        </w:rPr>
        <w:t>Nathan Hagen,</w:t>
      </w:r>
      <w:r w:rsidR="004212C7" w:rsidRPr="00E36231">
        <w:rPr>
          <w:rFonts w:ascii="Times New Roman" w:hAnsi="Times New Roman" w:cs="Times New Roman"/>
          <w:vertAlign w:val="superscript"/>
        </w:rPr>
        <w:t>4</w:t>
      </w:r>
      <w:r w:rsidR="004212C7" w:rsidRPr="007D7F7D">
        <w:rPr>
          <w:rFonts w:ascii="Times New Roman" w:hAnsi="Times New Roman" w:cs="Times New Roman"/>
        </w:rPr>
        <w:t xml:space="preserve"> </w:t>
      </w:r>
      <w:r w:rsidRPr="007D7F7D">
        <w:rPr>
          <w:rFonts w:ascii="Times New Roman" w:hAnsi="Times New Roman" w:cs="Times New Roman"/>
        </w:rPr>
        <w:t xml:space="preserve">and </w:t>
      </w:r>
      <w:bookmarkStart w:id="0" w:name="_Hlk173847223"/>
      <w:r w:rsidRPr="007D7F7D">
        <w:rPr>
          <w:rFonts w:ascii="Times New Roman" w:hAnsi="Times New Roman" w:cs="Times New Roman"/>
        </w:rPr>
        <w:t>Prathan Buranasiri</w:t>
      </w:r>
      <w:r w:rsidRPr="007D7F7D">
        <w:rPr>
          <w:rFonts w:ascii="Times New Roman" w:hAnsi="Times New Roman" w:cs="Times New Roman"/>
          <w:vertAlign w:val="superscript"/>
        </w:rPr>
        <w:t>2,</w:t>
      </w:r>
      <w:bookmarkEnd w:id="0"/>
      <w:r w:rsidRPr="007D7F7D">
        <w:rPr>
          <w:rFonts w:ascii="Times New Roman" w:hAnsi="Times New Roman" w:cs="Times New Roman"/>
          <w:vertAlign w:val="superscript"/>
        </w:rPr>
        <w:t>*</w:t>
      </w:r>
    </w:p>
    <w:p w14:paraId="6D80AB84" w14:textId="6C7DCCC8" w:rsidR="00C30F62" w:rsidRPr="007D7F7D" w:rsidRDefault="00000000" w:rsidP="00497360">
      <w:pPr>
        <w:pStyle w:val="03AuthorAffiliation"/>
        <w:rPr>
          <w:rFonts w:cs="Times New Roman"/>
        </w:rPr>
      </w:pPr>
      <w:r w:rsidRPr="007D7F7D">
        <w:rPr>
          <w:rFonts w:cs="Times New Roman"/>
          <w:vertAlign w:val="superscript"/>
        </w:rPr>
        <w:t>1</w:t>
      </w:r>
      <w:r w:rsidRPr="007D7F7D">
        <w:rPr>
          <w:rFonts w:cs="Times New Roman"/>
        </w:rPr>
        <w:t xml:space="preserve"> Department of Physics, Faculty of Science, Srinakharinwirot University, Bangkok, Thailand</w:t>
      </w:r>
    </w:p>
    <w:p w14:paraId="6F38941F" w14:textId="58E9AE8D" w:rsidR="00497360" w:rsidRPr="007D7F7D" w:rsidRDefault="00000000" w:rsidP="00497360">
      <w:pPr>
        <w:pStyle w:val="03AuthorAffiliation"/>
        <w:rPr>
          <w:rFonts w:cs="Times New Roman"/>
        </w:rPr>
      </w:pPr>
      <w:r w:rsidRPr="007D7F7D">
        <w:rPr>
          <w:rFonts w:cs="Times New Roman"/>
          <w:vertAlign w:val="superscript"/>
        </w:rPr>
        <w:t>2</w:t>
      </w:r>
      <w:r w:rsidR="00C30F62" w:rsidRPr="007D7F7D">
        <w:rPr>
          <w:rFonts w:cs="Times New Roman"/>
        </w:rPr>
        <w:t xml:space="preserve"> Department of Physics, School of Science, King Mongkut’s Institute of Technology Ladkrabang, Bangkok, Thailand</w:t>
      </w:r>
    </w:p>
    <w:p w14:paraId="689749D8" w14:textId="118AFDFC" w:rsidR="00497360" w:rsidRPr="007D7F7D" w:rsidRDefault="00000000" w:rsidP="00497360">
      <w:pPr>
        <w:pStyle w:val="03AuthorAffiliation"/>
        <w:rPr>
          <w:rFonts w:cs="Times New Roman"/>
        </w:rPr>
      </w:pPr>
      <w:r w:rsidRPr="007D7F7D">
        <w:rPr>
          <w:rFonts w:cs="Times New Roman"/>
          <w:vertAlign w:val="superscript"/>
        </w:rPr>
        <w:t>3</w:t>
      </w:r>
      <w:r w:rsidRPr="007D7F7D">
        <w:rPr>
          <w:rFonts w:cs="Times New Roman"/>
        </w:rPr>
        <w:t xml:space="preserve"> Department of Physics, Faculty of Science and Technology, Phranakhon Rajabhat University, Bangkok, Thailand.</w:t>
      </w:r>
    </w:p>
    <w:p w14:paraId="14680E25" w14:textId="25B3096F" w:rsidR="004212C7" w:rsidRPr="00E36231" w:rsidRDefault="00000000" w:rsidP="004212C7">
      <w:pPr>
        <w:pStyle w:val="04Email"/>
        <w:rPr>
          <w:rFonts w:cs="Times New Roman"/>
          <w:color w:val="auto"/>
        </w:rPr>
      </w:pPr>
      <w:r w:rsidRPr="00E36231">
        <w:rPr>
          <w:rFonts w:cs="Times New Roman"/>
          <w:color w:val="auto"/>
          <w:vertAlign w:val="superscript"/>
        </w:rPr>
        <w:t>4</w:t>
      </w:r>
      <w:r w:rsidR="00E36231" w:rsidRPr="00E36231">
        <w:rPr>
          <w:rFonts w:cs="Times New Roman"/>
          <w:color w:val="auto"/>
        </w:rPr>
        <w:t xml:space="preserve"> Center of Optical Research and Education &amp; School of Engineering, Utsunomiya University, Utsunomiya, Japan.</w:t>
      </w:r>
    </w:p>
    <w:p w14:paraId="0EF8C28E" w14:textId="3B1C6DAE" w:rsidR="00497360" w:rsidRPr="007D7F7D" w:rsidRDefault="00000000" w:rsidP="00497360">
      <w:pPr>
        <w:pStyle w:val="04Email"/>
        <w:rPr>
          <w:rFonts w:cs="Times New Roman"/>
        </w:rPr>
      </w:pPr>
      <w:r w:rsidRPr="007D7F7D">
        <w:rPr>
          <w:rFonts w:cs="Times New Roman"/>
        </w:rPr>
        <w:t>*</w:t>
      </w:r>
      <w:r w:rsidR="00C30F62" w:rsidRPr="007D7F7D">
        <w:rPr>
          <w:rFonts w:cs="Times New Roman"/>
        </w:rPr>
        <w:t>prathan.bu@kmitl.ac.th</w:t>
      </w:r>
    </w:p>
    <w:p w14:paraId="3462CFE6" w14:textId="2B1E95B8" w:rsidR="00BA5DEF" w:rsidRPr="00BA5DEF" w:rsidRDefault="00000000" w:rsidP="00C30F62">
      <w:pPr>
        <w:pStyle w:val="09BodyFirstParagraph"/>
        <w:rPr>
          <w:rStyle w:val="06AbstractBodyChar"/>
        </w:rPr>
      </w:pPr>
      <w:r w:rsidRPr="007D7F7D">
        <w:rPr>
          <w:rFonts w:cs="Times New Roman"/>
          <w:b/>
        </w:rPr>
        <w:t>Abstract:</w:t>
      </w:r>
      <w:r w:rsidRPr="007D7F7D">
        <w:rPr>
          <w:rFonts w:cs="Times New Roman"/>
        </w:rPr>
        <w:t xml:space="preserve"> </w:t>
      </w:r>
      <w:r w:rsidR="00C30F62" w:rsidRPr="00CF3444">
        <w:rPr>
          <w:rStyle w:val="06AbstractBodyChar"/>
        </w:rPr>
        <w:t xml:space="preserve">We propose a </w:t>
      </w:r>
      <w:r w:rsidR="00795407">
        <w:rPr>
          <w:rStyle w:val="06AbstractBodyChar"/>
        </w:rPr>
        <w:t>switchable</w:t>
      </w:r>
      <w:r w:rsidR="00C30F62" w:rsidRPr="00CF3444">
        <w:rPr>
          <w:rStyle w:val="06AbstractBodyChar"/>
        </w:rPr>
        <w:t xml:space="preserve"> optical filter design </w:t>
      </w:r>
      <w:r w:rsidR="00C30F62" w:rsidRPr="00CF3444">
        <w:rPr>
          <w:rStyle w:val="06AbstractBodyChar"/>
        </w:rPr>
        <w:t>that</w:t>
      </w:r>
      <w:r w:rsidR="00C30F62" w:rsidRPr="00CF3444">
        <w:rPr>
          <w:rStyle w:val="06AbstractBodyChar"/>
        </w:rPr>
        <w:t xml:space="preserve"> </w:t>
      </w:r>
      <w:r w:rsidR="00795407">
        <w:rPr>
          <w:rStyle w:val="06AbstractBodyChar"/>
        </w:rPr>
        <w:t>can</w:t>
      </w:r>
      <w:r w:rsidR="00795407">
        <w:rPr>
          <w:rStyle w:val="06AbstractBodyChar"/>
        </w:rPr>
        <w:t xml:space="preserve"> </w:t>
      </w:r>
      <w:r w:rsidR="00BA5DEF" w:rsidRPr="00CF3444">
        <w:rPr>
          <w:rStyle w:val="06AbstractBodyChar"/>
        </w:rPr>
        <w:t>operate</w:t>
      </w:r>
      <w:r w:rsidR="00C30F62" w:rsidRPr="00CF3444">
        <w:rPr>
          <w:rStyle w:val="06AbstractBodyChar"/>
        </w:rPr>
        <w:t xml:space="preserve"> around 1064-nm wavelength</w:t>
      </w:r>
      <w:r w:rsidR="00795407">
        <w:rPr>
          <w:rStyle w:val="06AbstractBodyChar"/>
        </w:rPr>
        <w:t xml:space="preserve">s </w:t>
      </w:r>
      <w:r w:rsidR="00795407" w:rsidRPr="00CF3444">
        <w:rPr>
          <w:rStyle w:val="06AbstractBodyChar"/>
        </w:rPr>
        <w:t>using antimony triselenide (Sb2Se3)</w:t>
      </w:r>
      <w:r w:rsidR="00C30F62" w:rsidRPr="00CF3444">
        <w:rPr>
          <w:rStyle w:val="06AbstractBodyChar"/>
        </w:rPr>
        <w:t xml:space="preserve">. Sb2Se3 is a phase change material (PCM) </w:t>
      </w:r>
      <w:r w:rsidR="00C30F62" w:rsidRPr="00CF3444">
        <w:rPr>
          <w:rStyle w:val="06AbstractBodyChar"/>
        </w:rPr>
        <w:t>that</w:t>
      </w:r>
      <w:r w:rsidR="00C30F62" w:rsidRPr="00CF3444">
        <w:rPr>
          <w:rStyle w:val="06AbstractBodyChar"/>
        </w:rPr>
        <w:t xml:space="preserve"> has low absorption in </w:t>
      </w:r>
      <w:r>
        <w:rPr>
          <w:rStyle w:val="06AbstractBodyChar"/>
          <w:rFonts w:eastAsia="MS Mincho" w:cs="Cordia New"/>
          <w:color w:val="000000"/>
        </w:rPr>
        <w:t xml:space="preserve">the </w:t>
      </w:r>
      <w:r>
        <w:rPr>
          <w:rStyle w:val="06AbstractBodyChar"/>
          <w:rFonts w:eastAsia="MS Mincho" w:cs="Cordia New"/>
          <w:color w:val="000000"/>
        </w:rPr>
        <w:t xml:space="preserve">infrared (IR) spectrum, high and stable refractive index contrast between the two phases from visible through </w:t>
      </w:r>
      <w:r>
        <w:rPr>
          <w:rStyle w:val="06AbstractBodyChar"/>
          <w:rFonts w:eastAsia="MS Mincho" w:cs="Cordia New"/>
          <w:color w:val="000000"/>
        </w:rPr>
        <w:t xml:space="preserve">the </w:t>
      </w:r>
      <w:r>
        <w:rPr>
          <w:rStyle w:val="06AbstractBodyChar"/>
          <w:rFonts w:eastAsia="MS Mincho" w:cs="Cordia New"/>
          <w:color w:val="000000"/>
        </w:rPr>
        <w:t xml:space="preserve">IR spectrum, and a high optical endurance </w:t>
      </w:r>
      <w:r w:rsidR="00C30F62" w:rsidRPr="00CF3444">
        <w:rPr>
          <w:rStyle w:val="06AbstractBodyChar"/>
        </w:rPr>
        <w:t>i</w:t>
      </w:r>
      <w:r w:rsidR="00C30F62" w:rsidRPr="00CF3444">
        <w:rPr>
          <w:rStyle w:val="06AbstractBodyChar"/>
        </w:rPr>
        <w:t xml:space="preserve">n </w:t>
      </w:r>
      <w:r w:rsidR="00C30F62" w:rsidRPr="00CF3444">
        <w:rPr>
          <w:rStyle w:val="06AbstractBodyChar"/>
        </w:rPr>
        <w:t>an</w:t>
      </w:r>
      <w:r w:rsidR="00C30F62" w:rsidRPr="00CF3444">
        <w:rPr>
          <w:rStyle w:val="06AbstractBodyChar"/>
        </w:rPr>
        <w:t xml:space="preserve"> order of 106 cycles. We </w:t>
      </w:r>
      <w:r w:rsidR="00C30F62" w:rsidRPr="00CF3444">
        <w:rPr>
          <w:rStyle w:val="06AbstractBodyChar"/>
        </w:rPr>
        <w:t>provide</w:t>
      </w:r>
      <w:r w:rsidR="00C30F62" w:rsidRPr="00CF3444">
        <w:rPr>
          <w:rStyle w:val="06AbstractBodyChar"/>
        </w:rPr>
        <w:t xml:space="preserve"> reasoning for selecting </w:t>
      </w:r>
      <w:r>
        <w:rPr>
          <w:rStyle w:val="06AbstractBodyChar"/>
          <w:rFonts w:eastAsia="MS Mincho" w:cs="Cordia New"/>
          <w:color w:val="000000"/>
        </w:rPr>
        <w:t xml:space="preserve">a </w:t>
      </w:r>
      <w:r>
        <w:rPr>
          <w:rStyle w:val="06AbstractBodyChar"/>
          <w:rFonts w:eastAsia="MS Mincho" w:cs="Cordia New"/>
          <w:color w:val="000000"/>
        </w:rPr>
        <w:t>long-pass edge filter design and compare</w:t>
      </w:r>
      <w:r w:rsidR="00C30F62" w:rsidRPr="00CF3444">
        <w:rPr>
          <w:rStyle w:val="06AbstractBodyChar"/>
        </w:rPr>
        <w:t xml:space="preserve"> its performance </w:t>
      </w:r>
      <w:r w:rsidR="00C30F62" w:rsidRPr="00CF3444">
        <w:rPr>
          <w:rStyle w:val="06AbstractBodyChar"/>
        </w:rPr>
        <w:t>with</w:t>
      </w:r>
      <w:r w:rsidR="00C30F62" w:rsidRPr="00CF3444">
        <w:rPr>
          <w:rStyle w:val="06AbstractBodyChar"/>
        </w:rPr>
        <w:t xml:space="preserve"> other </w:t>
      </w:r>
      <w:r w:rsidR="00795407">
        <w:rPr>
          <w:rStyle w:val="06AbstractBodyChar"/>
        </w:rPr>
        <w:t xml:space="preserve">common </w:t>
      </w:r>
      <w:r w:rsidR="00C30F62" w:rsidRPr="00CF3444">
        <w:rPr>
          <w:rStyle w:val="06AbstractBodyChar"/>
        </w:rPr>
        <w:t>planar thin-film designs. At 1064-nm, the selected 5-unit-cells edge-filter design ha</w:t>
      </w:r>
      <w:r w:rsidR="00C30F62" w:rsidRPr="00CF3444">
        <w:rPr>
          <w:rStyle w:val="06AbstractBodyChar"/>
        </w:rPr>
        <w:t>s</w:t>
      </w:r>
      <w:r w:rsidR="00C30F62" w:rsidRPr="00CF3444">
        <w:rPr>
          <w:rStyle w:val="06AbstractBodyChar"/>
        </w:rPr>
        <w:t xml:space="preserve"> 93.6% </w:t>
      </w:r>
      <w:r w:rsidR="00795407">
        <w:rPr>
          <w:rStyle w:val="06AbstractBodyChar"/>
        </w:rPr>
        <w:t xml:space="preserve">transmittance </w:t>
      </w:r>
      <w:r w:rsidR="00C30F62" w:rsidRPr="00CF3444">
        <w:rPr>
          <w:rStyle w:val="06AbstractBodyChar"/>
        </w:rPr>
        <w:t xml:space="preserve">in </w:t>
      </w:r>
      <w:r>
        <w:rPr>
          <w:rStyle w:val="06AbstractBodyChar"/>
          <w:rFonts w:eastAsia="MS Mincho" w:cs="Cordia New"/>
          <w:color w:val="000000"/>
        </w:rPr>
        <w:t xml:space="preserve">amorphous phase and 0.2% in crystalline phase, a 93.4% transmittance contrast with ~200 nm FWHM, </w:t>
      </w:r>
      <w:r w:rsidR="007D6D4F">
        <w:rPr>
          <w:rStyle w:val="06AbstractBodyChar"/>
        </w:rPr>
        <w:t>with</w:t>
      </w:r>
      <w:r w:rsidR="00C30F62" w:rsidRPr="00CF3444">
        <w:rPr>
          <w:rStyle w:val="06AbstractBodyChar"/>
        </w:rPr>
        <w:t xml:space="preserve"> minimal</w:t>
      </w:r>
      <w:r w:rsidR="00795407">
        <w:rPr>
          <w:rStyle w:val="06AbstractBodyChar"/>
        </w:rPr>
        <w:t xml:space="preserve"> optical</w:t>
      </w:r>
      <w:r w:rsidR="00C30F62" w:rsidRPr="00CF3444">
        <w:rPr>
          <w:rStyle w:val="06AbstractBodyChar"/>
        </w:rPr>
        <w:t xml:space="preserve"> degradation after enduring over 1.5×10⁶ phase switching cycles. We also </w:t>
      </w:r>
      <w:r w:rsidR="00C30F62" w:rsidRPr="00CF3444">
        <w:rPr>
          <w:rStyle w:val="06AbstractBodyChar"/>
        </w:rPr>
        <w:t>demonstrate</w:t>
      </w:r>
      <w:r w:rsidR="00C30F62" w:rsidRPr="00CF3444">
        <w:rPr>
          <w:rStyle w:val="06AbstractBodyChar"/>
        </w:rPr>
        <w:t xml:space="preserve"> the </w:t>
      </w:r>
      <w:r w:rsidR="00BA5DEF">
        <w:rPr>
          <w:rStyle w:val="06AbstractBodyChar"/>
        </w:rPr>
        <w:t>design’s transmittance tunability by modulating the phase transition of each Sb</w:t>
      </w:r>
      <w:r w:rsidR="00BA5DEF">
        <w:rPr>
          <w:rStyle w:val="06AbstractBodyChar"/>
          <w:vertAlign w:val="subscript"/>
        </w:rPr>
        <w:t>2</w:t>
      </w:r>
      <w:r w:rsidR="00BA5DEF">
        <w:rPr>
          <w:rStyle w:val="06AbstractBodyChar"/>
        </w:rPr>
        <w:t>Se</w:t>
      </w:r>
      <w:r w:rsidR="00BA5DEF">
        <w:rPr>
          <w:rStyle w:val="06AbstractBodyChar"/>
          <w:vertAlign w:val="subscript"/>
        </w:rPr>
        <w:t>3</w:t>
      </w:r>
      <w:r w:rsidR="00BA5DEF">
        <w:rPr>
          <w:rStyle w:val="06AbstractBodyChar"/>
        </w:rPr>
        <w:t xml:space="preserve"> layer and optimize their thickness to maximize the optical performances across the 900-1200 nm wavelengths.</w:t>
      </w:r>
    </w:p>
    <w:p w14:paraId="380E4B71" w14:textId="42F07F3C" w:rsidR="000D4115" w:rsidRPr="007D7F7D" w:rsidRDefault="00000000" w:rsidP="005B7EE9">
      <w:pPr>
        <w:pStyle w:val="08SectionHeader1"/>
        <w:rPr>
          <w:rFonts w:ascii="Times New Roman" w:hAnsi="Times New Roman" w:cs="Times New Roman"/>
        </w:rPr>
      </w:pPr>
      <w:r w:rsidRPr="007D7F7D">
        <w:rPr>
          <w:rFonts w:ascii="Times New Roman" w:hAnsi="Times New Roman" w:cs="Times New Roman"/>
        </w:rPr>
        <w:t>Introduction</w:t>
      </w:r>
    </w:p>
    <w:p w14:paraId="21300740" w14:textId="396FAFED" w:rsidR="0034523F" w:rsidRPr="007D7F7D" w:rsidRDefault="00000000" w:rsidP="0034523F">
      <w:pPr>
        <w:pStyle w:val="09BodyFirstParagraph"/>
        <w:rPr>
          <w:rFonts w:cs="Times New Roman"/>
        </w:rPr>
      </w:pPr>
      <w:r w:rsidRPr="007D7F7D">
        <w:rPr>
          <w:rFonts w:cs="Times New Roman"/>
        </w:rPr>
        <w:t>The term phase change material (PCM) can have different meanings</w:t>
      </w:r>
      <w:r>
        <w:rPr>
          <w:rFonts w:eastAsia="MS Mincho" w:cs="Times New Roman"/>
          <w:color w:val="000000"/>
        </w:rPr>
        <w:t xml:space="preserve"> depending on the research field. In energy storage, the term refers to material that store and release thermal energy through changes in </w:t>
      </w:r>
      <w:r w:rsidR="00BA5DEF">
        <w:rPr>
          <w:rFonts w:cs="Times New Roman"/>
        </w:rPr>
        <w:t>its</w:t>
      </w:r>
      <w:r w:rsidRPr="007D7F7D">
        <w:rPr>
          <w:rFonts w:cs="Times New Roman"/>
        </w:rPr>
        <w:t xml:space="preserve"> state of matter (latent heat), such as between solid and liquid states </w:t>
      </w:r>
      <w:r w:rsidRPr="007D7F7D">
        <w:rPr>
          <w:rFonts w:cs="Times New Roman"/>
        </w:rPr>
        <w:fldChar w:fldCharType="begin"/>
      </w:r>
      <w:r w:rsidRPr="007D7F7D">
        <w:rPr>
          <w:rFonts w:cs="Times New Roman"/>
        </w:rPr>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rsidRPr="007D7F7D">
        <w:rPr>
          <w:rFonts w:cs="Times New Roman"/>
        </w:rPr>
        <w:fldChar w:fldCharType="separate"/>
      </w:r>
      <w:r w:rsidRPr="007D7F7D">
        <w:rPr>
          <w:rFonts w:cs="Times New Roman"/>
          <w:noProof/>
        </w:rPr>
        <w:t>[1]</w:t>
      </w:r>
      <w:r w:rsidRPr="007D7F7D">
        <w:rPr>
          <w:rFonts w:cs="Times New Roman"/>
        </w:rPr>
        <w:fldChar w:fldCharType="end"/>
      </w:r>
      <w:r w:rsidRPr="007D7F7D">
        <w:rPr>
          <w:rFonts w:cs="Times New Roman"/>
        </w:rPr>
        <w:t>. However, in electronics and photonics, the term phase</w:t>
      </w:r>
      <w:r w:rsidRPr="007D7F7D">
        <w:rPr>
          <w:rFonts w:cs="Times New Roman"/>
        </w:rPr>
        <w:t xml:space="preserve"> </w:t>
      </w:r>
      <w:r w:rsidRPr="007D7F7D">
        <w:rPr>
          <w:rFonts w:cs="Times New Roman"/>
        </w:rPr>
        <w:t xml:space="preserve">change material refers to a solid-state material that changes its crystal phase when its temperature rises above </w:t>
      </w:r>
      <w:r>
        <w:rPr>
          <w:rFonts w:eastAsia="MS Mincho" w:cs="Times New Roman"/>
          <w:color w:val="000000"/>
        </w:rPr>
        <w:t xml:space="preserve">the </w:t>
      </w:r>
      <w:r>
        <w:rPr>
          <w:rFonts w:eastAsia="MS Mincho" w:cs="Times New Roman"/>
          <w:color w:val="000000"/>
        </w:rPr>
        <w:t>transition temperature (</w:t>
      </w:r>
      <w:r w:rsidRPr="007D7F7D">
        <w:rPr>
          <w:rFonts w:cs="Times New Roman"/>
          <w:i/>
          <w:iCs/>
        </w:rPr>
        <w:t>T</w:t>
      </w:r>
      <w:r w:rsidRPr="007D7F7D">
        <w:rPr>
          <w:rFonts w:cs="Times New Roman"/>
          <w:i/>
          <w:iCs/>
          <w:vertAlign w:val="subscript"/>
        </w:rPr>
        <w:t>trans</w:t>
      </w:r>
      <w:r w:rsidRPr="007D7F7D">
        <w:rPr>
          <w:rFonts w:cs="Times New Roman"/>
        </w:rPr>
        <w:t>). Th</w:t>
      </w:r>
      <w:r w:rsidRPr="007D7F7D">
        <w:rPr>
          <w:rFonts w:cs="Times New Roman"/>
          <w:lang w:bidi="th-TH"/>
        </w:rPr>
        <w:t>is</w:t>
      </w:r>
      <w:r w:rsidRPr="007D7F7D">
        <w:rPr>
          <w:rFonts w:cs="Times New Roman"/>
        </w:rPr>
        <w:t xml:space="preserve"> change leads to a contrast of complex refractive index (</w:t>
      </w:r>
      <w:r w:rsidRPr="007D7F7D">
        <w:rPr>
          <w:rFonts w:cs="Times New Roman"/>
          <w:i/>
          <w:iCs/>
        </w:rPr>
        <w:t>ñ</w:t>
      </w:r>
      <w:r w:rsidRPr="007D7F7D">
        <w:rPr>
          <w:rFonts w:cs="Times New Roman"/>
        </w:rPr>
        <w:t xml:space="preserve">) between the initial and post-transitioned phases, where </w:t>
      </w:r>
      <w:r w:rsidRPr="007D7F7D">
        <w:rPr>
          <w:rFonts w:cs="Times New Roman"/>
          <w:i/>
          <w:iCs/>
        </w:rPr>
        <w:t xml:space="preserve">ñ </w:t>
      </w:r>
      <w:r w:rsidRPr="007D7F7D">
        <w:rPr>
          <w:rFonts w:cs="Times New Roman"/>
        </w:rPr>
        <w:t>comprises of the real refractive index (</w:t>
      </w:r>
      <w:r w:rsidRPr="007D7F7D">
        <w:rPr>
          <w:rFonts w:cs="Times New Roman"/>
          <w:i/>
          <w:iCs/>
        </w:rPr>
        <w:t>n</w:t>
      </w:r>
      <w:r w:rsidRPr="007D7F7D">
        <w:rPr>
          <w:rFonts w:cs="Times New Roman"/>
        </w:rPr>
        <w:t>) and the imaginary extinction coefficient (</w:t>
      </w:r>
      <w:r w:rsidRPr="007D7F7D">
        <w:rPr>
          <w:rFonts w:cs="Times New Roman"/>
          <w:i/>
          <w:iCs/>
        </w:rPr>
        <w:t>k</w:t>
      </w:r>
      <w:r w:rsidRPr="007D7F7D">
        <w:rPr>
          <w:rFonts w:cs="Times New Roman"/>
        </w:rPr>
        <w:t xml:space="preserve">) parts </w:t>
      </w:r>
      <w:r w:rsidRPr="007D7F7D">
        <w:rPr>
          <w:rFonts w:cs="Times New Roman"/>
        </w:rPr>
        <w:fldChar w:fldCharType="begin"/>
      </w:r>
      <w:r w:rsidRPr="007D7F7D">
        <w:rPr>
          <w:rFonts w:cs="Times New Roman"/>
        </w:rPr>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Pr="007D7F7D">
        <w:rPr>
          <w:rFonts w:cs="Times New Roman"/>
        </w:rPr>
        <w:fldChar w:fldCharType="separate"/>
      </w:r>
      <w:r w:rsidRPr="007D7F7D">
        <w:rPr>
          <w:rFonts w:cs="Times New Roman"/>
          <w:noProof/>
        </w:rPr>
        <w:t>[2]</w:t>
      </w:r>
      <w:r w:rsidRPr="007D7F7D">
        <w:rPr>
          <w:rFonts w:cs="Times New Roman"/>
        </w:rPr>
        <w:fldChar w:fldCharType="end"/>
      </w:r>
      <w:r w:rsidRPr="007D7F7D">
        <w:rPr>
          <w:rFonts w:cs="Times New Roman"/>
        </w:rPr>
        <w:t xml:space="preserve">. The refractive index contrast between the two phases is an order of magnitude larger than </w:t>
      </w:r>
      <w:r>
        <w:rPr>
          <w:rFonts w:eastAsia="MS Mincho" w:cs="Times New Roman"/>
          <w:color w:val="000000"/>
        </w:rPr>
        <w:t xml:space="preserve">the </w:t>
      </w:r>
      <w:r>
        <w:rPr>
          <w:rFonts w:eastAsia="MS Mincho" w:cs="Times New Roman"/>
          <w:color w:val="000000"/>
        </w:rPr>
        <w:t xml:space="preserve">contrast caused by </w:t>
      </w:r>
      <w:r>
        <w:rPr>
          <w:rFonts w:eastAsia="MS Mincho" w:cs="Times New Roman"/>
          <w:color w:val="000000"/>
        </w:rPr>
        <w:t xml:space="preserve">an </w:t>
      </w:r>
      <w:r>
        <w:rPr>
          <w:rFonts w:eastAsia="MS Mincho" w:cs="Times New Roman"/>
          <w:color w:val="000000"/>
        </w:rPr>
        <w:t xml:space="preserve">applied electric field or light intensity (Kerr effect) </w:t>
      </w:r>
      <w:r w:rsidRPr="007D7F7D">
        <w:rPr>
          <w:rFonts w:cs="Times New Roman"/>
        </w:rPr>
        <w:fldChar w:fldCharType="begin"/>
      </w:r>
      <w:r w:rsidRPr="007D7F7D">
        <w:rPr>
          <w:rFonts w:cs="Times New Roman"/>
        </w:rPr>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rPr>
          <w:rFonts w:cs="Times New Roman"/>
        </w:rPr>
        <w:fldChar w:fldCharType="separate"/>
      </w:r>
      <w:r w:rsidRPr="007D7F7D">
        <w:rPr>
          <w:rFonts w:cs="Times New Roman"/>
          <w:noProof/>
        </w:rPr>
        <w:t>[3]</w:t>
      </w:r>
      <w:r w:rsidRPr="007D7F7D">
        <w:rPr>
          <w:rFonts w:cs="Times New Roman"/>
        </w:rPr>
        <w:fldChar w:fldCharType="end"/>
      </w:r>
      <w:r w:rsidRPr="007D7F7D">
        <w:rPr>
          <w:rFonts w:cs="Times New Roman"/>
        </w:rPr>
        <w:t xml:space="preserve">, </w:t>
      </w:r>
      <w:r w:rsidRPr="007D7F7D">
        <w:rPr>
          <w:rFonts w:cs="Times New Roman"/>
        </w:rPr>
        <w:t>which</w:t>
      </w:r>
      <w:r w:rsidRPr="007D7F7D">
        <w:rPr>
          <w:rFonts w:cs="Times New Roman"/>
        </w:rPr>
        <w:t xml:space="preserve"> makes PCM ideal for photonic applications that require the modulation of optical performance. Examples include reconfigurable metasurface</w:t>
      </w:r>
      <w:r>
        <w:rPr>
          <w:rFonts w:eastAsia="MS Mincho" w:cs="Times New Roman"/>
          <w:color w:val="000000"/>
        </w:rPr>
        <w:t>s</w:t>
      </w:r>
      <w:r>
        <w:rPr>
          <w:rFonts w:eastAsia="MS Mincho" w:cs="Times New Roman"/>
          <w:color w:val="000000"/>
        </w:rPr>
        <w:t xml:space="preserve"> </w:t>
      </w:r>
      <w:r w:rsidRPr="007D7F7D">
        <w:rPr>
          <w:rFonts w:cs="Times New Roman"/>
        </w:rPr>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Pr="007D7F7D">
        <w:rPr>
          <w:rFonts w:cs="Times New Roman"/>
        </w:rPr>
        <w:instrText xml:space="preserve"> ADDIN EN.CITE </w:instrText>
      </w:r>
      <w:r w:rsidRPr="007D7F7D">
        <w:rPr>
          <w:rFonts w:cs="Times New Roman"/>
        </w:rPr>
        <w:fldChar w:fldCharType="begin">
          <w:fldData xml:space="preserve">PEVuZE5vdGU+PENpdGU+PEF1dGhvcj5NYXRvczwvQXV0aG9yPjxZZWFyPjIwMjM8L1llYXI+PFJl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[2, 4-6]</w:t>
      </w:r>
      <w:r w:rsidRPr="007D7F7D">
        <w:rPr>
          <w:rFonts w:cs="Times New Roman"/>
        </w:rPr>
        <w:fldChar w:fldCharType="end"/>
      </w:r>
      <w:r w:rsidRPr="007D7F7D">
        <w:rPr>
          <w:rFonts w:cs="Times New Roman"/>
        </w:rPr>
        <w:t xml:space="preserve">, optical limiters </w:t>
      </w:r>
      <w:r w:rsidRPr="007D7F7D">
        <w:rPr>
          <w:rFonts w:cs="Times New Roman"/>
        </w:rPr>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cDUwMHg5OXg1cnJ0c3d4enNzIiB0aW1lc3RhbXA9IjE3NzY3NjM1MzgiPjk5PC9rZXk+PC9mb3Jl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==
</w:fldData>
        </w:fldChar>
      </w:r>
      <w:r w:rsidRPr="007D7F7D">
        <w:rPr>
          <w:rFonts w:cs="Times New Roman"/>
        </w:rPr>
        <w:instrText xml:space="preserve"> ADDIN EN.CITE </w:instrText>
      </w:r>
      <w:r w:rsidRPr="007D7F7D">
        <w:rPr>
          <w:rFonts w:cs="Times New Roman"/>
        </w:rPr>
        <w:fldChar w:fldCharType="begin">
          <w:fldData xml:space="preserve">PEVuZE5vdGU+PENpdGU+PEF1dGhvcj5TYXJhbmdhbjwvQXV0aG9yPjxZZWFyPjIwMTg8L1llYXI+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==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[3, 7-11]</w:t>
      </w:r>
      <w:r w:rsidRPr="007D7F7D">
        <w:rPr>
          <w:rFonts w:cs="Times New Roman"/>
        </w:rPr>
        <w:fldChar w:fldCharType="end"/>
      </w:r>
      <w:r w:rsidRPr="007D7F7D">
        <w:rPr>
          <w:rFonts w:cs="Times New Roman"/>
        </w:rPr>
        <w:t xml:space="preserve">, optical switches </w:t>
      </w:r>
      <w:r w:rsidRPr="007D7F7D">
        <w:rPr>
          <w:rFonts w:cs="Times New Roman"/>
        </w:rPr>
        <w:fldChar w:fldCharType="begin">
          <w:fldData xml:space="preserve">PEVuZE5vdGU+PENpdGU+PEF1dGhvcj5aaGFuZzwvQXV0aG9yPjxZZWFyPjIwMTk8L1llYXI+PFJl
Y051bT4xODwvUmVjTnVtPjxEaXNwbGF5VGV4dD5bMTIsIDEzXTwvRGlzcGxheVRleHQ+PHJlY29y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Pr="007D7F7D">
        <w:rPr>
          <w:rFonts w:cs="Times New Roman"/>
        </w:rPr>
        <w:instrText xml:space="preserve"> ADDIN EN.CITE </w:instrText>
      </w:r>
      <w:r w:rsidRPr="007D7F7D">
        <w:rPr>
          <w:rFonts w:cs="Times New Roman"/>
        </w:rPr>
        <w:fldChar w:fldCharType="begin">
          <w:fldData xml:space="preserve">PEVuZE5vdGU+PENpdGU+PEF1dGhvcj5aaGFuZzwvQXV0aG9yPjxZZWFyPjIwMTk8L1llYXI+PFJl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[12, 13]</w:t>
      </w:r>
      <w:r w:rsidRPr="007D7F7D">
        <w:rPr>
          <w:rFonts w:cs="Times New Roman"/>
        </w:rPr>
        <w:fldChar w:fldCharType="end"/>
      </w:r>
      <w:r w:rsidRPr="007D7F7D">
        <w:rPr>
          <w:rFonts w:cs="Times New Roman"/>
        </w:rPr>
        <w:t xml:space="preserve">, optical filters </w:t>
      </w:r>
      <w:r w:rsidRPr="007D7F7D">
        <w:rPr>
          <w:rFonts w:cs="Times New Roman"/>
        </w:rPr>
        <w:fldChar w:fldCharType="begin">
          <w:fldData xml:space="preserve">PEVuZE5vdGU+PENpdGU+PEF1dGhvcj5DZWdsaWE8L0F1dGhvcj48WWVhcj4yMDIwPC9ZZWFyPjxS
ZWNOdW0+MzE8L1JlY051bT48RGlzcGxheVRleHQ+WzE0LTE2XTwvRGlzcGxheVRleHQ+PHJlY29y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MjAyMC45MjAzMjQ0PC9lbGVjdHJvbmljLXJlc291cmNlLW51bT48L3JlY29yZD48L0NpdGU+PC9F
bmROb3RlPgB=
</w:fldData>
        </w:fldChar>
      </w:r>
      <w:r w:rsidRPr="007D7F7D">
        <w:rPr>
          <w:rFonts w:cs="Times New Roman"/>
        </w:rPr>
        <w:instrText xml:space="preserve"> ADDIN EN.CITE </w:instrText>
      </w:r>
      <w:r w:rsidRPr="007D7F7D">
        <w:rPr>
          <w:rFonts w:cs="Times New Roman"/>
        </w:rPr>
        <w:fldChar w:fldCharType="begin">
          <w:fldData xml:space="preserve">PEVuZE5vdGU+PENpdGU+PEF1dGhvcj5DZWdsaWE8L0F1dGhvcj48WWVhcj4yMDIwPC9ZZWFyPjxS
ZWNOdW0+MzE8L1JlY051bT48RGlzcGxheVRleHQ+WzE0LTE2XTwvRGlzcGxheVRleHQ+PHJlY29y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Yy1yZXNvdXJjZS1udW0+PC9yZWNvcmQ+PC9DaXRlPjxDaXRlPjxBdXRob3I+Q2VnbGlhPC9BdXRo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[14-16]</w:t>
      </w:r>
      <w:r w:rsidRPr="007D7F7D">
        <w:rPr>
          <w:rFonts w:cs="Times New Roman"/>
        </w:rPr>
        <w:fldChar w:fldCharType="end"/>
      </w:r>
      <w:r w:rsidRPr="007D7F7D">
        <w:rPr>
          <w:rFonts w:cs="Times New Roman"/>
        </w:rPr>
        <w:t xml:space="preserve">, and absorbers </w:t>
      </w:r>
      <w:r w:rsidRPr="007D7F7D">
        <w:rPr>
          <w:rFonts w:cs="Times New Roman"/>
        </w:rPr>
        <w:fldChar w:fldCharType="begin">
          <w:fldData xml:space="preserve">PEVuZE5vdGU+PENpdGU+PEF1dGhvcj5UaWFuPC9BdXRob3I+PFllYXI+MjAxODwvWWVhcj48UmVj
TnVtPjM1PC9SZWNOdW0+PERpc3BsYXlUZXh0PlsxNywgMThdPC9EaXNwbGF5VGV4dD48cmVjb3Jk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Pr="007D7F7D">
        <w:rPr>
          <w:rFonts w:cs="Times New Roman"/>
        </w:rPr>
        <w:instrText xml:space="preserve"> ADDIN EN.CITE </w:instrText>
      </w:r>
      <w:r w:rsidRPr="007D7F7D">
        <w:rPr>
          <w:rFonts w:cs="Times New Roman"/>
        </w:rPr>
        <w:fldChar w:fldCharType="begin">
          <w:fldData xml:space="preserve">PEVuZE5vdGU+PENpdGU+PEF1dGhvcj5UaWFuPC9BdXRob3I+PFllYXI+MjAxODwvWWVhcj48UmVj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==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[17, 18]</w:t>
      </w:r>
      <w:r w:rsidRPr="007D7F7D">
        <w:rPr>
          <w:rFonts w:cs="Times New Roman"/>
        </w:rPr>
        <w:fldChar w:fldCharType="end"/>
      </w:r>
      <w:r w:rsidRPr="007D7F7D">
        <w:rPr>
          <w:rFonts w:cs="Times New Roman"/>
        </w:rPr>
        <w:t>.</w:t>
      </w:r>
    </w:p>
    <w:p w14:paraId="0541C4E3" w14:textId="7CA2AB3E" w:rsidR="0034523F" w:rsidRPr="007D7F7D" w:rsidRDefault="00000000" w:rsidP="0034523F">
      <w:pPr>
        <w:pStyle w:val="10BodySubsequentParagraph"/>
        <w:rPr>
          <w:rFonts w:cs="Times New Roman"/>
        </w:rPr>
      </w:pPr>
      <w:r w:rsidRPr="007D7F7D">
        <w:rPr>
          <w:rFonts w:cs="Times New Roman"/>
        </w:rPr>
        <w:t xml:space="preserve">Phase change material can be classified </w:t>
      </w:r>
      <w:r w:rsidRPr="007D7F7D">
        <w:rPr>
          <w:rFonts w:cs="Times New Roman"/>
        </w:rPr>
        <w:t>based on</w:t>
      </w:r>
      <w:r w:rsidRPr="007D7F7D">
        <w:rPr>
          <w:rFonts w:cs="Times New Roman"/>
        </w:rPr>
        <w:t xml:space="preserve"> </w:t>
      </w:r>
      <w:r w:rsidR="00BA5DEF">
        <w:rPr>
          <w:rFonts w:cs="Times New Roman"/>
        </w:rPr>
        <w:t>its</w:t>
      </w:r>
      <w:r w:rsidRPr="007D7F7D">
        <w:rPr>
          <w:rFonts w:cs="Times New Roman"/>
        </w:rPr>
        <w:t xml:space="preserve"> behavior after phase transition. A volatile PCM revert</w:t>
      </w:r>
      <w:r>
        <w:rPr>
          <w:rFonts w:eastAsia="MS Mincho" w:cs="Times New Roman"/>
          <w:color w:val="000000"/>
        </w:rPr>
        <w:t>s</w:t>
      </w:r>
      <w:r>
        <w:rPr>
          <w:rFonts w:eastAsia="MS Mincho" w:cs="Times New Roman"/>
          <w:color w:val="000000"/>
        </w:rPr>
        <w:t xml:space="preserve"> to its pre-transitioned phase </w:t>
      </w:r>
      <w:r>
        <w:rPr>
          <w:rFonts w:eastAsia="MS Mincho" w:cs="Times New Roman"/>
          <w:color w:val="000000"/>
        </w:rPr>
        <w:t xml:space="preserve">when </w:t>
      </w:r>
      <w:r w:rsidRPr="007D7F7D">
        <w:rPr>
          <w:rFonts w:cs="Times New Roman"/>
        </w:rPr>
        <w:t>the</w:t>
      </w:r>
      <w:r w:rsidRPr="007D7F7D">
        <w:rPr>
          <w:rFonts w:cs="Times New Roman"/>
        </w:rPr>
        <w:t xml:space="preserve"> temperature falls below </w:t>
      </w:r>
      <w:r w:rsidRPr="007D7F7D">
        <w:rPr>
          <w:rFonts w:cs="Times New Roman"/>
          <w:i/>
          <w:iCs/>
          <w:szCs w:val="20"/>
        </w:rPr>
        <w:t>T</w:t>
      </w:r>
      <w:r w:rsidRPr="007D7F7D">
        <w:rPr>
          <w:rFonts w:cs="Times New Roman"/>
          <w:i/>
          <w:iCs/>
          <w:szCs w:val="20"/>
          <w:vertAlign w:val="subscript"/>
        </w:rPr>
        <w:t>trans</w:t>
      </w:r>
      <w:r w:rsidRPr="007D7F7D">
        <w:rPr>
          <w:rFonts w:cs="Times New Roman"/>
          <w:szCs w:val="20"/>
        </w:rPr>
        <w:t xml:space="preserve">. </w:t>
      </w:r>
      <w:r w:rsidRPr="007D7F7D">
        <w:rPr>
          <w:rFonts w:cs="Times New Roman"/>
        </w:rPr>
        <w:t>However,</w:t>
      </w:r>
      <w:r w:rsidRPr="007D7F7D">
        <w:rPr>
          <w:rFonts w:cs="Times New Roman"/>
        </w:rPr>
        <w:t xml:space="preserve"> a nonvolatile PCM will remain in its transitioned phase even if </w:t>
      </w:r>
      <w:r>
        <w:rPr>
          <w:rFonts w:eastAsia="MS Mincho" w:cs="Times New Roman"/>
          <w:color w:val="000000"/>
        </w:rPr>
        <w:t xml:space="preserve">temperature falls below </w:t>
      </w:r>
      <w:r w:rsidRPr="007D7F7D">
        <w:rPr>
          <w:rFonts w:cs="Times New Roman"/>
          <w:i/>
          <w:iCs/>
        </w:rPr>
        <w:t>T</w:t>
      </w:r>
      <w:r w:rsidRPr="007D7F7D">
        <w:rPr>
          <w:rFonts w:cs="Times New Roman"/>
          <w:i/>
          <w:iCs/>
          <w:vertAlign w:val="subscript"/>
        </w:rPr>
        <w:t>trans</w:t>
      </w:r>
      <w:r w:rsidR="00541026">
        <w:rPr>
          <w:rFonts w:cs="Times New Roman"/>
        </w:rPr>
        <w:t>.</w:t>
      </w:r>
      <w:r w:rsidRPr="007D7F7D">
        <w:rPr>
          <w:rFonts w:cs="Times New Roman"/>
        </w:rPr>
        <w:t xml:space="preserve"> </w:t>
      </w:r>
      <w:r w:rsidR="00541026">
        <w:rPr>
          <w:rFonts w:eastAsia="MS Mincho" w:cs="Times New Roman"/>
          <w:color w:val="000000"/>
        </w:rPr>
        <w:t>To reverts the phase back, its temperature needs to be increased to above melting point and then quench to amorphous phase, the quenching needs to be at a speed such that the molecules don’t have time to organize into an orderly structure.</w:t>
      </w:r>
      <w:r w:rsidR="00541026">
        <w:rPr>
          <w:rFonts w:cs="Times New Roman"/>
        </w:rPr>
        <w:t xml:space="preserve"> </w:t>
      </w:r>
      <w:r w:rsidR="005818FE">
        <w:rPr>
          <w:rFonts w:cs="Times New Roman"/>
        </w:rPr>
        <w:t>Two e</w:t>
      </w:r>
      <w:r w:rsidRPr="007D7F7D">
        <w:rPr>
          <w:rFonts w:cs="Times New Roman"/>
        </w:rPr>
        <w:t>xamples of non</w:t>
      </w:r>
      <w:del w:id="1" w:author="Paperpal" w:date="2026-07-02T08:14:00Z">
        <w:r w:rsidRPr="007D7F7D">
          <w:rPr>
            <w:rFonts w:cs="Times New Roman"/>
          </w:rPr>
          <w:delText>-</w:delText>
        </w:r>
      </w:del>
      <w:r w:rsidRPr="007D7F7D">
        <w:rPr>
          <w:rFonts w:cs="Times New Roman"/>
        </w:rPr>
        <w:t xml:space="preserve">volatile </w:t>
      </w:r>
      <w:r w:rsidR="00641968">
        <w:rPr>
          <w:rFonts w:cs="Times New Roman"/>
        </w:rPr>
        <w:t>PCMs</w:t>
      </w:r>
      <w:r w:rsidRPr="007D7F7D">
        <w:rPr>
          <w:rFonts w:cs="Times New Roman"/>
        </w:rPr>
        <w:t xml:space="preserve"> </w:t>
      </w:r>
      <w:r w:rsidR="005818FE">
        <w:rPr>
          <w:rFonts w:cs="Times New Roman"/>
        </w:rPr>
        <w:t>are</w:t>
      </w:r>
      <w:r w:rsidR="007D6D4F">
        <w:rPr>
          <w:rFonts w:cs="Times New Roman"/>
        </w:rPr>
        <w:t xml:space="preserve"> </w:t>
      </w:r>
      <w:r w:rsidR="007D6D4F" w:rsidRPr="007D7F7D">
        <w:rPr>
          <w:rFonts w:cs="Times New Roman"/>
        </w:rPr>
        <w:t xml:space="preserve">chalcogenide </w:t>
      </w:r>
      <w:r w:rsidR="007D6D4F">
        <w:rPr>
          <w:rFonts w:cs="Times New Roman"/>
        </w:rPr>
        <w:t>glasses</w:t>
      </w:r>
      <w:r w:rsidR="007D6D4F">
        <w:rPr>
          <w:rFonts w:cs="Times New Roman"/>
        </w:rPr>
        <w:t>,</w:t>
      </w:r>
      <w:r w:rsidRPr="007D7F7D">
        <w:rPr>
          <w:rFonts w:cs="Times New Roman"/>
        </w:rPr>
        <w:t xml:space="preserve"> Ge</w:t>
      </w:r>
      <w:r w:rsidRPr="007D7F7D">
        <w:rPr>
          <w:rFonts w:cs="Times New Roman"/>
          <w:vertAlign w:val="subscript"/>
        </w:rPr>
        <w:t>2</w:t>
      </w:r>
      <w:r w:rsidRPr="007D7F7D">
        <w:rPr>
          <w:rFonts w:cs="Times New Roman"/>
        </w:rPr>
        <w:t>Sb</w:t>
      </w:r>
      <w:r w:rsidRPr="007D7F7D">
        <w:rPr>
          <w:rFonts w:cs="Times New Roman"/>
          <w:vertAlign w:val="subscript"/>
        </w:rPr>
        <w:t>2</w:t>
      </w:r>
      <w:r w:rsidRPr="007D7F7D">
        <w:rPr>
          <w:rFonts w:cs="Times New Roman"/>
        </w:rPr>
        <w:t>Te</w:t>
      </w:r>
      <w:r w:rsidRPr="007D7F7D">
        <w:rPr>
          <w:rFonts w:cs="Times New Roman"/>
          <w:vertAlign w:val="subscript"/>
        </w:rPr>
        <w:t>5</w:t>
      </w:r>
      <w:r w:rsidRPr="007D7F7D">
        <w:rPr>
          <w:rFonts w:cs="Times New Roman"/>
        </w:rPr>
        <w:t xml:space="preserve"> (GST) </w:t>
      </w:r>
      <w:r w:rsidR="007D6D4F">
        <w:rPr>
          <w:rFonts w:cs="Times New Roman"/>
        </w:rPr>
        <w:t>and</w:t>
      </w:r>
      <w:r w:rsidRPr="007D7F7D">
        <w:rPr>
          <w:rFonts w:cs="Times New Roman"/>
        </w:rPr>
        <w:t xml:space="preserve"> Ge</w:t>
      </w:r>
      <w:r w:rsidRPr="007D7F7D">
        <w:rPr>
          <w:rFonts w:cs="Times New Roman"/>
          <w:vertAlign w:val="subscript"/>
        </w:rPr>
        <w:t>2</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4</w:t>
      </w:r>
      <w:r w:rsidRPr="007D7F7D">
        <w:rPr>
          <w:rFonts w:cs="Times New Roman"/>
        </w:rPr>
        <w:t>Te  (GSST)</w:t>
      </w:r>
      <w:r w:rsidR="00641968">
        <w:rPr>
          <w:rFonts w:cs="Times New Roman"/>
        </w:rPr>
        <w:t xml:space="preserve">. GST </w:t>
      </w:r>
      <w:r w:rsidR="00641968">
        <w:rPr>
          <w:rFonts w:cs="Times New Roman"/>
        </w:rPr>
        <w:t>wa</w:t>
      </w:r>
      <w:r w:rsidR="00641968">
        <w:rPr>
          <w:rFonts w:cs="Times New Roman"/>
        </w:rPr>
        <w:t>s one of the earliest and most studied PCM</w:t>
      </w:r>
      <w:r w:rsidRPr="007D7F7D">
        <w:rPr>
          <w:rFonts w:cs="Times New Roman"/>
        </w:rPr>
        <w:t xml:space="preserve"> </w:t>
      </w:r>
      <w:r w:rsidRPr="007D7F7D">
        <w:rPr>
          <w:rFonts w:cs="Times New Roman"/>
        </w:rPr>
        <w:fldChar w:fldCharType="begin"/>
      </w:r>
      <w:r w:rsidRPr="007D7F7D">
        <w:rPr>
          <w:rFonts w:cs="Times New Roman"/>
        </w:rPr>
        <w:instrText xml:space="preserve"> ADDIN EN.CITE &lt;EndNote&gt;&lt;Cite&gt;&lt;Author&gt;Delaney&lt;/Author&gt;&lt;Year&gt;2020&lt;/Year&gt;&lt;RecNum&gt;64&lt;/RecNum&gt;&lt;DisplayText&gt;[19]&lt;/DisplayText&gt;&lt;record&gt;&lt;rec-number&gt;64&lt;/rec-number&gt;&lt;foreign-keys&gt;&lt;key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Pr="007D7F7D">
        <w:rPr>
          <w:rFonts w:cs="Times New Roman"/>
          <w:noProof/>
        </w:rPr>
        <w:t>[19]</w:t>
      </w:r>
      <w:r w:rsidRPr="007D7F7D">
        <w:rPr>
          <w:rFonts w:cs="Times New Roman"/>
        </w:rPr>
        <w:fldChar w:fldCharType="end"/>
      </w:r>
      <w:r w:rsidRPr="007D7F7D">
        <w:rPr>
          <w:rFonts w:cs="Times New Roman"/>
        </w:rPr>
        <w:t>.</w:t>
      </w:r>
      <w:r w:rsidR="00641968">
        <w:rPr>
          <w:rFonts w:cs="Times New Roman"/>
        </w:rPr>
        <w:t xml:space="preserve"> It has </w:t>
      </w:r>
      <w:r>
        <w:rPr>
          <w:rFonts w:eastAsia="MS Mincho" w:cs="Times New Roman"/>
          <w:color w:val="000000"/>
        </w:rPr>
        <w:t xml:space="preserve">a </w:t>
      </w:r>
      <w:r>
        <w:rPr>
          <w:rFonts w:eastAsia="MS Mincho" w:cs="Times New Roman"/>
          <w:color w:val="000000"/>
        </w:rPr>
        <w:t xml:space="preserve">large refractive index contrast between amorphous and </w:t>
      </w:r>
      <w:r w:rsidRPr="007D7F7D">
        <w:rPr>
          <w:rFonts w:cs="Times New Roman"/>
        </w:rPr>
        <w:t xml:space="preserve">crystalline phases, low </w:t>
      </w:r>
      <w:r w:rsidRPr="007D7F7D">
        <w:rPr>
          <w:rFonts w:cs="Times New Roman"/>
          <w:i/>
          <w:iCs/>
        </w:rPr>
        <w:t>T</w:t>
      </w:r>
      <w:r w:rsidRPr="007D7F7D">
        <w:rPr>
          <w:rFonts w:cs="Times New Roman"/>
          <w:i/>
          <w:iCs/>
          <w:vertAlign w:val="subscript"/>
        </w:rPr>
        <w:t>trans</w:t>
      </w:r>
      <w:r w:rsidRPr="007D7F7D">
        <w:rPr>
          <w:rFonts w:cs="Times New Roman"/>
        </w:rPr>
        <w:t xml:space="preserve"> when compared to other non-volatile PCM, </w:t>
      </w:r>
      <w:r w:rsidRPr="007D7F7D">
        <w:rPr>
          <w:rFonts w:cs="Times New Roman"/>
          <w:i/>
          <w:iCs/>
        </w:rPr>
        <w:t>T</w:t>
      </w:r>
      <w:r w:rsidRPr="007D7F7D">
        <w:rPr>
          <w:rFonts w:cs="Times New Roman"/>
          <w:i/>
          <w:iCs/>
          <w:vertAlign w:val="subscript"/>
        </w:rPr>
        <w:t>trans</w:t>
      </w:r>
      <w:r w:rsidRPr="007D7F7D">
        <w:rPr>
          <w:rFonts w:cs="Times New Roman"/>
          <w:i/>
          <w:iCs/>
          <w:vertAlign w:val="subscript"/>
          <w:cs/>
          <w:lang w:bidi="th-TH"/>
        </w:rPr>
        <w:t xml:space="preserve"> </w:t>
      </w:r>
      <w:r w:rsidRPr="007D7F7D">
        <w:rPr>
          <w:rFonts w:cs="Times New Roman"/>
        </w:rPr>
        <w:t xml:space="preserve">~145 °C </w:t>
      </w:r>
      <w:r w:rsidR="00641968">
        <w:rPr>
          <w:rFonts w:cs="Times New Roman"/>
        </w:rPr>
        <w:t>for</w:t>
      </w:r>
      <w:r w:rsidRPr="007D7F7D">
        <w:rPr>
          <w:rFonts w:cs="Times New Roman"/>
        </w:rPr>
        <w:t xml:space="preserve"> </w:t>
      </w:r>
      <w:r>
        <w:rPr>
          <w:rFonts w:eastAsia="MS Mincho" w:cs="Times New Roman"/>
          <w:color w:val="000000"/>
        </w:rPr>
        <w:t xml:space="preserve">the </w:t>
      </w:r>
      <w:r>
        <w:rPr>
          <w:rFonts w:eastAsia="MS Mincho" w:cs="Times New Roman"/>
          <w:color w:val="000000"/>
        </w:rPr>
        <w:t xml:space="preserve">cubical phase, and </w:t>
      </w:r>
      <w:r w:rsidRPr="007D7F7D">
        <w:rPr>
          <w:rFonts w:cs="Times New Roman"/>
          <w:i/>
          <w:iCs/>
        </w:rPr>
        <w:t>T</w:t>
      </w:r>
      <w:r w:rsidRPr="007D7F7D">
        <w:rPr>
          <w:rFonts w:cs="Times New Roman"/>
          <w:i/>
          <w:iCs/>
          <w:vertAlign w:val="subscript"/>
        </w:rPr>
        <w:t>trans</w:t>
      </w:r>
      <w:r w:rsidRPr="007D7F7D">
        <w:rPr>
          <w:rFonts w:cs="Times New Roman"/>
        </w:rPr>
        <w:t xml:space="preserve"> ~200 °C </w:t>
      </w:r>
      <w:r w:rsidR="00641968">
        <w:rPr>
          <w:rFonts w:cs="Times New Roman"/>
        </w:rPr>
        <w:t>for</w:t>
      </w:r>
      <w:r w:rsidRPr="007D7F7D">
        <w:rPr>
          <w:rFonts w:cs="Times New Roman"/>
        </w:rPr>
        <w:t xml:space="preserve"> </w:t>
      </w:r>
      <w:r>
        <w:rPr>
          <w:rFonts w:eastAsia="MS Mincho" w:cs="Times New Roman"/>
          <w:color w:val="000000"/>
        </w:rPr>
        <w:t xml:space="preserve">the </w:t>
      </w:r>
      <w:r>
        <w:rPr>
          <w:rFonts w:eastAsia="MS Mincho" w:cs="Times New Roman"/>
          <w:color w:val="000000"/>
        </w:rPr>
        <w:t xml:space="preserve">hexagonal phase </w:t>
      </w:r>
      <w:r w:rsidRPr="007D7F7D">
        <w:rPr>
          <w:rFonts w:cs="Times New Roman"/>
        </w:rPr>
        <w:fldChar w:fldCharType="begin">
          <w:fldData xml:space="preserve">PEVuZE5vdGU+PENpdGU+PEF1dGhvcj5TYXJhbmdhbjwvQXV0aG9yPjxZZWFyPjIwMTg8L1llYXI+
PFJlY051bT41ODwvUmVjTnVtPjxEaXNwbGF5VGV4dD5bMywgMjBdPC9EaXNwbGF5VGV4dD48cmVj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Pr="007D7F7D">
        <w:rPr>
          <w:rFonts w:cs="Times New Roman"/>
        </w:rPr>
        <w:instrText xml:space="preserve"> ADDIN EN.CITE </w:instrText>
      </w:r>
      <w:r w:rsidRPr="007D7F7D">
        <w:rPr>
          <w:rFonts w:cs="Times New Roman"/>
        </w:rPr>
        <w:fldChar w:fldCharType="begin">
          <w:fldData xml:space="preserve">PEVuZE5vdGU+PENpdGU+PEF1dGhvcj5TYXJhbmdhbjwvQXV0aG9yPjxZZWFyPjIwMTg8L1llYXI+
PFJlY051bT41ODwvUmVjTnVtPjxEaXNwbGF5VGV4dD5bMywgMjBdPC9EaXNwbGF5VGV4dD48cmVj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[3, 20]</w:t>
      </w:r>
      <w:r w:rsidRPr="007D7F7D">
        <w:rPr>
          <w:rFonts w:cs="Times New Roman"/>
        </w:rPr>
        <w:fldChar w:fldCharType="end"/>
      </w:r>
      <w:r w:rsidRPr="007D7F7D">
        <w:rPr>
          <w:rFonts w:cs="Times New Roman"/>
        </w:rPr>
        <w:t xml:space="preserve">. </w:t>
      </w:r>
      <w:r w:rsidRPr="007D7F7D">
        <w:rPr>
          <w:rFonts w:cs="Times New Roman"/>
        </w:rPr>
        <w:t>The</w:t>
      </w:r>
      <w:r w:rsidRPr="007D7F7D">
        <w:rPr>
          <w:rFonts w:cs="Times New Roman"/>
        </w:rPr>
        <w:t xml:space="preserve"> drawback </w:t>
      </w:r>
      <w:r>
        <w:rPr>
          <w:rFonts w:eastAsia="MS Mincho" w:cs="Times New Roman"/>
          <w:color w:val="000000"/>
        </w:rPr>
        <w:lastRenderedPageBreak/>
        <w:t xml:space="preserve">is its large extinction coefficient in both </w:t>
      </w:r>
      <w:r>
        <w:rPr>
          <w:rFonts w:eastAsia="MS Mincho" w:cs="Times New Roman"/>
          <w:color w:val="000000"/>
        </w:rPr>
        <w:t xml:space="preserve">the </w:t>
      </w:r>
      <w:r>
        <w:rPr>
          <w:rFonts w:eastAsia="MS Mincho" w:cs="Times New Roman"/>
          <w:color w:val="000000"/>
        </w:rPr>
        <w:t xml:space="preserve">visible and </w:t>
      </w:r>
      <w:r w:rsidR="00541026">
        <w:rPr>
          <w:rFonts w:eastAsia="MS Mincho" w:cs="Times New Roman"/>
          <w:color w:val="000000"/>
        </w:rPr>
        <w:t>infrared (</w:t>
      </w:r>
      <w:r>
        <w:rPr>
          <w:rFonts w:eastAsia="MS Mincho" w:cs="Times New Roman"/>
          <w:color w:val="000000"/>
        </w:rPr>
        <w:t>IR</w:t>
      </w:r>
      <w:r w:rsidR="00541026">
        <w:rPr>
          <w:rFonts w:eastAsia="MS Mincho" w:cs="Times New Roman"/>
          <w:color w:val="000000"/>
        </w:rPr>
        <w:t>)</w:t>
      </w:r>
      <w:r>
        <w:rPr>
          <w:rFonts w:eastAsia="MS Mincho" w:cs="Times New Roman"/>
          <w:color w:val="000000"/>
        </w:rPr>
        <w:t xml:space="preserve"> spectra</w:t>
      </w:r>
      <w:r>
        <w:rPr>
          <w:rFonts w:eastAsia="MS Mincho" w:cs="Times New Roman"/>
          <w:color w:val="000000"/>
        </w:rPr>
        <w:t>,</w:t>
      </w:r>
      <w:r>
        <w:rPr>
          <w:rFonts w:eastAsia="MS Mincho" w:cs="Times New Roman"/>
          <w:color w:val="000000"/>
        </w:rPr>
        <w:t xml:space="preserve"> which causes high </w:t>
      </w:r>
      <w:r w:rsidR="00641968">
        <w:rPr>
          <w:rFonts w:cs="Times New Roman"/>
        </w:rPr>
        <w:t xml:space="preserve">optical </w:t>
      </w:r>
      <w:r w:rsidRPr="007D7F7D">
        <w:rPr>
          <w:rFonts w:cs="Times New Roman"/>
        </w:rPr>
        <w:t>loss from absorption. Meanwhile, GSST (Ge</w:t>
      </w:r>
      <w:r w:rsidRPr="007D7F7D">
        <w:rPr>
          <w:rFonts w:cs="Times New Roman"/>
          <w:vertAlign w:val="subscript"/>
        </w:rPr>
        <w:t>2</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4</w:t>
      </w:r>
      <w:r w:rsidRPr="007D7F7D">
        <w:rPr>
          <w:rFonts w:cs="Times New Roman"/>
        </w:rPr>
        <w:t>Te</w:t>
      </w:r>
      <w:r w:rsidRPr="007D7F7D">
        <w:rPr>
          <w:rFonts w:cs="Times New Roman"/>
          <w:vertAlign w:val="subscript"/>
        </w:rPr>
        <w:t>1</w:t>
      </w:r>
      <w:r w:rsidRPr="007D7F7D">
        <w:rPr>
          <w:rFonts w:cs="Times New Roman"/>
        </w:rPr>
        <w:t>)</w:t>
      </w:r>
      <w:r w:rsidR="00641968">
        <w:rPr>
          <w:rFonts w:cs="Times New Roman"/>
        </w:rPr>
        <w:t>,</w:t>
      </w:r>
      <w:r w:rsidRPr="007D7F7D">
        <w:rPr>
          <w:rFonts w:cs="Times New Roman"/>
        </w:rPr>
        <w:t xml:space="preserve"> which is a derivative of GST that substitutes some part of tellurium with selenium</w:t>
      </w:r>
      <w:r w:rsidR="00641968">
        <w:rPr>
          <w:rFonts w:cs="Times New Roman"/>
        </w:rPr>
        <w:t>,</w:t>
      </w:r>
      <w:r w:rsidRPr="007D7F7D">
        <w:rPr>
          <w:rFonts w:cs="Times New Roman"/>
        </w:rPr>
        <w:t xml:space="preserve"> also has </w:t>
      </w:r>
      <w:r>
        <w:rPr>
          <w:rFonts w:eastAsia="MS Mincho" w:cs="Times New Roman"/>
          <w:color w:val="000000"/>
        </w:rPr>
        <w:t xml:space="preserve">a </w:t>
      </w:r>
      <w:r>
        <w:rPr>
          <w:rFonts w:eastAsia="MS Mincho" w:cs="Times New Roman"/>
          <w:color w:val="000000"/>
        </w:rPr>
        <w:t xml:space="preserve">large refractive index contrast but </w:t>
      </w:r>
      <w:r w:rsidRPr="007D7F7D">
        <w:rPr>
          <w:rFonts w:cs="Times New Roman"/>
        </w:rPr>
        <w:t>a lower extinction coefficiency</w:t>
      </w:r>
      <w:r>
        <w:rPr>
          <w:rFonts w:eastAsia="MS Mincho" w:cs="Times New Roman"/>
          <w:color w:val="000000"/>
        </w:rPr>
        <w:t>,</w:t>
      </w:r>
      <w:r>
        <w:rPr>
          <w:rFonts w:eastAsia="MS Mincho" w:cs="Times New Roman"/>
          <w:color w:val="000000"/>
        </w:rPr>
        <w:t xml:space="preserve"> which helps increase the optical efficiency. </w:t>
      </w:r>
      <w:r w:rsidRPr="007D7F7D">
        <w:rPr>
          <w:rFonts w:cs="Times New Roman"/>
        </w:rPr>
        <w:t>However,</w:t>
      </w:r>
      <w:r w:rsidRPr="007D7F7D">
        <w:rPr>
          <w:rFonts w:cs="Times New Roman"/>
        </w:rPr>
        <w:t xml:space="preserve"> GSST has a higher </w:t>
      </w:r>
      <w:r w:rsidRPr="007D7F7D">
        <w:rPr>
          <w:rFonts w:cs="Times New Roman"/>
          <w:i/>
          <w:iCs/>
        </w:rPr>
        <w:t>T</w:t>
      </w:r>
      <w:r w:rsidRPr="007D7F7D">
        <w:rPr>
          <w:rFonts w:cs="Times New Roman"/>
          <w:i/>
          <w:iCs/>
          <w:vertAlign w:val="subscript"/>
        </w:rPr>
        <w:t>trans</w:t>
      </w:r>
      <w:r w:rsidRPr="007D7F7D">
        <w:rPr>
          <w:rFonts w:cs="Times New Roman"/>
        </w:rPr>
        <w:t xml:space="preserve"> </w:t>
      </w:r>
      <w:r w:rsidRPr="007D7F7D">
        <w:rPr>
          <w:rFonts w:cs="Times New Roman"/>
        </w:rPr>
        <w:t>of</w:t>
      </w:r>
      <w:r w:rsidRPr="007D7F7D">
        <w:rPr>
          <w:rFonts w:cs="Times New Roman"/>
        </w:rPr>
        <w:t xml:space="preserve"> </w:t>
      </w:r>
      <w:r w:rsidRPr="007D7F7D">
        <w:rPr>
          <w:rFonts w:cs="Times New Roman"/>
        </w:rPr>
        <w:t>~</w:t>
      </w:r>
      <w:r w:rsidRPr="007D7F7D">
        <w:rPr>
          <w:rFonts w:cs="Times New Roman"/>
        </w:rPr>
        <w:t xml:space="preserve">242 °C </w:t>
      </w:r>
      <w:r w:rsidRPr="007D7F7D">
        <w:rPr>
          <w:rFonts w:cs="Times New Roman"/>
        </w:rPr>
        <w:fldChar w:fldCharType="begin"/>
      </w:r>
      <w:r w:rsidRPr="007D7F7D">
        <w:rPr>
          <w:rFonts w:cs="Times New Roman"/>
        </w:rPr>
        <w:instrText xml:space="preserve"> ADDIN EN.CITE &lt;EndNote&gt;&lt;Cite&gt;&lt;Author&gt;Burtsev&lt;/Author&gt;&lt;Year&gt;2022&lt;/Year&gt;&lt;RecNum&gt;79&lt;/RecNum&gt;&lt;DisplayText&gt;[20]&lt;/DisplayText&gt;&lt;record&gt;&lt;rec-number&gt;79&lt;/rec-number&gt;&lt;foreign-keys&gt;&lt;key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Pr="007D7F7D">
        <w:rPr>
          <w:rFonts w:cs="Times New Roman"/>
        </w:rPr>
        <w:fldChar w:fldCharType="separate"/>
      </w:r>
      <w:r w:rsidRPr="007D7F7D">
        <w:rPr>
          <w:rFonts w:cs="Times New Roman"/>
          <w:noProof/>
        </w:rPr>
        <w:t>[20]</w:t>
      </w:r>
      <w:r w:rsidRPr="007D7F7D">
        <w:rPr>
          <w:rFonts w:cs="Times New Roman"/>
        </w:rPr>
        <w:fldChar w:fldCharType="end"/>
      </w:r>
      <w:r w:rsidRPr="007D7F7D">
        <w:rPr>
          <w:rFonts w:cs="Times New Roman"/>
        </w:rPr>
        <w:t xml:space="preserve">. </w:t>
      </w:r>
      <w:r w:rsidR="00641968">
        <w:rPr>
          <w:rFonts w:cs="Times New Roman"/>
        </w:rPr>
        <w:t>An</w:t>
      </w:r>
      <w:r w:rsidRPr="007D7F7D">
        <w:rPr>
          <w:rFonts w:cs="Times New Roman"/>
        </w:rPr>
        <w:t xml:space="preserve"> example of volatile PCM</w:t>
      </w:r>
      <w:r w:rsidR="00641968">
        <w:rPr>
          <w:rFonts w:cs="Times New Roman"/>
        </w:rPr>
        <w:t xml:space="preserve"> is</w:t>
      </w:r>
      <w:r w:rsidRPr="007D7F7D">
        <w:rPr>
          <w:rFonts w:cs="Times New Roman"/>
        </w:rPr>
        <w:t xml:space="preserve"> vanadium dioxide (VO</w:t>
      </w:r>
      <w:r w:rsidRPr="007D7F7D">
        <w:rPr>
          <w:rFonts w:cs="Times New Roman"/>
          <w:vertAlign w:val="subscript"/>
        </w:rPr>
        <w:t>2</w:t>
      </w:r>
      <w:r w:rsidRPr="007D7F7D">
        <w:rPr>
          <w:rFonts w:cs="Times New Roman"/>
        </w:rPr>
        <w:t>)</w:t>
      </w:r>
      <w:r w:rsidR="00641968">
        <w:rPr>
          <w:rFonts w:cs="Times New Roman"/>
        </w:rPr>
        <w:t xml:space="preserve">, which in the past 10 years has gathered attention as a volatile PCM with </w:t>
      </w:r>
      <w:r w:rsidR="00641968" w:rsidRPr="007D7F7D">
        <w:rPr>
          <w:rFonts w:cs="Times New Roman"/>
          <w:i/>
          <w:iCs/>
        </w:rPr>
        <w:t>T</w:t>
      </w:r>
      <w:r w:rsidR="00641968" w:rsidRPr="007D7F7D">
        <w:rPr>
          <w:rFonts w:cs="Times New Roman"/>
          <w:i/>
          <w:iCs/>
          <w:vertAlign w:val="subscript"/>
        </w:rPr>
        <w:t>trans</w:t>
      </w:r>
      <w:r w:rsidR="00641968" w:rsidRPr="007D7F7D">
        <w:rPr>
          <w:rFonts w:cs="Times New Roman"/>
        </w:rPr>
        <w:t xml:space="preserve"> closest to room temperature at 68</w:t>
      </w:r>
      <w:r w:rsidR="00541026">
        <w:rPr>
          <w:rFonts w:cs="Times New Roman"/>
        </w:rPr>
        <w:t xml:space="preserve"> </w:t>
      </w:r>
      <w:r>
        <w:rPr>
          <w:rFonts w:eastAsia="MS Mincho" w:cs="Times New Roman"/>
          <w:color w:val="000000"/>
        </w:rPr>
        <w:t>°</w:t>
      </w:r>
      <w:r w:rsidR="00541026">
        <w:rPr>
          <w:rFonts w:eastAsia="MS Mincho" w:cs="Times New Roman"/>
          <w:color w:val="000000"/>
        </w:rPr>
        <w:t>C</w:t>
      </w:r>
      <w:r w:rsidRPr="007D7F7D">
        <w:rPr>
          <w:rFonts w:cs="Times New Roman"/>
        </w:rPr>
        <w:t>.</w:t>
      </w:r>
      <w:r w:rsidR="00641968">
        <w:rPr>
          <w:rFonts w:cs="Times New Roman"/>
        </w:rPr>
        <w:t xml:space="preserve"> I</w:t>
      </w:r>
      <w:r w:rsidRPr="007D7F7D">
        <w:rPr>
          <w:rFonts w:cs="Times New Roman"/>
        </w:rPr>
        <w:t xml:space="preserve">t also has a relatively large refractive index contrast starting from near-IR (NIR) with </w:t>
      </w:r>
      <w:r>
        <w:rPr>
          <w:rFonts w:eastAsia="MS Mincho" w:cs="Times New Roman"/>
          <w:color w:val="000000"/>
        </w:rPr>
        <w:t xml:space="preserve">a </w:t>
      </w:r>
      <w:r>
        <w:rPr>
          <w:rFonts w:eastAsia="MS Mincho" w:cs="Times New Roman"/>
          <w:color w:val="000000"/>
        </w:rPr>
        <w:t>small extinction coefficient (</w:t>
      </w:r>
      <w:r w:rsidRPr="007D7F7D">
        <w:rPr>
          <w:rFonts w:cs="Times New Roman"/>
          <w:i/>
          <w:iCs/>
        </w:rPr>
        <w:t>k</w:t>
      </w:r>
      <w:r w:rsidRPr="007D7F7D">
        <w:rPr>
          <w:rFonts w:cs="Times New Roman"/>
        </w:rPr>
        <w:t>) in the insulating phase (cold state)</w:t>
      </w:r>
      <w:r w:rsidR="00174298">
        <w:rPr>
          <w:rFonts w:eastAsia="MS Mincho" w:cs="Times New Roman"/>
          <w:color w:val="000000"/>
        </w:rPr>
        <w:t>,</w:t>
      </w:r>
      <w:r>
        <w:rPr>
          <w:rFonts w:eastAsia="MS Mincho" w:cs="Times New Roman"/>
          <w:color w:val="000000"/>
        </w:rPr>
        <w:t xml:space="preserve"> however</w:t>
      </w:r>
      <w:r>
        <w:rPr>
          <w:rFonts w:eastAsia="MS Mincho" w:cs="Times New Roman"/>
          <w:color w:val="000000"/>
        </w:rPr>
        <w:t xml:space="preserve">, </w:t>
      </w:r>
      <w:r w:rsidR="00B54A66" w:rsidRPr="00B54A66">
        <w:rPr>
          <w:rFonts w:cs="Times New Roman"/>
          <w:i/>
          <w:iCs/>
        </w:rPr>
        <w:t>k</w:t>
      </w:r>
      <w:r w:rsidR="00B54A66">
        <w:rPr>
          <w:rFonts w:cs="Times New Roman"/>
        </w:rPr>
        <w:t xml:space="preserve"> </w:t>
      </w:r>
      <w:r w:rsidRPr="007D7F7D">
        <w:rPr>
          <w:rFonts w:cs="Times New Roman"/>
        </w:rPr>
        <w:t>increases</w:t>
      </w:r>
      <w:r w:rsidRPr="007D7F7D">
        <w:rPr>
          <w:rFonts w:cs="Times New Roman"/>
        </w:rPr>
        <w:t xml:space="preserve"> when transitioned to </w:t>
      </w:r>
      <w:r>
        <w:rPr>
          <w:rFonts w:eastAsia="MS Mincho" w:cs="Times New Roman"/>
          <w:color w:val="000000"/>
        </w:rPr>
        <w:t xml:space="preserve">the </w:t>
      </w:r>
      <w:r>
        <w:rPr>
          <w:rFonts w:eastAsia="MS Mincho" w:cs="Times New Roman"/>
          <w:color w:val="000000"/>
        </w:rPr>
        <w:t xml:space="preserve">metallic phase (hot state) </w:t>
      </w:r>
      <w:r w:rsidRPr="007D7F7D">
        <w:rPr>
          <w:rFonts w:cs="Times New Roman"/>
        </w:rPr>
        <w:fldChar w:fldCharType="begin"/>
      </w:r>
      <w:r w:rsidRPr="007D7F7D">
        <w:rPr>
          <w:rFonts w:cs="Times New Roman"/>
        </w:rPr>
        <w:instrText xml:space="preserve"> ADDIN EN.CITE &lt;EndNote&gt;&lt;Cite&gt;&lt;Author&gt;Oguntoye&lt;/Author&gt;&lt;Year&gt;2023&lt;/Year&gt;&lt;RecNum&gt;105&lt;/RecNum&gt;&lt;DisplayText&gt;[21]&lt;/DisplayText&gt;&lt;record&gt;&lt;rec-number&gt;105&lt;/rec-number&gt;&lt;foreign-keys&gt;&lt;key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rsidRPr="007D7F7D">
        <w:rPr>
          <w:rFonts w:cs="Times New Roman"/>
        </w:rPr>
        <w:fldChar w:fldCharType="separate"/>
      </w:r>
      <w:r w:rsidRPr="007D7F7D">
        <w:rPr>
          <w:rFonts w:cs="Times New Roman"/>
          <w:noProof/>
        </w:rPr>
        <w:t>[21]</w:t>
      </w:r>
      <w:r w:rsidRPr="007D7F7D">
        <w:rPr>
          <w:rFonts w:cs="Times New Roman"/>
        </w:rPr>
        <w:fldChar w:fldCharType="end"/>
      </w:r>
      <w:r w:rsidRPr="007D7F7D">
        <w:rPr>
          <w:rFonts w:cs="Times New Roman"/>
        </w:rPr>
        <w:t>.</w:t>
      </w:r>
    </w:p>
    <w:p w14:paraId="472ADC95" w14:textId="0D1F100D" w:rsidR="0034523F" w:rsidRPr="007D7F7D" w:rsidRDefault="00000000" w:rsidP="0034523F">
      <w:pPr>
        <w:pStyle w:val="10BodySubsequentParagraph"/>
        <w:rPr>
          <w:rFonts w:cs="Times New Roman"/>
        </w:rPr>
      </w:pPr>
      <w:r w:rsidRPr="007D7F7D">
        <w:rPr>
          <w:rFonts w:cs="Times New Roman"/>
        </w:rPr>
        <w:t>Compared to the other two non-volatile PCMs, 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is a relatively new material in the field of photonics, </w:t>
      </w:r>
      <w:r w:rsidR="00B54A66">
        <w:rPr>
          <w:rFonts w:cs="Times New Roman"/>
        </w:rPr>
        <w:t>Sb</w:t>
      </w:r>
      <w:r w:rsidR="00B54A66" w:rsidRPr="00B54A66">
        <w:rPr>
          <w:rFonts w:cs="Times New Roman"/>
          <w:vertAlign w:val="subscript"/>
        </w:rPr>
        <w:t>2</w:t>
      </w:r>
      <w:r w:rsidR="00B54A66">
        <w:rPr>
          <w:rFonts w:cs="Times New Roman"/>
        </w:rPr>
        <w:t>Se</w:t>
      </w:r>
      <w:r w:rsidR="00B54A66" w:rsidRPr="00B54A66">
        <w:rPr>
          <w:rFonts w:cs="Times New Roman"/>
          <w:vertAlign w:val="subscript"/>
        </w:rPr>
        <w:t>3</w:t>
      </w:r>
      <w:r w:rsidRPr="007D7F7D">
        <w:rPr>
          <w:rFonts w:cs="Times New Roman"/>
        </w:rPr>
        <w:t xml:space="preserve"> initial research is </w:t>
      </w:r>
      <w:r w:rsidR="00FB52A0">
        <w:rPr>
          <w:rFonts w:cs="Times New Roman"/>
        </w:rPr>
        <w:t>in</w:t>
      </w:r>
      <w:r w:rsidRPr="007D7F7D">
        <w:rPr>
          <w:rFonts w:cs="Times New Roman"/>
        </w:rPr>
        <w:t xml:space="preserve"> solar-energy applications</w:t>
      </w:r>
      <w:r w:rsidR="00FB52A0">
        <w:rPr>
          <w:rFonts w:cs="Times New Roman"/>
        </w:rPr>
        <w:t>.</w:t>
      </w:r>
      <w:r w:rsidRPr="007D7F7D">
        <w:rPr>
          <w:rFonts w:cs="Times New Roman"/>
        </w:rPr>
        <w:t xml:space="preserve"> </w:t>
      </w:r>
      <w:r w:rsidR="00FB52A0">
        <w:rPr>
          <w:rFonts w:cs="Times New Roman"/>
        </w:rPr>
        <w:t>R</w:t>
      </w:r>
      <w:r w:rsidR="00FB52A0">
        <w:rPr>
          <w:rFonts w:cs="Times New Roman"/>
        </w:rPr>
        <w:t>ecently,</w:t>
      </w:r>
      <w:r w:rsidRPr="007D7F7D">
        <w:rPr>
          <w:rFonts w:cs="Times New Roman"/>
        </w:rPr>
        <w:t xml:space="preserv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w:t>
      </w:r>
      <w:r w:rsidRPr="007D7F7D">
        <w:rPr>
          <w:rFonts w:cs="Times New Roman"/>
        </w:rPr>
        <w:t>attracted</w:t>
      </w:r>
      <w:r w:rsidRPr="007D7F7D">
        <w:rPr>
          <w:rFonts w:cs="Times New Roman"/>
        </w:rPr>
        <w:t xml:space="preserve"> interest as a non-volatile PCM for photonic applications because of its near-zero </w:t>
      </w:r>
      <w:r w:rsidR="00FB52A0">
        <w:rPr>
          <w:rFonts w:cs="Times New Roman"/>
        </w:rPr>
        <w:t>absorption</w:t>
      </w:r>
      <w:r w:rsidRPr="007D7F7D">
        <w:rPr>
          <w:rFonts w:cs="Times New Roman"/>
        </w:rPr>
        <w:t xml:space="preserve"> in the near-IR and IR spectra, high and stable refractive index contrast from visible to infrared spectra, and transition temperature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sidR="00B54A66">
        <w:rPr>
          <w:rFonts w:cs="Times New Roman"/>
        </w:rPr>
        <w:t xml:space="preserve">is </w:t>
      </w:r>
      <w:r w:rsidRPr="007D7F7D">
        <w:rPr>
          <w:rFonts w:cs="Times New Roman"/>
        </w:rPr>
        <w:t xml:space="preserve">between GST and GSST at ~186 °C </w:t>
      </w:r>
      <w:r w:rsidRPr="007D7F7D">
        <w:rPr>
          <w:rFonts w:cs="Times New Roman"/>
        </w:rPr>
        <w:fldChar w:fldCharType="begin">
          <w:fldData xml:space="preserve">PEVuZE5vdGU+PENpdGU+PEF1dGhvcj5DaGVuPC9BdXRob3I+PFllYXI+MjAyNDwvWWVhcj48UmVj
TnVtPjU0PC9SZWNOdW0+PERpc3BsYXlUZXh0PlsyMiwgMjNdPC9EaXNwbGF5VGV4dD48cmVjb3Jk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FF77D2" w:rsidRPr="007D7F7D">
        <w:rPr>
          <w:rFonts w:cs="Times New Roman"/>
        </w:rPr>
        <w:instrText xml:space="preserve"> ADDIN EN.CITE </w:instrText>
      </w:r>
      <w:r w:rsidR="00FF77D2" w:rsidRPr="007D7F7D">
        <w:rPr>
          <w:rFonts w:cs="Times New Roman"/>
        </w:rPr>
        <w:fldChar w:fldCharType="begin">
          <w:fldData xml:space="preserve">PEVuZE5vdGU+PENpdGU+PEF1dGhvcj5DaGVuPC9BdXRob3I+PFllYXI+MjAyNDwvWWVhcj48UmVj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</w:fldData>
        </w:fldChar>
      </w:r>
      <w:r w:rsidR="00FF77D2" w:rsidRPr="007D7F7D">
        <w:rPr>
          <w:rFonts w:cs="Times New Roman"/>
        </w:rPr>
        <w:instrText xml:space="preserve"> ADDIN EN.CITE.DATA </w:instrText>
      </w:r>
      <w:r w:rsidR="00FF77D2" w:rsidRPr="007D7F7D">
        <w:rPr>
          <w:rFonts w:cs="Times New Roman"/>
        </w:rPr>
      </w:r>
      <w:r w:rsidR="00FF77D2" w:rsidRPr="007D7F7D">
        <w:rPr>
          <w:rFonts w:cs="Times New Roman"/>
        </w:rPr>
        <w:fldChar w:fldCharType="separate"/>
      </w:r>
      <w:r w:rsidR="00FF77D2" w:rsidRPr="007D7F7D">
        <w:rPr>
          <w:rFonts w:cs="Times New Roman"/>
        </w:rPr>
        <w:fldChar w:fldCharType="end"/>
      </w:r>
      <w:r w:rsidRPr="007D7F7D">
        <w:rPr>
          <w:rFonts w:cs="Times New Roman"/>
        </w:rPr>
      </w:r>
      <w:r w:rsidRPr="007D7F7D">
        <w:rPr>
          <w:rFonts w:cs="Times New Roman"/>
        </w:rPr>
        <w:fldChar w:fldCharType="separate"/>
      </w:r>
      <w:r w:rsidR="00FF77D2" w:rsidRPr="007D7F7D">
        <w:rPr>
          <w:rFonts w:cs="Times New Roman"/>
          <w:noProof/>
        </w:rPr>
        <w:t>[22, 23]</w:t>
      </w:r>
      <w:r w:rsidRPr="007D7F7D">
        <w:rPr>
          <w:rFonts w:cs="Times New Roman"/>
        </w:rPr>
        <w:fldChar w:fldCharType="end"/>
      </w:r>
      <w:r w:rsidRPr="007D7F7D">
        <w:rPr>
          <w:rFonts w:cs="Times New Roman"/>
        </w:rPr>
        <w:t xml:space="preserve">. </w:t>
      </w:r>
      <w:r w:rsidR="00FB52A0">
        <w:rPr>
          <w:rFonts w:cs="Times New Roman"/>
        </w:rPr>
        <w:t>In</w:t>
      </w:r>
      <w:r w:rsidR="00FB52A0">
        <w:rPr>
          <w:rFonts w:cs="Times New Roman"/>
        </w:rPr>
        <w:t xml:space="preserve"> </w:t>
      </w:r>
      <w:r w:rsidR="00FB52A0">
        <w:rPr>
          <w:rFonts w:cs="Times New Roman"/>
        </w:rPr>
        <w:t>addition</w:t>
      </w:r>
      <w:r w:rsidR="00FB52A0">
        <w:rPr>
          <w:rFonts w:cs="Times New Roman"/>
        </w:rPr>
        <w:t xml:space="preserve">, </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a fast </w:t>
      </w:r>
      <w:r w:rsidR="00FB52A0">
        <w:rPr>
          <w:rFonts w:cs="Times New Roman"/>
        </w:rPr>
        <w:t>phase-</w:t>
      </w:r>
      <w:r w:rsidRPr="007D7F7D">
        <w:rPr>
          <w:rFonts w:cs="Times New Roman"/>
        </w:rPr>
        <w:t xml:space="preserve">switching speed in </w:t>
      </w:r>
      <w:r w:rsidRPr="007D7F7D">
        <w:rPr>
          <w:rFonts w:cs="Times New Roman"/>
        </w:rPr>
        <w:t>the</w:t>
      </w:r>
      <w:r w:rsidRPr="007D7F7D">
        <w:rPr>
          <w:rFonts w:cs="Times New Roman"/>
        </w:rPr>
        <w:t xml:space="preserve"> microsecond range </w:t>
      </w:r>
      <w:r w:rsidRPr="007D7F7D">
        <w:rPr>
          <w:rFonts w:cs="Times New Roman"/>
        </w:rPr>
        <w:fldChar w:fldCharType="begin">
          <w:fldData xml:space="preserve">PEVuZE5vdGU+PENpdGU+PEF1dGhvcj5EZWxhbmV5PC9BdXRob3I+PFllYXI+MjAyMDwvWWVhcj48
UmVjTnVtPjY0PC9SZWNOdW0+PERpc3BsYXlUZXh0PlsxOSwgMjMsIDI0XTwvRGlzcGxheVRleHQ+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FF77D2" w:rsidRPr="007D7F7D">
        <w:rPr>
          <w:rFonts w:cs="Times New Roman"/>
        </w:rPr>
        <w:instrText xml:space="preserve"> ADDIN EN.CITE </w:instrText>
      </w:r>
      <w:r w:rsidR="00FF77D2" w:rsidRPr="007D7F7D">
        <w:rPr>
          <w:rFonts w:cs="Times New Roman"/>
        </w:rPr>
        <w:fldChar w:fldCharType="begin">
          <w:fldData xml:space="preserve">PEVuZE5vdGU+PENpdGU+PEF1dGhvcj5EZWxhbmV5PC9BdXRob3I+PFllYXI+MjAyMDwvWWVhcj48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FF77D2" w:rsidRPr="007D7F7D">
        <w:rPr>
          <w:rFonts w:cs="Times New Roman"/>
        </w:rPr>
        <w:instrText xml:space="preserve"> ADDIN EN.CITE.DATA </w:instrText>
      </w:r>
      <w:r w:rsidR="00FF77D2" w:rsidRPr="007D7F7D">
        <w:rPr>
          <w:rFonts w:cs="Times New Roman"/>
        </w:rPr>
      </w:r>
      <w:r w:rsidR="00FF77D2" w:rsidRPr="007D7F7D">
        <w:rPr>
          <w:rFonts w:cs="Times New Roman"/>
        </w:rPr>
        <w:fldChar w:fldCharType="separate"/>
      </w:r>
      <w:r w:rsidR="00FF77D2" w:rsidRPr="007D7F7D">
        <w:rPr>
          <w:rFonts w:cs="Times New Roman"/>
        </w:rPr>
        <w:fldChar w:fldCharType="end"/>
      </w:r>
      <w:r w:rsidRPr="007D7F7D">
        <w:rPr>
          <w:rFonts w:cs="Times New Roman"/>
        </w:rPr>
      </w:r>
      <w:r w:rsidRPr="007D7F7D">
        <w:rPr>
          <w:rFonts w:cs="Times New Roman"/>
        </w:rPr>
        <w:fldChar w:fldCharType="separate"/>
      </w:r>
      <w:r w:rsidR="00FF77D2" w:rsidRPr="007D7F7D">
        <w:rPr>
          <w:rFonts w:cs="Times New Roman"/>
          <w:noProof/>
        </w:rPr>
        <w:t>[19, 23, 24]</w:t>
      </w:r>
      <w:r w:rsidRPr="007D7F7D">
        <w:rPr>
          <w:rFonts w:cs="Times New Roman"/>
        </w:rPr>
        <w:fldChar w:fldCharType="end"/>
      </w:r>
      <w:r w:rsidR="00FB52A0">
        <w:rPr>
          <w:rFonts w:cs="Times New Roman"/>
        </w:rPr>
        <w:t>, and i</w:t>
      </w:r>
      <w:r w:rsidRPr="007D7F7D">
        <w:rPr>
          <w:rFonts w:cs="Times New Roman"/>
        </w:rPr>
        <w:t>ts phase-switching endurance is also high, with experimental demonstrations showing that it can reach as high as 10</w:t>
      </w:r>
      <w:r w:rsidRPr="007D7F7D">
        <w:rPr>
          <w:rFonts w:cs="Times New Roman"/>
          <w:vertAlign w:val="superscript"/>
        </w:rPr>
        <w:t>6</w:t>
      </w:r>
      <w:r w:rsidR="00B54A66" w:rsidRPr="00B54A66">
        <w:rPr>
          <w:rFonts w:cs="Times New Roman"/>
        </w:rPr>
        <w:t xml:space="preserve"> </w:t>
      </w:r>
      <w:r w:rsidR="00B54A66">
        <w:rPr>
          <w:rFonts w:cs="Times New Roman"/>
        </w:rPr>
        <w:t xml:space="preserve">to </w:t>
      </w:r>
      <w:r w:rsidRPr="007D7F7D">
        <w:rPr>
          <w:rFonts w:cs="Times New Roman"/>
        </w:rPr>
        <w:t>10</w:t>
      </w:r>
      <w:r w:rsidRPr="007D7F7D">
        <w:rPr>
          <w:rFonts w:cs="Times New Roman"/>
          <w:vertAlign w:val="superscript"/>
        </w:rPr>
        <w:t>7</w:t>
      </w:r>
      <w:r w:rsidRPr="007D7F7D">
        <w:rPr>
          <w:rFonts w:cs="Times New Roman"/>
        </w:rPr>
        <w:t xml:space="preserve"> cycles </w:t>
      </w:r>
      <w:r w:rsidRPr="007D7F7D">
        <w:rPr>
          <w:rFonts w:cs="Times New Roman"/>
        </w:rPr>
        <w:fldChar w:fldCharType="begin">
          <w:fldData xml:space="preserve">PEVuZE5vdGU+PENpdGU+PEF1dGhvcj5MYXdzb248L0F1dGhvcj48WWVhcj4yMDIzPC9ZZWFyPjxS
ZWNOdW0+NjA8L1JlY051bT48RGlzcGxheVRleHQ+WzIzLCAyNF08L0Rpc3BsYXlUZXh0PjxyZWNv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FF77D2" w:rsidRPr="007D7F7D">
        <w:rPr>
          <w:rFonts w:cs="Times New Roman"/>
        </w:rPr>
        <w:instrText xml:space="preserve"> ADDIN EN.CITE </w:instrText>
      </w:r>
      <w:r w:rsidR="00FF77D2" w:rsidRPr="007D7F7D">
        <w:rPr>
          <w:rFonts w:cs="Times New Roman"/>
        </w:rPr>
        <w:fldChar w:fldCharType="begin">
          <w:fldData xml:space="preserve">PEVuZE5vdGU+PENpdGU+PEF1dGhvcj5MYXdzb248L0F1dGhvcj48WWVhcj4yMDIzPC9ZZWFyPjxS
ZWNOdW0+NjA8L1JlY051bT48RGlzcGxheVRleHQ+WzIzLCAyNF08L0Rpc3BsYXlUZXh0PjxyZWNv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FF77D2" w:rsidRPr="007D7F7D">
        <w:rPr>
          <w:rFonts w:cs="Times New Roman"/>
        </w:rPr>
        <w:instrText xml:space="preserve"> ADDIN EN.CITE.DATA </w:instrText>
      </w:r>
      <w:r w:rsidR="00FF77D2" w:rsidRPr="007D7F7D">
        <w:rPr>
          <w:rFonts w:cs="Times New Roman"/>
        </w:rPr>
      </w:r>
      <w:r w:rsidR="00FF77D2" w:rsidRPr="007D7F7D">
        <w:rPr>
          <w:rFonts w:cs="Times New Roman"/>
        </w:rPr>
        <w:fldChar w:fldCharType="separate"/>
      </w:r>
      <w:r w:rsidR="00FF77D2" w:rsidRPr="007D7F7D">
        <w:rPr>
          <w:rFonts w:cs="Times New Roman"/>
        </w:rPr>
        <w:fldChar w:fldCharType="end"/>
      </w:r>
      <w:r w:rsidRPr="007D7F7D">
        <w:rPr>
          <w:rFonts w:cs="Times New Roman"/>
        </w:rPr>
      </w:r>
      <w:r w:rsidRPr="007D7F7D">
        <w:rPr>
          <w:rFonts w:cs="Times New Roman"/>
        </w:rPr>
        <w:fldChar w:fldCharType="separate"/>
      </w:r>
      <w:r w:rsidR="00FF77D2" w:rsidRPr="007D7F7D">
        <w:rPr>
          <w:rFonts w:cs="Times New Roman"/>
          <w:noProof/>
        </w:rPr>
        <w:t>[23, 24]</w:t>
      </w:r>
      <w:r w:rsidRPr="007D7F7D">
        <w:rPr>
          <w:rFonts w:cs="Times New Roman"/>
        </w:rPr>
        <w:fldChar w:fldCharType="end"/>
      </w:r>
      <w:r w:rsidRPr="007D7F7D">
        <w:rPr>
          <w:rFonts w:cs="Times New Roman"/>
        </w:rPr>
        <w:t>. These properties make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 attractive material for low-loss reconfigurable optical switch</w:t>
      </w:r>
      <w:r>
        <w:rPr>
          <w:rFonts w:eastAsia="MS Mincho" w:cs="Times New Roman"/>
          <w:color w:val="000000"/>
        </w:rPr>
        <w:t>es</w:t>
      </w:r>
      <w:r>
        <w:rPr>
          <w:rFonts w:eastAsia="MS Mincho" w:cs="Times New Roman"/>
          <w:color w:val="000000"/>
        </w:rPr>
        <w:t xml:space="preserve"> </w:t>
      </w:r>
      <w:r w:rsidRPr="007D7F7D">
        <w:rPr>
          <w:rFonts w:cs="Times New Roman"/>
        </w:rPr>
        <w:t>and</w:t>
      </w:r>
      <w:r w:rsidRPr="007D7F7D">
        <w:rPr>
          <w:rFonts w:cs="Times New Roman"/>
        </w:rPr>
        <w:t xml:space="preserve"> optical circuit</w:t>
      </w:r>
      <w:r>
        <w:rPr>
          <w:rFonts w:eastAsia="MS Mincho" w:cs="Times New Roman"/>
          <w:color w:val="000000"/>
        </w:rPr>
        <w:t>s</w:t>
      </w:r>
      <w:r>
        <w:rPr>
          <w:rFonts w:eastAsia="MS Mincho" w:cs="Times New Roman"/>
          <w:color w:val="000000"/>
        </w:rPr>
        <w:t xml:space="preserve"> that </w:t>
      </w:r>
      <w:r w:rsidR="00FB52A0">
        <w:rPr>
          <w:rFonts w:cs="Times New Roman"/>
        </w:rPr>
        <w:t>can be</w:t>
      </w:r>
      <w:r w:rsidRPr="007D7F7D">
        <w:rPr>
          <w:rFonts w:cs="Times New Roman"/>
        </w:rPr>
        <w:t xml:space="preserve"> used in optical waveguide </w:t>
      </w:r>
      <w:r w:rsidRPr="007D7F7D">
        <w:rPr>
          <w:rFonts w:cs="Times New Roman"/>
        </w:rPr>
        <w:fldChar w:fldCharType="begin">
          <w:fldData xml:space="preserve">PEVuZE5vdGU+PENpdGU+PEF1dGhvcj5EZWxhbmV5PC9BdXRob3I+PFllYXI+MjAyMDwvWWVhcj48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ZXJpYWxzIEV4cHJlc3M8L3NlY29uZGFyeS10aXRsZT48L3RpdGxlcz48cGVyaW9kaWNhbD48ZnVs
bC10aXRsZT5PcHRpY2FsIE1hdGVyaWFscyBFeHByZXNzPC9mdWxsLXRpdGxlPjxhYmJyLTE+T3B0
LiBNYXRlci4gRXhwcmVzczwvYWJici0xPjwvcGVyaW9kaWNhbD48dm9sdW1lPjEzPC92b2x1bWU+
PG51bWJlcj4xMTwvbnVtYmVyPjxzZWN0aW9uPjMyNzc8L3NlY3Rpb24+PGRhdGVzPjx5ZWFyPjIw
MjM8L3llYXI+PC9kYXRlcz48aXNibj4yMTU5LTM5MzA8L2lzYm4+PHVybHM+PC91cmxzPjxlbGVj
dHJvbmljLXJlc291cmNlLW51bT4xMC4xMzY0L29tZS41MDMxNzg8L2VsZWN0cm9uaWMtcmVzb3Vy
Y2UtbnVtPjwvcmVjb3JkPjwvQ2l0ZT48L0VuZE5vdGU+AG==
</w:fldData>
        </w:fldChar>
      </w:r>
      <w:r w:rsidRPr="007D7F7D">
        <w:rPr>
          <w:rFonts w:cs="Times New Roman"/>
        </w:rPr>
        <w:instrText xml:space="preserve"> ADDIN EN.CITE </w:instrText>
      </w:r>
      <w:r w:rsidRPr="007D7F7D">
        <w:rPr>
          <w:rFonts w:cs="Times New Roman"/>
        </w:rPr>
        <w:fldChar w:fldCharType="begin">
          <w:fldData xml:space="preserve">PEVuZE5vdGU+PENpdGU+PEF1dGhvcj5EZWxhbmV5PC9BdXRob3I+PFllYXI+MjAyMDwvWWVhcj48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ZXJpYWxzIEV4cHJlc3M8L3NlY29uZGFyeS10aXRsZT48L3RpdGxlcz48cGVyaW9kaWNhbD48ZnVs
bC10aXRsZT5PcHRpY2FsIE1hdGVyaWFscyBFeHByZXNzPC9mdWxsLXRpdGxlPjxhYmJyLTE+T3B0
LiBNYXRlci4gRXhwcmVzczwvYWJici0xPjwvcGVyaW9kaWNhbD48dm9sdW1lPjEzPC92b2x1bWU+
PG51bWJlcj4xMTwvbnVtYmVyPjxzZWN0aW9uPjMyNzc8L3NlY3Rpb24+PGRhdGVzPjx5ZWFyPjIw
MjM8L3llYXI+PC9kYXRlcz48aXNibj4yMTU5LTM5MzA8L2lzYm4+PHVybHM+PC91cmxzPjxlbGVj
dHJvbmljLXJlc291cmNlLW51bT4xMC4xMzY0L29tZS41MDMxNzg8L2VsZWN0cm9uaWMtcmVzb3Vy
Y2UtbnVtPjwvcmVjb3JkPjwvQ2l0ZT48L0VuZE5vdGU+AG==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[4-6, 13, 19]</w:t>
      </w:r>
      <w:r w:rsidRPr="007D7F7D">
        <w:rPr>
          <w:rFonts w:cs="Times New Roman"/>
        </w:rPr>
        <w:fldChar w:fldCharType="end"/>
      </w:r>
      <w:r w:rsidRPr="007D7F7D">
        <w:rPr>
          <w:rFonts w:cs="Times New Roman"/>
        </w:rPr>
        <w:t>.</w:t>
      </w:r>
    </w:p>
    <w:p w14:paraId="525D08BC" w14:textId="7994E869" w:rsidR="0034523F" w:rsidRPr="005818FE" w:rsidRDefault="00000000" w:rsidP="0034523F">
      <w:pPr>
        <w:pStyle w:val="10BodySubsequentParagraph"/>
        <w:rPr>
          <w:rFonts w:cs="Times New Roman"/>
          <w:lang w:val="en-GB"/>
        </w:rPr>
      </w:pPr>
      <w:r w:rsidRPr="00CF7180">
        <w:rPr>
          <w:rFonts w:cs="Times New Roman"/>
          <w:highlight w:val="cyan"/>
        </w:rPr>
        <w:t xml:space="preserve">Similar to </w:t>
      </w:r>
      <w:r w:rsidRPr="00CF7180">
        <w:rPr>
          <w:rFonts w:eastAsia="MS Mincho" w:cs="Times New Roman"/>
          <w:color w:val="000000"/>
          <w:highlight w:val="cyan"/>
        </w:rPr>
        <w:t xml:space="preserve">optical limiter, switchable optical filter </w:t>
      </w:r>
      <w:r w:rsidRPr="00CF7180">
        <w:rPr>
          <w:rFonts w:cs="Times New Roman"/>
          <w:highlight w:val="cyan"/>
        </w:rPr>
        <w:t>operates in two</w:t>
      </w:r>
      <w:r w:rsidRPr="00CF7180">
        <w:rPr>
          <w:rFonts w:cs="Times New Roman"/>
          <w:highlight w:val="cyan"/>
        </w:rPr>
        <w:t xml:space="preserve"> </w:t>
      </w:r>
      <w:r w:rsidRPr="00CF7180">
        <w:rPr>
          <w:rFonts w:cs="Times New Roman"/>
          <w:highlight w:val="cyan"/>
        </w:rPr>
        <w:t>mode</w:t>
      </w:r>
      <w:r w:rsidRPr="00CF7180">
        <w:rPr>
          <w:rFonts w:eastAsia="MS Mincho" w:cs="Times New Roman"/>
          <w:color w:val="000000"/>
          <w:highlight w:val="cyan"/>
        </w:rPr>
        <w:t>s</w:t>
      </w:r>
      <w:r w:rsidRPr="00CF7180">
        <w:rPr>
          <w:rFonts w:cs="Times New Roman"/>
          <w:highlight w:val="cyan"/>
          <w:lang w:bidi="th-TH"/>
        </w:rPr>
        <w:t xml:space="preserve">, where the intensity of </w:t>
      </w:r>
      <w:r w:rsidRPr="00CF7180">
        <w:rPr>
          <w:rFonts w:eastAsia="MS Mincho" w:cs="Times New Roman"/>
          <w:color w:val="000000"/>
          <w:highlight w:val="cyan"/>
        </w:rPr>
        <w:t xml:space="preserve">the </w:t>
      </w:r>
      <w:r w:rsidRPr="00CF7180">
        <w:rPr>
          <w:rFonts w:eastAsia="MS Mincho" w:cs="Times New Roman"/>
          <w:color w:val="000000"/>
          <w:highlight w:val="cyan"/>
        </w:rPr>
        <w:t>incident light</w:t>
      </w:r>
      <w:r>
        <w:rPr>
          <w:rFonts w:eastAsia="MS Mincho" w:cs="Times New Roman"/>
          <w:color w:val="000000"/>
        </w:rPr>
        <w:t xml:space="preserve"> can be reduced depending on the mode. In optical limiter case, the mode changing mechanism is self-activated, </w:t>
      </w:r>
      <w:r w:rsidRPr="007D7F7D">
        <w:rPr>
          <w:rFonts w:cs="Times New Roman"/>
          <w:lang w:bidi="th-TH"/>
        </w:rPr>
        <w:t>that is</w:t>
      </w:r>
      <w:r w:rsidRPr="007D7F7D">
        <w:rPr>
          <w:rFonts w:cs="Times New Roman"/>
          <w:lang w:bidi="th-TH"/>
        </w:rPr>
        <w:t xml:space="preserve">, </w:t>
      </w:r>
      <w:r>
        <w:rPr>
          <w:rFonts w:eastAsia="MS Mincho" w:cs="Times New Roman"/>
          <w:color w:val="000000"/>
        </w:rPr>
        <w:t xml:space="preserve">the </w:t>
      </w:r>
      <w:r>
        <w:rPr>
          <w:rFonts w:eastAsia="MS Mincho" w:cs="Times New Roman"/>
          <w:color w:val="000000"/>
        </w:rPr>
        <w:t>PCM needs to undergo</w:t>
      </w:r>
      <w:r w:rsidRPr="007D7F7D">
        <w:rPr>
          <w:rFonts w:cs="Times New Roman"/>
          <w:lang w:bidi="th-TH"/>
        </w:rPr>
        <w:t xml:space="preserve"> phase transition by </w:t>
      </w:r>
      <w:r w:rsidRPr="007D7F7D">
        <w:rPr>
          <w:rFonts w:cs="Times New Roman"/>
          <w:lang w:bidi="th-TH"/>
        </w:rPr>
        <w:t xml:space="preserve">the </w:t>
      </w:r>
      <w:r w:rsidRPr="007D7F7D">
        <w:rPr>
          <w:rFonts w:cs="Times New Roman"/>
          <w:lang w:bidi="th-TH"/>
        </w:rPr>
        <w:t xml:space="preserve">absorption </w:t>
      </w:r>
      <w:r w:rsidR="00B54A66">
        <w:rPr>
          <w:rFonts w:cs="Times New Roman"/>
          <w:lang w:bidi="th-TH"/>
        </w:rPr>
        <w:t>of</w:t>
      </w:r>
      <w:r w:rsidRPr="007D7F7D">
        <w:rPr>
          <w:rFonts w:cs="Times New Roman"/>
          <w:lang w:bidi="th-TH"/>
        </w:rPr>
        <w:t xml:space="preserve"> incident light </w:t>
      </w:r>
      <w:r w:rsidRPr="007D7F7D">
        <w:rPr>
          <w:rFonts w:cs="Times New Roman"/>
        </w:rPr>
        <w:fldChar w:fldCharType="begin">
          <w:fldData xml:space="preserve">PEVuZE5vdGU+PENpdGU+PEF1dGhvcj5Ub2duYXp6aTwvQXV0aG9yPjxZZWFyPjIwMjM8L1llYXI+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cmVzczwvYWJici0xPjwvYWx0LXBlcmlvZGljYWw+PHBhZ2VzPjQxLTUyPC9wYWdlcz48dm9sdW1l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</w:fldData>
        </w:fldChar>
      </w:r>
      <w:r w:rsidRPr="007D7F7D">
        <w:rPr>
          <w:rFonts w:cs="Times New Roman"/>
        </w:rPr>
        <w:instrText xml:space="preserve"> ADDIN EN.CITE </w:instrText>
      </w:r>
      <w:r w:rsidRPr="007D7F7D">
        <w:rPr>
          <w:rFonts w:cs="Times New Roman"/>
        </w:rPr>
        <w:fldChar w:fldCharType="begin">
          <w:fldData xml:space="preserve">PEVuZE5vdGU+PENpdGU+PEF1dGhvcj5Ub2duYXp6aTwvQXV0aG9yPjxZZWFyPjIwMjM8L1llYXI+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cmVzczwvYWJici0xPjwvYWx0LXBlcmlvZGljYWw+PHBhZ2VzPjQxLTUyPC9wYWdlcz48dm9sdW1l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</w:fldData>
        </w:fldChar>
      </w:r>
      <w:r w:rsidRPr="007D7F7D">
        <w:rPr>
          <w:rFonts w:cs="Times New Roman"/>
        </w:rPr>
        <w:instrText xml:space="preserve"> ADDIN EN.CITE.DATA </w:instrText>
      </w:r>
      <w:r w:rsidRPr="007D7F7D">
        <w:rPr>
          <w:rFonts w:cs="Times New Roman"/>
        </w:rPr>
      </w:r>
      <w:r w:rsidRPr="007D7F7D">
        <w:rPr>
          <w:rFonts w:cs="Times New Roman"/>
        </w:rPr>
        <w:fldChar w:fldCharType="separate"/>
      </w:r>
      <w:r w:rsidRPr="007D7F7D">
        <w:rPr>
          <w:rFonts w:cs="Times New Roman"/>
        </w:rPr>
        <w:fldChar w:fldCharType="end"/>
      </w:r>
      <w:r w:rsidRPr="007D7F7D">
        <w:rPr>
          <w:rFonts w:cs="Times New Roman"/>
        </w:rPr>
      </w:r>
      <w:r w:rsidRPr="007D7F7D">
        <w:rPr>
          <w:rFonts w:cs="Times New Roman"/>
        </w:rPr>
        <w:fldChar w:fldCharType="separate"/>
      </w:r>
      <w:r w:rsidRPr="007D7F7D">
        <w:rPr>
          <w:rFonts w:cs="Times New Roman"/>
          <w:noProof/>
        </w:rPr>
        <w:t>[9, 10]</w:t>
      </w:r>
      <w:r w:rsidRPr="007D7F7D">
        <w:rPr>
          <w:rFonts w:cs="Times New Roman"/>
        </w:rPr>
        <w:fldChar w:fldCharType="end"/>
      </w:r>
      <w:r w:rsidRPr="007D7F7D">
        <w:rPr>
          <w:rFonts w:cs="Times New Roman"/>
        </w:rPr>
        <w:t xml:space="preserve">. This is because the switching time from ON to OFF mode needs to be minimized so that as little high-intensity light can </w:t>
      </w:r>
      <w:r w:rsidR="00FF77D2" w:rsidRPr="007D7F7D">
        <w:rPr>
          <w:rFonts w:cs="Times New Roman"/>
        </w:rPr>
        <w:t>reach</w:t>
      </w:r>
      <w:r w:rsidRPr="007D7F7D">
        <w:rPr>
          <w:rFonts w:cs="Times New Roman"/>
        </w:rPr>
        <w:t xml:space="preserve"> the eyes or detector as possible.</w:t>
      </w:r>
      <w:r w:rsidRPr="007D7F7D">
        <w:rPr>
          <w:rFonts w:cs="Times New Roman"/>
          <w:lang w:bidi="th-TH"/>
        </w:rPr>
        <w:t xml:space="preserve"> </w:t>
      </w:r>
      <w:r w:rsidRPr="007D7F7D">
        <w:rPr>
          <w:rFonts w:cs="Times New Roman"/>
          <w:lang w:bidi="th-TH"/>
        </w:rPr>
        <w:t>However,</w:t>
      </w:r>
      <w:r w:rsidRPr="007D7F7D">
        <w:rPr>
          <w:rFonts w:cs="Times New Roman"/>
          <w:lang w:bidi="th-TH"/>
        </w:rPr>
        <w:t xml:space="preserve"> for </w:t>
      </w:r>
      <w:r>
        <w:rPr>
          <w:rFonts w:eastAsia="MS Mincho" w:cs="Times New Roman"/>
          <w:color w:val="000000"/>
        </w:rPr>
        <w:t xml:space="preserve">an </w:t>
      </w:r>
      <w:r>
        <w:rPr>
          <w:rFonts w:eastAsia="MS Mincho" w:cs="Times New Roman"/>
          <w:color w:val="000000"/>
        </w:rPr>
        <w:t xml:space="preserve">optical switch, </w:t>
      </w:r>
      <w:r w:rsidRPr="007D7F7D">
        <w:rPr>
          <w:rFonts w:cs="Times New Roman"/>
        </w:rPr>
        <w:t>the switching time is not the main requirement</w:t>
      </w:r>
      <w:r>
        <w:rPr>
          <w:rFonts w:eastAsia="MS Mincho" w:cs="Times New Roman"/>
          <w:color w:val="000000"/>
        </w:rPr>
        <w:t>,</w:t>
      </w:r>
      <w:r w:rsidRPr="007D7F7D">
        <w:rPr>
          <w:rFonts w:cs="Times New Roman"/>
          <w:lang w:bidi="th-TH"/>
        </w:rPr>
        <w:t xml:space="preserve"> and the switching mechanism can be from other mean</w:t>
      </w:r>
      <w:r>
        <w:rPr>
          <w:rFonts w:eastAsia="MS Mincho" w:cs="Times New Roman"/>
          <w:color w:val="000000"/>
        </w:rPr>
        <w:t>s</w:t>
      </w:r>
      <w:r>
        <w:rPr>
          <w:rFonts w:eastAsia="MS Mincho" w:cs="Times New Roman"/>
          <w:color w:val="000000"/>
        </w:rPr>
        <w:t xml:space="preserve"> such as </w:t>
      </w:r>
      <w:r w:rsidRPr="007D7F7D">
        <w:rPr>
          <w:rFonts w:cs="Times New Roman"/>
        </w:rPr>
        <w:t>J</w:t>
      </w:r>
      <w:r w:rsidRPr="007D7F7D">
        <w:rPr>
          <w:rFonts w:cs="Times New Roman"/>
        </w:rPr>
        <w:t xml:space="preserve">oule heating </w:t>
      </w:r>
      <w:r w:rsidRPr="007D7F7D">
        <w:rPr>
          <w:rFonts w:cs="Times New Roman"/>
        </w:rPr>
        <w:fldChar w:fldCharType="begin"/>
      </w:r>
      <w:r w:rsidRPr="007D7F7D">
        <w:rPr>
          <w:rFonts w:cs="Times New Roman"/>
        </w:rPr>
        <w:instrText xml:space="preserve"> ADDIN EN.CITE &lt;EndNote&gt;&lt;Cite&gt;&lt;Author&gt;Heenkenda&lt;/Author&gt;&lt;Year&gt;2021&lt;/Year&gt;&lt;RecNum&gt;14&lt;/RecNum&gt;&lt;DisplayText&gt;[15]&lt;/DisplayText&gt;&lt;record&gt;&lt;rec-number&gt;14&lt;/rec-number&gt;&lt;foreign-keys&gt;&lt;key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Pr="007D7F7D">
        <w:rPr>
          <w:rFonts w:cs="Times New Roman"/>
        </w:rPr>
        <w:fldChar w:fldCharType="separate"/>
      </w:r>
      <w:r w:rsidRPr="007D7F7D">
        <w:rPr>
          <w:rFonts w:cs="Times New Roman"/>
          <w:noProof/>
        </w:rPr>
        <w:t>[15]</w:t>
      </w:r>
      <w:r w:rsidRPr="007D7F7D">
        <w:rPr>
          <w:rFonts w:cs="Times New Roman"/>
        </w:rPr>
        <w:fldChar w:fldCharType="end"/>
      </w:r>
      <w:r w:rsidRPr="007D7F7D">
        <w:rPr>
          <w:rFonts w:cs="Times New Roman"/>
        </w:rPr>
        <w:t xml:space="preserve"> or light-induced heating using </w:t>
      </w:r>
      <w:r>
        <w:rPr>
          <w:rFonts w:eastAsia="MS Mincho" w:cs="Times New Roman"/>
          <w:color w:val="000000"/>
        </w:rPr>
        <w:t xml:space="preserve">a </w:t>
      </w:r>
      <w:r>
        <w:rPr>
          <w:rFonts w:eastAsia="MS Mincho" w:cs="Times New Roman"/>
          <w:color w:val="000000"/>
        </w:rPr>
        <w:t xml:space="preserve">laser with </w:t>
      </w:r>
      <w:r>
        <w:rPr>
          <w:rFonts w:eastAsia="MS Mincho" w:cs="Times New Roman"/>
          <w:color w:val="000000"/>
        </w:rPr>
        <w:t xml:space="preserve">a </w:t>
      </w:r>
      <w:r>
        <w:rPr>
          <w:rFonts w:eastAsia="MS Mincho" w:cs="Times New Roman"/>
          <w:color w:val="000000"/>
        </w:rPr>
        <w:t>wavelength outside of its intended operating bandwidth (e.g., if the device is intended to operate</w:t>
      </w:r>
      <w:r w:rsidRPr="007D7F7D">
        <w:rPr>
          <w:rFonts w:cs="Times New Roman"/>
        </w:rPr>
        <w:t xml:space="preserve"> at </w:t>
      </w:r>
      <w:r>
        <w:rPr>
          <w:rFonts w:eastAsia="MS Mincho" w:cs="Times New Roman"/>
          <w:color w:val="000000"/>
        </w:rPr>
        <w:t xml:space="preserve">an </w:t>
      </w:r>
      <w:r>
        <w:rPr>
          <w:rFonts w:eastAsia="MS Mincho" w:cs="Times New Roman"/>
          <w:color w:val="000000"/>
        </w:rPr>
        <w:t xml:space="preserve">IR wavelength, the phase transition can be activated by </w:t>
      </w:r>
      <w:r>
        <w:rPr>
          <w:rFonts w:eastAsia="MS Mincho" w:cs="Times New Roman"/>
          <w:color w:val="000000"/>
        </w:rPr>
        <w:t xml:space="preserve">a </w:t>
      </w:r>
      <w:r>
        <w:rPr>
          <w:rFonts w:eastAsia="MS Mincho" w:cs="Times New Roman"/>
          <w:color w:val="000000"/>
        </w:rPr>
        <w:t xml:space="preserve">visible laser) </w:t>
      </w:r>
      <w:r w:rsidRPr="007D7F7D">
        <w:rPr>
          <w:rFonts w:cs="Times New Roman"/>
        </w:rPr>
        <w:fldChar w:fldCharType="begin"/>
      </w:r>
      <w:r w:rsidR="00FF77D2" w:rsidRPr="007D7F7D">
        <w:rPr>
          <w:rFonts w:cs="Times New Roman"/>
        </w:rPr>
        <w:instrText xml:space="preserve"> ADDIN EN.CITE &lt;EndNote&gt;&lt;Cite&gt;&lt;Author&gt;Lawson&lt;/Author&gt;&lt;Year&gt;2023&lt;/Year&gt;&lt;RecNum&gt;60&lt;/RecNum&gt;&lt;DisplayText&gt;[23]&lt;/DisplayText&gt;&lt;record&gt;&lt;rec-number&gt;60&lt;/rec-number&gt;&lt;foreign-keys&gt;&lt;key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Pr="007D7F7D">
        <w:rPr>
          <w:rFonts w:cs="Times New Roman"/>
        </w:rPr>
        <w:fldChar w:fldCharType="separate"/>
      </w:r>
      <w:r w:rsidR="00FF77D2" w:rsidRPr="007D7F7D">
        <w:rPr>
          <w:rFonts w:cs="Times New Roman"/>
          <w:noProof/>
        </w:rPr>
        <w:t>[23]</w:t>
      </w:r>
      <w:r w:rsidRPr="007D7F7D">
        <w:rPr>
          <w:rFonts w:cs="Times New Roman"/>
        </w:rPr>
        <w:fldChar w:fldCharType="end"/>
      </w:r>
      <w:r w:rsidRPr="007D7F7D">
        <w:rPr>
          <w:rFonts w:cs="Times New Roman"/>
        </w:rPr>
        <w:t xml:space="preserve">. Both </w:t>
      </w:r>
      <w:r>
        <w:rPr>
          <w:rFonts w:eastAsia="MS Mincho" w:cs="Times New Roman"/>
          <w:color w:val="000000"/>
        </w:rPr>
        <w:t xml:space="preserve">the </w:t>
      </w:r>
      <w:r>
        <w:rPr>
          <w:rFonts w:eastAsia="MS Mincho" w:cs="Times New Roman"/>
          <w:color w:val="000000"/>
        </w:rPr>
        <w:t>optical filter and optical limiter require</w:t>
      </w:r>
      <w:r w:rsidRPr="007D7F7D">
        <w:rPr>
          <w:rFonts w:cs="Times New Roman"/>
        </w:rPr>
        <w:t xml:space="preserve"> maxim</w:t>
      </w:r>
      <w:r w:rsidRPr="007D7F7D">
        <w:rPr>
          <w:rFonts w:cs="Times New Roman"/>
        </w:rPr>
        <w:t>um</w:t>
      </w:r>
      <w:r w:rsidRPr="007D7F7D">
        <w:rPr>
          <w:rFonts w:cs="Times New Roman"/>
        </w:rPr>
        <w:t xml:space="preserve"> transmittance and zero reflectance in </w:t>
      </w:r>
      <w:r>
        <w:rPr>
          <w:rFonts w:eastAsia="MS Mincho" w:cs="Times New Roman"/>
          <w:color w:val="000000"/>
        </w:rPr>
        <w:t xml:space="preserve">the </w:t>
      </w:r>
      <w:r>
        <w:rPr>
          <w:rFonts w:eastAsia="MS Mincho" w:cs="Times New Roman"/>
          <w:color w:val="000000"/>
        </w:rPr>
        <w:t>ON mode and minimize</w:t>
      </w:r>
      <w:r>
        <w:rPr>
          <w:rFonts w:eastAsia="MS Mincho" w:cs="Times New Roman"/>
          <w:color w:val="000000"/>
        </w:rPr>
        <w:t>d</w:t>
      </w:r>
      <w:r>
        <w:rPr>
          <w:rFonts w:eastAsia="MS Mincho" w:cs="Times New Roman"/>
          <w:color w:val="000000"/>
        </w:rPr>
        <w:t xml:space="preserve"> transmittance in </w:t>
      </w:r>
      <w:r>
        <w:rPr>
          <w:rFonts w:eastAsia="MS Mincho" w:cs="Times New Roman"/>
          <w:color w:val="000000"/>
        </w:rPr>
        <w:t xml:space="preserve">the </w:t>
      </w:r>
      <w:r>
        <w:rPr>
          <w:rFonts w:eastAsia="MS Mincho" w:cs="Times New Roman"/>
          <w:color w:val="000000"/>
        </w:rPr>
        <w:t xml:space="preserve">OFF mode for the best efficiency. </w:t>
      </w:r>
      <w:r>
        <w:rPr>
          <w:rFonts w:eastAsia="MS Mincho" w:cs="Times New Roman"/>
          <w:color w:val="000000"/>
        </w:rPr>
        <w:t xml:space="preserve">However, </w:t>
      </w:r>
      <w:r>
        <w:rPr>
          <w:rFonts w:eastAsia="MS Mincho" w:cs="Times New Roman"/>
          <w:color w:val="000000"/>
        </w:rPr>
        <w:t xml:space="preserve">optical limiter required absorptance in </w:t>
      </w:r>
      <w:r>
        <w:rPr>
          <w:rFonts w:eastAsia="MS Mincho" w:cs="Times New Roman"/>
          <w:color w:val="000000"/>
        </w:rPr>
        <w:t xml:space="preserve">the </w:t>
      </w:r>
      <w:r>
        <w:rPr>
          <w:rFonts w:eastAsia="MS Mincho" w:cs="Times New Roman"/>
          <w:color w:val="000000"/>
        </w:rPr>
        <w:t xml:space="preserve">ON mode as a switching mechanism. The availability of these two switching mechanisms in </w:t>
      </w:r>
      <w:r>
        <w:rPr>
          <w:rFonts w:eastAsia="MS Mincho" w:cs="Times New Roman"/>
          <w:color w:val="000000"/>
        </w:rPr>
        <w:t xml:space="preserve">the </w:t>
      </w:r>
      <w:r>
        <w:rPr>
          <w:rFonts w:eastAsia="MS Mincho" w:cs="Times New Roman"/>
          <w:color w:val="000000"/>
        </w:rPr>
        <w:t xml:space="preserve">switchable filter is beneficial because it eliminates the required absorptance in the operation bandwidth </w:t>
      </w:r>
      <w:r>
        <w:rPr>
          <w:rFonts w:eastAsia="MS Mincho" w:cs="Times New Roman"/>
          <w:color w:val="000000"/>
        </w:rPr>
        <w:t>to</w:t>
      </w:r>
      <w:r>
        <w:rPr>
          <w:rFonts w:eastAsia="MS Mincho" w:cs="Times New Roman"/>
          <w:color w:val="000000"/>
        </w:rPr>
        <w:t xml:space="preserve"> induc</w:t>
      </w:r>
      <w:r>
        <w:rPr>
          <w:rFonts w:eastAsia="MS Mincho" w:cs="Times New Roman"/>
          <w:color w:val="000000"/>
        </w:rPr>
        <w:t>e</w:t>
      </w:r>
      <w:r>
        <w:rPr>
          <w:rFonts w:eastAsia="MS Mincho" w:cs="Times New Roman"/>
          <w:color w:val="000000"/>
        </w:rPr>
        <w:t xml:space="preserve"> </w:t>
      </w:r>
      <w:r>
        <w:rPr>
          <w:rFonts w:eastAsia="MS Mincho" w:cs="Times New Roman"/>
          <w:color w:val="000000"/>
        </w:rPr>
        <w:t xml:space="preserve">a </w:t>
      </w:r>
      <w:r>
        <w:rPr>
          <w:rFonts w:eastAsia="MS Mincho" w:cs="Times New Roman"/>
          <w:color w:val="000000"/>
        </w:rPr>
        <w:t>phase transition, which helps increase the efficiency of the design. The designs of these two type</w:t>
      </w:r>
      <w:r>
        <w:rPr>
          <w:rFonts w:eastAsia="MS Mincho" w:cs="Times New Roman"/>
          <w:color w:val="000000"/>
        </w:rPr>
        <w:t>s</w:t>
      </w:r>
      <w:r>
        <w:rPr>
          <w:rFonts w:eastAsia="MS Mincho" w:cs="Times New Roman"/>
          <w:color w:val="000000"/>
        </w:rPr>
        <w:t xml:space="preserve"> of devices can be planar thin-film structure</w:t>
      </w:r>
      <w:r>
        <w:rPr>
          <w:rFonts w:eastAsia="MS Mincho" w:cs="Times New Roman"/>
          <w:color w:val="000000"/>
        </w:rPr>
        <w:t>s</w:t>
      </w:r>
      <w:r>
        <w:rPr>
          <w:rFonts w:eastAsia="MS Mincho" w:cs="Times New Roman"/>
          <w:color w:val="000000"/>
        </w:rPr>
        <w:t xml:space="preserve"> or metasurfaces; planar structures are easier to design, optimize</w:t>
      </w:r>
      <w:r>
        <w:rPr>
          <w:rFonts w:eastAsia="MS Mincho" w:cs="Times New Roman"/>
          <w:color w:val="000000"/>
        </w:rPr>
        <w:t>,</w:t>
      </w:r>
      <w:r>
        <w:rPr>
          <w:rFonts w:eastAsia="MS Mincho" w:cs="Times New Roman"/>
          <w:color w:val="000000"/>
        </w:rPr>
        <w:t xml:space="preserve"> and fabricate, but metasurface structures offer more design flexibility </w:t>
      </w:r>
      <w:r w:rsidRPr="007D7F7D">
        <w:rPr>
          <w:rFonts w:cs="Times New Roman"/>
        </w:rPr>
        <w:fldChar w:fldCharType="begin"/>
      </w:r>
      <w:r w:rsidRPr="007D7F7D">
        <w:rPr>
          <w:rFonts w:cs="Times New Roman"/>
        </w:rPr>
        <w:instrText xml:space="preserve"> ADDIN EN.CITE &lt;EndNote&gt;&lt;Cite&gt;&lt;Author&gt;Tognazzi&lt;/Author&gt;&lt;Year&gt;2023&lt;/Year&gt;&lt;RecNum&gt;36&lt;/RecNum&gt;&lt;DisplayText&gt;[10]&lt;/DisplayText&gt;&lt;record&gt;&lt;rec-number&gt;36&lt;/rec-number&gt;&lt;foreign-keys&gt;&lt;key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Pr="007D7F7D">
        <w:rPr>
          <w:rFonts w:cs="Times New Roman"/>
        </w:rPr>
        <w:fldChar w:fldCharType="separate"/>
      </w:r>
      <w:r w:rsidRPr="007D7F7D">
        <w:rPr>
          <w:rFonts w:cs="Times New Roman"/>
          <w:noProof/>
        </w:rPr>
        <w:t>[10]</w:t>
      </w:r>
      <w:r w:rsidRPr="007D7F7D">
        <w:rPr>
          <w:rFonts w:cs="Times New Roman"/>
        </w:rPr>
        <w:fldChar w:fldCharType="end"/>
      </w:r>
      <w:r w:rsidRPr="007D7F7D">
        <w:rPr>
          <w:rFonts w:cs="Times New Roman"/>
        </w:rPr>
        <w:t xml:space="preserve">. For planar designs, there are many methods </w:t>
      </w:r>
      <w:r w:rsidRPr="007D7F7D">
        <w:rPr>
          <w:rFonts w:cs="Times New Roman"/>
        </w:rPr>
        <w:t>for</w:t>
      </w:r>
      <w:r w:rsidRPr="007D7F7D">
        <w:rPr>
          <w:rFonts w:cs="Times New Roman"/>
        </w:rPr>
        <w:t xml:space="preserve"> creat</w:t>
      </w:r>
      <w:r w:rsidRPr="007D7F7D">
        <w:rPr>
          <w:rFonts w:cs="Times New Roman"/>
        </w:rPr>
        <w:t>ing</w:t>
      </w:r>
      <w:r w:rsidRPr="007D7F7D">
        <w:rPr>
          <w:rFonts w:cs="Times New Roman"/>
        </w:rPr>
        <w:t xml:space="preserve"> high transmission and reduc</w:t>
      </w:r>
      <w:r w:rsidRPr="007D7F7D">
        <w:rPr>
          <w:rFonts w:cs="Times New Roman"/>
        </w:rPr>
        <w:t>ing</w:t>
      </w:r>
      <w:r w:rsidRPr="007D7F7D">
        <w:rPr>
          <w:rFonts w:cs="Times New Roman"/>
        </w:rPr>
        <w:t xml:space="preserve"> </w:t>
      </w:r>
      <w:r w:rsidR="005818FE">
        <w:rPr>
          <w:rFonts w:cs="Times New Roman"/>
        </w:rPr>
        <w:t>reflection</w:t>
      </w:r>
      <w:r w:rsidRPr="007D7F7D">
        <w:rPr>
          <w:rFonts w:cs="Times New Roman"/>
        </w:rPr>
        <w:t>, such as single</w:t>
      </w:r>
      <w:r w:rsidR="005818FE">
        <w:rPr>
          <w:rFonts w:cs="Times New Roman"/>
        </w:rPr>
        <w:t xml:space="preserve">-layer or </w:t>
      </w:r>
      <w:r w:rsidRPr="007D7F7D">
        <w:rPr>
          <w:rFonts w:cs="Times New Roman"/>
        </w:rPr>
        <w:t>multilayer antireflection designs</w:t>
      </w:r>
      <w:r w:rsidR="005818FE">
        <w:rPr>
          <w:rFonts w:cs="Times New Roman"/>
        </w:rPr>
        <w:t>, l</w:t>
      </w:r>
      <w:r w:rsidRPr="007D7F7D">
        <w:rPr>
          <w:rFonts w:cs="Times New Roman"/>
        </w:rPr>
        <w:t>ine-pass filters</w:t>
      </w:r>
      <w:r w:rsidR="005818FE">
        <w:rPr>
          <w:rFonts w:cs="Times New Roman"/>
        </w:rPr>
        <w:t xml:space="preserve">, or </w:t>
      </w:r>
      <w:r w:rsidR="005818FE" w:rsidRPr="005818FE">
        <w:rPr>
          <w:rFonts w:cs="Times New Roman"/>
          <w:lang w:val="en"/>
        </w:rPr>
        <w:t>Fabry–Pérot</w:t>
      </w:r>
      <w:r w:rsidR="005818FE">
        <w:rPr>
          <w:rFonts w:cs="Times New Roman"/>
          <w:lang w:val="en"/>
        </w:rPr>
        <w:t xml:space="preserve"> resonant cavit</w:t>
      </w:r>
      <w:r w:rsidR="005818FE">
        <w:rPr>
          <w:rFonts w:cs="Times New Roman"/>
          <w:lang w:val="en"/>
        </w:rPr>
        <w:t>ies</w:t>
      </w:r>
      <w:r w:rsidR="005818FE">
        <w:rPr>
          <w:rFonts w:cs="Times New Roman"/>
          <w:lang w:val="en-GB"/>
        </w:rPr>
        <w:t xml:space="preserve"> </w:t>
      </w:r>
      <w:r w:rsidRPr="007D7F7D">
        <w:rPr>
          <w:rFonts w:cs="Times New Roman"/>
        </w:rPr>
        <w:fldChar w:fldCharType="begin"/>
      </w:r>
      <w:r w:rsidR="00FF77D2" w:rsidRPr="007D7F7D">
        <w:rPr>
          <w:rFonts w:cs="Times New Roman"/>
        </w:rPr>
        <w:instrText xml:space="preserve"> ADDIN EN.CITE &lt;EndNote&gt;&lt;Cite&gt;&lt;Author&gt;Sarangan&lt;/Author&gt;&lt;Year&gt;2020&lt;/Year&gt;&lt;RecNum&gt;66&lt;/RecNum&gt;&lt;DisplayText&gt;[25]&lt;/DisplayText&gt;&lt;record&gt;&lt;rec-number&gt;66&lt;/rec-number&gt;&lt;foreign-keys&gt;&lt;key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FF77D2" w:rsidRPr="007D7F7D">
        <w:rPr>
          <w:rFonts w:cs="Times New Roman"/>
          <w:noProof/>
        </w:rPr>
        <w:t>[25]</w:t>
      </w:r>
      <w:r w:rsidRPr="007D7F7D">
        <w:rPr>
          <w:rFonts w:cs="Times New Roman"/>
        </w:rPr>
        <w:fldChar w:fldCharType="end"/>
      </w:r>
      <w:r w:rsidRPr="007D7F7D">
        <w:rPr>
          <w:rFonts w:cs="Times New Roman"/>
        </w:rPr>
        <w:t>.</w:t>
      </w:r>
    </w:p>
    <w:p w14:paraId="0EB1A416" w14:textId="14A6C21E" w:rsidR="000D4115" w:rsidRPr="007D7F7D" w:rsidRDefault="00000000" w:rsidP="00FF77D2">
      <w:pPr>
        <w:pStyle w:val="10BodySubsequentParagraph"/>
        <w:rPr>
          <w:rFonts w:cs="Times New Roman"/>
        </w:rPr>
      </w:pPr>
      <w:r w:rsidRPr="007D7F7D">
        <w:rPr>
          <w:rFonts w:cs="Times New Roman"/>
        </w:rPr>
        <w:t>In this work, we investigate</w:t>
      </w:r>
      <w:r>
        <w:rPr>
          <w:rFonts w:eastAsia="MS Mincho" w:cs="Times New Roman"/>
          <w:color w:val="000000"/>
        </w:rPr>
        <w:t>d</w:t>
      </w:r>
      <w:r>
        <w:rPr>
          <w:rFonts w:eastAsia="MS Mincho" w:cs="Times New Roman"/>
          <w:color w:val="000000"/>
        </w:rPr>
        <w:t xml:space="preserv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a material for tunable optical filter</w:t>
      </w:r>
      <w:r>
        <w:rPr>
          <w:rFonts w:eastAsia="MS Mincho" w:cs="Times New Roman"/>
          <w:color w:val="000000"/>
        </w:rPr>
        <w:t>s</w:t>
      </w:r>
      <w:r>
        <w:rPr>
          <w:rFonts w:eastAsia="MS Mincho" w:cs="Times New Roman"/>
          <w:color w:val="000000"/>
        </w:rPr>
        <w:t xml:space="preserve"> in </w:t>
      </w:r>
      <w:r w:rsidRPr="007D7F7D">
        <w:rPr>
          <w:rFonts w:cs="Times New Roman"/>
        </w:rPr>
        <w:t xml:space="preserve">planar thin-film designs. The operating wavelength </w:t>
      </w:r>
      <w:r w:rsidRPr="007D7F7D">
        <w:rPr>
          <w:rFonts w:cs="Times New Roman"/>
        </w:rPr>
        <w:t>wa</w:t>
      </w:r>
      <w:r w:rsidRPr="007D7F7D">
        <w:rPr>
          <w:rFonts w:cs="Times New Roman"/>
        </w:rPr>
        <w:t xml:space="preserve">s selected </w:t>
      </w:r>
      <w:r w:rsidR="00CF7180">
        <w:rPr>
          <w:rFonts w:cs="Times New Roman"/>
        </w:rPr>
        <w:t>to be</w:t>
      </w:r>
      <w:r w:rsidRPr="007D7F7D">
        <w:rPr>
          <w:rFonts w:cs="Times New Roman"/>
        </w:rPr>
        <w:t xml:space="preserve"> 1064 nm because it is </w:t>
      </w:r>
      <w:r w:rsidRPr="007D7F7D">
        <w:rPr>
          <w:rFonts w:cs="Times New Roman"/>
        </w:rPr>
        <w:t>a</w:t>
      </w:r>
      <w:r w:rsidRPr="007D7F7D">
        <w:rPr>
          <w:rFonts w:cs="Times New Roman"/>
        </w:rPr>
        <w:t xml:space="preserve"> Nd:YAG laser</w:t>
      </w:r>
      <w:r>
        <w:rPr>
          <w:rFonts w:eastAsia="MS Mincho" w:cs="Times New Roman"/>
          <w:color w:val="000000"/>
        </w:rPr>
        <w:t>,</w:t>
      </w:r>
      <w:r>
        <w:rPr>
          <w:rFonts w:eastAsia="MS Mincho" w:cs="Times New Roman"/>
          <w:color w:val="000000"/>
        </w:rPr>
        <w:t xml:space="preserve"> which </w:t>
      </w:r>
      <w:r w:rsidRPr="007D7F7D">
        <w:rPr>
          <w:rFonts w:cs="Times New Roman"/>
        </w:rPr>
        <w:t>is</w:t>
      </w:r>
      <w:r w:rsidRPr="007D7F7D">
        <w:rPr>
          <w:rFonts w:cs="Times New Roman"/>
        </w:rPr>
        <w:t xml:space="preserve"> commonly used in laboratory setups. At this wavelength,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sidRPr="007D7F7D">
        <w:rPr>
          <w:rFonts w:cs="Times New Roman"/>
        </w:rPr>
        <w:t>exhibits</w:t>
      </w:r>
      <w:r w:rsidRPr="007D7F7D">
        <w:rPr>
          <w:rFonts w:cs="Times New Roman"/>
        </w:rPr>
        <w:t xml:space="preserve"> zero absorption in </w:t>
      </w:r>
      <w:r>
        <w:rPr>
          <w:rFonts w:eastAsia="MS Mincho" w:cs="Times New Roman"/>
          <w:color w:val="000000"/>
        </w:rPr>
        <w:t xml:space="preserve">the </w:t>
      </w:r>
      <w:r>
        <w:rPr>
          <w:rFonts w:eastAsia="MS Mincho" w:cs="Times New Roman"/>
          <w:color w:val="000000"/>
        </w:rPr>
        <w:t xml:space="preserve">amorphous phase and near-zero </w:t>
      </w:r>
      <w:r>
        <w:rPr>
          <w:rFonts w:eastAsia="MS Mincho" w:cs="Times New Roman"/>
          <w:color w:val="000000"/>
        </w:rPr>
        <w:t xml:space="preserve">absorption </w:t>
      </w:r>
      <w:r>
        <w:rPr>
          <w:rFonts w:eastAsia="MS Mincho" w:cs="Times New Roman"/>
          <w:color w:val="000000"/>
        </w:rPr>
        <w:t xml:space="preserve">in </w:t>
      </w:r>
      <w:r>
        <w:rPr>
          <w:rFonts w:eastAsia="MS Mincho" w:cs="Times New Roman"/>
          <w:color w:val="000000"/>
        </w:rPr>
        <w:t xml:space="preserve">the </w:t>
      </w:r>
      <w:r>
        <w:rPr>
          <w:rFonts w:eastAsia="MS Mincho" w:cs="Times New Roman"/>
          <w:color w:val="000000"/>
        </w:rPr>
        <w:t xml:space="preserve">crystalline phase. Its refractive index contrast is stable throughout the IR spectrum, which </w:t>
      </w:r>
      <w:r w:rsidRPr="007D7F7D">
        <w:rPr>
          <w:rFonts w:cs="Times New Roman"/>
        </w:rPr>
        <w:t>allow</w:t>
      </w:r>
      <w:r>
        <w:rPr>
          <w:rFonts w:eastAsia="MS Mincho" w:cs="Times New Roman"/>
          <w:color w:val="000000"/>
        </w:rPr>
        <w:t>s</w:t>
      </w:r>
      <w:r>
        <w:rPr>
          <w:rFonts w:eastAsia="MS Mincho" w:cs="Times New Roman"/>
          <w:color w:val="000000"/>
        </w:rPr>
        <w:t xml:space="preserve"> for </w:t>
      </w:r>
      <w:r w:rsidRPr="007D7F7D">
        <w:rPr>
          <w:rFonts w:cs="Times New Roman"/>
        </w:rPr>
        <w:t xml:space="preserve">broadband design. The goal </w:t>
      </w:r>
      <w:r w:rsidR="00CF7180">
        <w:rPr>
          <w:rFonts w:cs="Times New Roman"/>
        </w:rPr>
        <w:t>is</w:t>
      </w:r>
      <w:r w:rsidRPr="007D7F7D">
        <w:rPr>
          <w:rFonts w:cs="Times New Roman"/>
        </w:rPr>
        <w:t xml:space="preserve"> to create a low-loss, broadband, transmittance-tunable optical filter.</w:t>
      </w:r>
    </w:p>
    <w:p w14:paraId="5997F07B" w14:textId="519F4B75" w:rsidR="00CD0466" w:rsidRPr="007D7F7D" w:rsidRDefault="00000000" w:rsidP="00CD0466">
      <w:pPr>
        <w:pStyle w:val="08SectionHeader1"/>
        <w:rPr>
          <w:rFonts w:ascii="Times New Roman" w:hAnsi="Times New Roman" w:cs="Times New Roman"/>
        </w:rPr>
      </w:pPr>
      <w:r w:rsidRPr="007D7F7D">
        <w:rPr>
          <w:rFonts w:ascii="Times New Roman" w:hAnsi="Times New Roman" w:cs="Times New Roman"/>
        </w:rPr>
        <w:t>Theories</w:t>
      </w:r>
    </w:p>
    <w:p w14:paraId="1CD5C201" w14:textId="6C2CE1CA" w:rsidR="005B7EE9" w:rsidRPr="007D7F7D" w:rsidRDefault="00000000" w:rsidP="008C1DFB">
      <w:pPr>
        <w:pStyle w:val="08SectionHeader2"/>
        <w:rPr>
          <w:rFonts w:ascii="Times New Roman" w:hAnsi="Times New Roman" w:cs="Times New Roman"/>
        </w:rPr>
      </w:pPr>
      <w:r w:rsidRPr="007D7F7D">
        <w:rPr>
          <w:rFonts w:ascii="Times New Roman" w:hAnsi="Times New Roman" w:cs="Times New Roman"/>
        </w:rPr>
        <w:t>2.1 Optical properties of Sb</w:t>
      </w:r>
      <w:r w:rsidRPr="007D7F7D">
        <w:rPr>
          <w:rFonts w:ascii="Times New Roman" w:hAnsi="Times New Roman" w:cs="Times New Roman"/>
          <w:vertAlign w:val="subscript"/>
        </w:rPr>
        <w:t>2</w:t>
      </w:r>
      <w:r w:rsidRPr="007D7F7D">
        <w:rPr>
          <w:rFonts w:ascii="Times New Roman" w:hAnsi="Times New Roman" w:cs="Times New Roman"/>
        </w:rPr>
        <w:t>Se</w:t>
      </w:r>
      <w:r w:rsidRPr="007D7F7D">
        <w:rPr>
          <w:rFonts w:ascii="Times New Roman" w:hAnsi="Times New Roman" w:cs="Times New Roman"/>
          <w:vertAlign w:val="subscript"/>
        </w:rPr>
        <w:t>3</w:t>
      </w:r>
    </w:p>
    <w:p w14:paraId="12699673" w14:textId="257C53EB" w:rsidR="0034523F" w:rsidRPr="007D7F7D" w:rsidRDefault="00000000" w:rsidP="0034523F">
      <w:pPr>
        <w:pStyle w:val="09BodyFirstParagraph"/>
        <w:rPr>
          <w:rFonts w:cs="Times New Roman"/>
        </w:rPr>
      </w:pPr>
      <w:r w:rsidRPr="007D7F7D">
        <w:rPr>
          <w:rFonts w:cs="Times New Roman"/>
        </w:rPr>
        <w:t>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is an orthorhombic chalcogenide non-volatile phase change material (PCM) characterized by quasi-one-dimensional ribbons. While its amorphous </w:t>
      </w:r>
      <w:r w:rsidR="007D6D4F">
        <w:rPr>
          <w:rFonts w:cs="Times New Roman"/>
        </w:rPr>
        <w:t>phase</w:t>
      </w:r>
      <w:r w:rsidRPr="007D7F7D">
        <w:rPr>
          <w:rFonts w:cs="Times New Roman"/>
        </w:rPr>
        <w:t xml:space="preserve"> consists of a disordered network of distorted motifs, crystallization restores </w:t>
      </w:r>
      <w:r>
        <w:rPr>
          <w:rFonts w:eastAsia="MS Mincho" w:cs="Times New Roman"/>
          <w:color w:val="000000"/>
        </w:rPr>
        <w:t xml:space="preserve">long-range order along the ribbon direction. This thermally driven transition can be triggered by nanosecond to </w:t>
      </w:r>
      <w:r>
        <w:rPr>
          <w:rFonts w:eastAsia="MS Mincho" w:cs="Times New Roman"/>
          <w:color w:val="000000"/>
        </w:rPr>
        <w:lastRenderedPageBreak/>
        <w:t xml:space="preserve">microsecond optical or electrical pulses </w:t>
      </w:r>
      <w:r w:rsidRPr="007D7F7D">
        <w:rPr>
          <w:rFonts w:cs="Times New Roman"/>
        </w:rPr>
        <w:fldChar w:fldCharType="begin">
          <w:fldData xml:space="preserve">PEVuZE5vdGU+PENpdGU+PEF1dGhvcj5MYXdzb248L0F1dGhvcj48WWVhcj4yMDIzPC9ZZWFyPjxS
ZWNOdW0+NjA8L1JlY051bT48RGlzcGxheVRleHQ+WzE5LCAyM108L0Rpc3BsYXlUZXh0PjxyZWNv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FF77D2" w:rsidRPr="007D7F7D">
        <w:rPr>
          <w:rFonts w:cs="Times New Roman"/>
        </w:rPr>
        <w:instrText xml:space="preserve"> ADDIN EN.CITE </w:instrText>
      </w:r>
      <w:r w:rsidR="00FF77D2" w:rsidRPr="007D7F7D">
        <w:rPr>
          <w:rFonts w:cs="Times New Roman"/>
        </w:rPr>
        <w:fldChar w:fldCharType="begin">
          <w:fldData xml:space="preserve">PEVuZE5vdGU+PENpdGU+PEF1dGhvcj5MYXdzb248L0F1dGhvcj48WWVhcj4yMDIzPC9ZZWFyPjxS
ZWNOdW0+NjA8L1JlY051bT48RGlzcGxheVRleHQ+WzE5LCAyM108L0Rpc3BsYXlUZXh0PjxyZWNv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aWMtcmVzb3VyY2UtbnVtPjwvcmVjb3JkPjwvQ2l0ZT48Q2l0ZT48QXV0aG9yPkRlbGFuZXk8L0F1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</w:fldData>
        </w:fldChar>
      </w:r>
      <w:r w:rsidR="00FF77D2" w:rsidRPr="007D7F7D">
        <w:rPr>
          <w:rFonts w:cs="Times New Roman"/>
        </w:rPr>
        <w:instrText xml:space="preserve"> ADDIN EN.CITE.DATA </w:instrText>
      </w:r>
      <w:r w:rsidR="00FF77D2" w:rsidRPr="007D7F7D">
        <w:rPr>
          <w:rFonts w:cs="Times New Roman"/>
        </w:rPr>
      </w:r>
      <w:r w:rsidR="00FF77D2" w:rsidRPr="007D7F7D">
        <w:rPr>
          <w:rFonts w:cs="Times New Roman"/>
        </w:rPr>
        <w:fldChar w:fldCharType="separate"/>
      </w:r>
      <w:r w:rsidR="00FF77D2" w:rsidRPr="007D7F7D">
        <w:rPr>
          <w:rFonts w:cs="Times New Roman"/>
        </w:rPr>
        <w:fldChar w:fldCharType="end"/>
      </w:r>
      <w:r w:rsidRPr="007D7F7D">
        <w:rPr>
          <w:rFonts w:cs="Times New Roman"/>
        </w:rPr>
      </w:r>
      <w:r w:rsidRPr="007D7F7D">
        <w:rPr>
          <w:rFonts w:cs="Times New Roman"/>
        </w:rPr>
        <w:fldChar w:fldCharType="separate"/>
      </w:r>
      <w:r w:rsidR="00FF77D2" w:rsidRPr="007D7F7D">
        <w:rPr>
          <w:rFonts w:cs="Times New Roman"/>
          <w:noProof/>
        </w:rPr>
        <w:t>[19, 23]</w:t>
      </w:r>
      <w:r w:rsidRPr="007D7F7D">
        <w:rPr>
          <w:rFonts w:cs="Times New Roman"/>
        </w:rPr>
        <w:fldChar w:fldCharType="end"/>
      </w:r>
      <w:r w:rsidR="007D6D4F">
        <w:rPr>
          <w:rFonts w:cs="Times New Roman"/>
        </w:rPr>
        <w:t xml:space="preserve">, </w:t>
      </w:r>
      <w:r w:rsidR="007D6D4F">
        <w:rPr>
          <w:rFonts w:cs="Times New Roman"/>
        </w:rPr>
        <w:t>the process</w:t>
      </w:r>
      <w:r w:rsidR="007D6D4F">
        <w:rPr>
          <w:rFonts w:cs="Times New Roman"/>
        </w:rPr>
        <w:t xml:space="preserve"> is reversible and ha</w:t>
      </w:r>
      <w:r w:rsidR="00CF7180">
        <w:rPr>
          <w:rFonts w:cs="Times New Roman"/>
        </w:rPr>
        <w:t>s</w:t>
      </w:r>
      <w:r w:rsidR="007D6D4F">
        <w:rPr>
          <w:rFonts w:cs="Times New Roman"/>
        </w:rPr>
        <w:t xml:space="preserve"> high endurance, </w:t>
      </w:r>
      <w:r w:rsidRPr="007D7F7D">
        <w:rPr>
          <w:rFonts w:cs="Times New Roman"/>
        </w:rPr>
        <w:t>with optical switching reaching 10</w:t>
      </w:r>
      <w:r w:rsidRPr="007D7F7D">
        <w:rPr>
          <w:rFonts w:cs="Times New Roman"/>
          <w:vertAlign w:val="superscript"/>
        </w:rPr>
        <w:t>6</w:t>
      </w:r>
      <w:r w:rsidRPr="007D7F7D">
        <w:rPr>
          <w:rFonts w:cs="Times New Roman"/>
        </w:rPr>
        <w:t xml:space="preserve"> to </w:t>
      </w:r>
      <w:r w:rsidRPr="007D7F7D">
        <w:rPr>
          <w:rFonts w:cs="Times New Roman"/>
        </w:rPr>
        <w:t>10</w:t>
      </w:r>
      <w:r w:rsidRPr="007D7F7D">
        <w:rPr>
          <w:rFonts w:cs="Times New Roman"/>
          <w:vertAlign w:val="superscript"/>
        </w:rPr>
        <w:t xml:space="preserve">7 </w:t>
      </w:r>
      <w:r w:rsidRPr="007D7F7D">
        <w:rPr>
          <w:rFonts w:cs="Times New Roman"/>
        </w:rPr>
        <w:t>cycles</w:t>
      </w:r>
      <w:r w:rsidR="007D6D4F">
        <w:rPr>
          <w:rFonts w:cs="Times New Roman"/>
        </w:rPr>
        <w:t xml:space="preserve"> </w:t>
      </w:r>
      <w:r w:rsidR="007D6D4F">
        <w:rPr>
          <w:rFonts w:cs="Times New Roman"/>
        </w:rPr>
        <w:fldChar w:fldCharType="begin">
          <w:fldData xml:space="preserve">PEVuZE5vdGU+PENpdGU+PEF1dGhvcj5BbGFtPC9BdXRob3I+PFllYXI+MjAyNDwvWWVhcj48UmVj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</w:fldData>
        </w:fldChar>
      </w:r>
      <w:r w:rsidR="007D6D4F">
        <w:rPr>
          <w:rFonts w:cs="Times New Roman"/>
        </w:rPr>
        <w:instrText xml:space="preserve"> ADDIN EN.CITE </w:instrText>
      </w:r>
      <w:r w:rsidR="007D6D4F">
        <w:rPr>
          <w:rFonts w:cs="Times New Roman"/>
        </w:rPr>
        <w:fldChar w:fldCharType="begin">
          <w:fldData xml:space="preserve">PEVuZE5vdGU+PENpdGU+PEF1dGhvcj5BbGFtPC9BdXRob3I+PFllYXI+MjAyNDwvWWVhcj48UmVj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</w:fldData>
        </w:fldChar>
      </w:r>
      <w:r w:rsidR="007D6D4F">
        <w:rPr>
          <w:rFonts w:cs="Times New Roman"/>
        </w:rPr>
        <w:instrText xml:space="preserve"> ADDIN EN.CITE.DATA </w:instrText>
      </w:r>
      <w:r w:rsidR="007D6D4F">
        <w:rPr>
          <w:rFonts w:cs="Times New Roman"/>
        </w:rPr>
      </w:r>
      <w:r w:rsidR="007D6D4F">
        <w:rPr>
          <w:rFonts w:cs="Times New Roman"/>
        </w:rPr>
        <w:fldChar w:fldCharType="separate"/>
      </w:r>
      <w:r w:rsidR="007D6D4F">
        <w:rPr>
          <w:rFonts w:cs="Times New Roman"/>
        </w:rPr>
        <w:fldChar w:fldCharType="end"/>
      </w:r>
      <w:r w:rsidR="007D6D4F">
        <w:rPr>
          <w:rFonts w:cs="Times New Roman"/>
        </w:rPr>
      </w:r>
      <w:r w:rsidR="007D6D4F">
        <w:rPr>
          <w:rFonts w:cs="Times New Roman"/>
        </w:rPr>
        <w:fldChar w:fldCharType="separate"/>
      </w:r>
      <w:r w:rsidR="007D6D4F">
        <w:rPr>
          <w:rFonts w:cs="Times New Roman"/>
          <w:noProof/>
        </w:rPr>
        <w:t>[23, 24]</w:t>
      </w:r>
      <w:r w:rsidR="007D6D4F">
        <w:rPr>
          <w:rFonts w:cs="Times New Roman"/>
        </w:rPr>
        <w:fldChar w:fldCharType="end"/>
      </w:r>
      <w:r w:rsidRPr="007D7F7D">
        <w:rPr>
          <w:rFonts w:cs="Times New Roman"/>
        </w:rPr>
        <w:t xml:space="preserve">. As an optical device, </w:t>
      </w:r>
      <w:r w:rsidR="007D6D4F">
        <w:rPr>
          <w:rFonts w:cs="Times New Roman"/>
        </w:rPr>
        <w:t>Sb</w:t>
      </w:r>
      <w:r w:rsidR="007D6D4F" w:rsidRPr="007D6D4F">
        <w:rPr>
          <w:rFonts w:cs="Times New Roman"/>
          <w:vertAlign w:val="subscript"/>
        </w:rPr>
        <w:t>2</w:t>
      </w:r>
      <w:r w:rsidR="007D6D4F">
        <w:rPr>
          <w:rFonts w:cs="Times New Roman"/>
        </w:rPr>
        <w:t>Se</w:t>
      </w:r>
      <w:r w:rsidR="007D6D4F" w:rsidRPr="007D6D4F">
        <w:rPr>
          <w:rFonts w:cs="Times New Roman"/>
          <w:vertAlign w:val="subscript"/>
        </w:rPr>
        <w:t>3</w:t>
      </w:r>
      <w:r w:rsidRPr="007D7F7D">
        <w:rPr>
          <w:rFonts w:cs="Times New Roman"/>
        </w:rPr>
        <w:t xml:space="preserve"> enables repeatable toggling between high and low transmission modes, provided th</w:t>
      </w:r>
      <w:r w:rsidRPr="007D7F7D">
        <w:rPr>
          <w:rFonts w:cs="Times New Roman"/>
        </w:rPr>
        <w:t>at</w:t>
      </w:r>
      <w:r w:rsidRPr="007D7F7D">
        <w:rPr>
          <w:rFonts w:cs="Times New Roman"/>
        </w:rPr>
        <w:t xml:space="preserve"> local heating </w:t>
      </w:r>
      <w:r w:rsidRPr="007D7F7D">
        <w:rPr>
          <w:rFonts w:cs="Times New Roman"/>
        </w:rPr>
        <w:t>remains</w:t>
      </w:r>
      <w:r w:rsidRPr="007D7F7D">
        <w:rPr>
          <w:rFonts w:cs="Times New Roman"/>
        </w:rPr>
        <w:t xml:space="preserve"> below the melting or ablation threshold </w:t>
      </w:r>
      <w:r w:rsidRPr="007D7F7D">
        <w:rPr>
          <w:rFonts w:cs="Times New Roman"/>
        </w:rPr>
        <w:fldChar w:fldCharType="begin">
          <w:fldData xml:space="preserve">PEVuZE5vdGU+PENpdGU+PEF1dGhvcj5BbGFtPC9BdXRob3I+PFllYXI+MjAyNDwvWWVhcj48UmVj
TnVtPjgwPC9SZWNOdW0+PERpc3BsYXlUZXh0Pls0LCAyNF08L0Rpc3BsYXlUZXh0PjxyZWNvcmQ+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FF77D2" w:rsidRPr="007D7F7D">
        <w:rPr>
          <w:rFonts w:cs="Times New Roman"/>
        </w:rPr>
        <w:instrText xml:space="preserve"> ADDIN EN.CITE </w:instrText>
      </w:r>
      <w:r w:rsidR="00FF77D2" w:rsidRPr="007D7F7D">
        <w:rPr>
          <w:rFonts w:cs="Times New Roman"/>
        </w:rPr>
        <w:fldChar w:fldCharType="begin">
          <w:fldData xml:space="preserve">PEVuZE5vdGU+PENpdGU+PEF1dGhvcj5BbGFtPC9BdXRob3I+PFllYXI+MjAyNDwvWWVhcj48UmVj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</w:fldData>
        </w:fldChar>
      </w:r>
      <w:r w:rsidR="00FF77D2" w:rsidRPr="007D7F7D">
        <w:rPr>
          <w:rFonts w:cs="Times New Roman"/>
        </w:rPr>
        <w:instrText xml:space="preserve"> ADDIN EN.CITE.DATA </w:instrText>
      </w:r>
      <w:r w:rsidR="00FF77D2" w:rsidRPr="007D7F7D">
        <w:rPr>
          <w:rFonts w:cs="Times New Roman"/>
        </w:rPr>
      </w:r>
      <w:r w:rsidR="00FF77D2" w:rsidRPr="007D7F7D">
        <w:rPr>
          <w:rFonts w:cs="Times New Roman"/>
        </w:rPr>
        <w:fldChar w:fldCharType="separate"/>
      </w:r>
      <w:r w:rsidR="00FF77D2" w:rsidRPr="007D7F7D">
        <w:rPr>
          <w:rFonts w:cs="Times New Roman"/>
        </w:rPr>
        <w:fldChar w:fldCharType="end"/>
      </w:r>
      <w:r w:rsidRPr="007D7F7D">
        <w:rPr>
          <w:rFonts w:cs="Times New Roman"/>
        </w:rPr>
      </w:r>
      <w:r w:rsidRPr="007D7F7D">
        <w:rPr>
          <w:rFonts w:cs="Times New Roman"/>
        </w:rPr>
        <w:fldChar w:fldCharType="separate"/>
      </w:r>
      <w:r w:rsidR="00FF77D2" w:rsidRPr="007D7F7D">
        <w:rPr>
          <w:rFonts w:cs="Times New Roman"/>
          <w:noProof/>
        </w:rPr>
        <w:t>[4, 24]</w:t>
      </w:r>
      <w:r w:rsidRPr="007D7F7D">
        <w:rPr>
          <w:rFonts w:cs="Times New Roman"/>
        </w:rPr>
        <w:fldChar w:fldCharType="end"/>
      </w:r>
      <w:r w:rsidRPr="007D7F7D">
        <w:rPr>
          <w:rFonts w:cs="Times New Roman"/>
        </w:rPr>
        <w:t>.</w:t>
      </w:r>
    </w:p>
    <w:p w14:paraId="6DE60A04" w14:textId="2C963836" w:rsidR="0034523F" w:rsidRPr="007D7F7D" w:rsidRDefault="00000000" w:rsidP="0034523F">
      <w:pPr>
        <w:pStyle w:val="10BodySubsequentParagraph"/>
        <w:rPr>
          <w:rFonts w:cs="Times New Roman"/>
        </w:rPr>
      </w:pPr>
      <w:r w:rsidRPr="007D7F7D">
        <w:rPr>
          <w:rFonts w:cs="Times New Roman"/>
        </w:rPr>
        <w:t>The complex refractive index (</w:t>
      </w:r>
      <w:r w:rsidRPr="007D7F7D">
        <w:rPr>
          <w:rFonts w:cs="Times New Roman"/>
          <w:i/>
          <w:iCs/>
        </w:rPr>
        <w:t>ñ</w:t>
      </w:r>
      <w:r w:rsidRPr="007D7F7D">
        <w:rPr>
          <w:rFonts w:cs="Times New Roman"/>
        </w:rPr>
        <w:t xml:space="preserve">) of any phase change material at wavelength </w:t>
      </w:r>
      <w:r w:rsidRPr="007D7F7D">
        <w:rPr>
          <w:rFonts w:cs="Times New Roman"/>
          <w:i/>
          <w:iCs/>
        </w:rPr>
        <w:t>λ</w:t>
      </w:r>
      <w:r w:rsidRPr="007D7F7D">
        <w:rPr>
          <w:rFonts w:cs="Times New Roman"/>
        </w:rPr>
        <w:t xml:space="preserve"> </w:t>
      </w:r>
      <w:r w:rsidR="005818FE">
        <w:rPr>
          <w:rFonts w:cs="Times New Roman"/>
        </w:rPr>
        <w:t>is</w:t>
      </w:r>
      <w:del w:id="2" w:author="Paperpal" w:date="2026-07-02T08:14:00Z">
        <w:r w:rsidRPr="007D7F7D">
          <w:rPr>
            <w:rFonts w:cs="Times New Roman"/>
          </w:rPr>
          <w:delText>:</w:delText>
        </w:r>
      </w:del>
    </w:p>
    <w:p w14:paraId="7C89C112" w14:textId="2234D458" w:rsidR="0034523F" w:rsidRPr="007D7F7D" w:rsidRDefault="00000000" w:rsidP="007205C6">
      <w:pPr>
        <w:pStyle w:val="13Equation"/>
        <w:jc w:val="both"/>
        <w:rPr>
          <w:rFonts w:cs="Times New Roman"/>
        </w:rPr>
      </w:pPr>
      <w:r w:rsidRPr="007D7F7D">
        <w:rPr>
          <w:rFonts w:cs="Times New Roman"/>
        </w:rPr>
        <w:tab/>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λ</m:t>
            </m:r>
          </m:e>
        </m:d>
      </m:oMath>
      <w:r w:rsidRPr="007D7F7D">
        <w:rPr>
          <w:rFonts w:cs="Times New Roman"/>
        </w:rPr>
        <w:tab/>
      </w:r>
      <w:r w:rsidR="005B7EE9" w:rsidRPr="007D7F7D">
        <w:rPr>
          <w:rFonts w:cs="Times New Roman"/>
        </w:rPr>
        <w:t>(1)</w:t>
      </w:r>
    </w:p>
    <w:p w14:paraId="19FE94CB" w14:textId="092E8E20" w:rsidR="0034523F" w:rsidRPr="007D7F7D" w:rsidRDefault="00000000" w:rsidP="0034523F">
      <w:pPr>
        <w:pStyle w:val="13Equation"/>
        <w:jc w:val="both"/>
        <w:rPr>
          <w:rFonts w:cs="Times New Roman"/>
        </w:rPr>
      </w:pPr>
      <w:r w:rsidRPr="007D7F7D">
        <w:rPr>
          <w:rFonts w:cs="Times New Roman"/>
        </w:rPr>
        <w:t xml:space="preserve">where the real term </w:t>
      </w:r>
      <w:r w:rsidRPr="007D7F7D">
        <w:rPr>
          <w:rFonts w:cs="Times New Roman"/>
          <w:i/>
          <w:iCs/>
        </w:rPr>
        <w:t>n</w:t>
      </w:r>
      <w:r w:rsidRPr="007D7F7D">
        <w:rPr>
          <w:rFonts w:cs="Times New Roman"/>
        </w:rPr>
        <w:t xml:space="preserve"> is the refractive index, the imaginary term </w:t>
      </w:r>
      <w:r w:rsidRPr="007D7F7D">
        <w:rPr>
          <w:rFonts w:cs="Times New Roman"/>
          <w:i/>
          <w:iCs/>
        </w:rPr>
        <w:t>k</w:t>
      </w:r>
      <w:r w:rsidRPr="007D7F7D">
        <w:rPr>
          <w:rFonts w:cs="Times New Roman"/>
        </w:rPr>
        <w:t xml:space="preserve"> is </w:t>
      </w:r>
      <w:r>
        <w:rPr>
          <w:rFonts w:eastAsia="MS Mincho" w:cs="Times New Roman"/>
          <w:color w:val="000000"/>
        </w:rPr>
        <w:t xml:space="preserve">the </w:t>
      </w:r>
      <w:r>
        <w:rPr>
          <w:rFonts w:eastAsia="MS Mincho" w:cs="Times New Roman"/>
          <w:color w:val="000000"/>
        </w:rPr>
        <w:t xml:space="preserve">extinction coefficient, and </w:t>
      </w:r>
      <w:r w:rsidRPr="007D7F7D">
        <w:rPr>
          <w:rFonts w:cs="Times New Roman"/>
          <w:i/>
          <w:iCs/>
        </w:rPr>
        <w:t>p</w:t>
      </w:r>
      <w:r w:rsidRPr="007D7F7D">
        <w:rPr>
          <w:rFonts w:cs="Times New Roman"/>
        </w:rPr>
        <w:t xml:space="preserve"> denotes the phase </w:t>
      </w:r>
      <w:r w:rsidR="00CF7180">
        <w:rPr>
          <w:rFonts w:cs="Times New Roman"/>
        </w:rPr>
        <w:t>of Sb</w:t>
      </w:r>
      <w:r w:rsidR="00CF7180" w:rsidRPr="00CF7180">
        <w:rPr>
          <w:rFonts w:cs="Times New Roman"/>
          <w:vertAlign w:val="subscript"/>
        </w:rPr>
        <w:t>2</w:t>
      </w:r>
      <w:r w:rsidR="00CF7180">
        <w:rPr>
          <w:rFonts w:cs="Times New Roman"/>
        </w:rPr>
        <w:t>Se</w:t>
      </w:r>
      <w:r w:rsidR="00CF7180" w:rsidRPr="00CF7180">
        <w:rPr>
          <w:rFonts w:cs="Times New Roman"/>
          <w:vertAlign w:val="subscript"/>
        </w:rPr>
        <w:t>3</w:t>
      </w:r>
      <w:r w:rsidR="00CF7180">
        <w:rPr>
          <w:rFonts w:cs="Times New Roman"/>
        </w:rPr>
        <w:t xml:space="preserve"> </w:t>
      </w:r>
      <w:r w:rsidR="00CF7180">
        <w:rPr>
          <w:rFonts w:eastAsia="MS Mincho" w:cs="Times New Roman"/>
          <w:color w:val="000000"/>
        </w:rPr>
        <w:t>which</w:t>
      </w:r>
      <w:r w:rsidRPr="007D7F7D">
        <w:rPr>
          <w:rFonts w:cs="Times New Roman"/>
        </w:rPr>
        <w:t xml:space="preserve"> can </w:t>
      </w:r>
      <w:r>
        <w:rPr>
          <w:rFonts w:eastAsia="MS Mincho" w:cs="Times New Roman"/>
          <w:color w:val="000000"/>
        </w:rPr>
        <w:t xml:space="preserve">be </w:t>
      </w:r>
      <w:r>
        <w:rPr>
          <w:rFonts w:eastAsia="MS Mincho" w:cs="Times New Roman"/>
          <w:color w:val="000000"/>
        </w:rPr>
        <w:t>either</w:t>
      </w:r>
      <w:r w:rsidRPr="007D7F7D">
        <w:rPr>
          <w:rFonts w:cs="Times New Roman"/>
        </w:rPr>
        <w:t xml:space="preserve"> amorphous (</w:t>
      </w:r>
      <w:r w:rsidRPr="007D7F7D">
        <w:rPr>
          <w:rFonts w:cs="Times New Roman"/>
          <w:i/>
          <w:iCs/>
        </w:rPr>
        <w:t>a</w:t>
      </w:r>
      <w:r w:rsidR="00971FC9">
        <w:rPr>
          <w:rFonts w:cs="Times New Roman"/>
          <w:i/>
          <w:iCs/>
        </w:rPr>
        <w:t>mo</w:t>
      </w:r>
      <w:r w:rsidRPr="007D7F7D">
        <w:rPr>
          <w:rFonts w:cs="Times New Roman"/>
        </w:rPr>
        <w:t>) or crystalline (</w:t>
      </w:r>
      <w:r w:rsidRPr="007D7F7D">
        <w:rPr>
          <w:rFonts w:cs="Times New Roman"/>
          <w:i/>
          <w:iCs/>
        </w:rPr>
        <w:t>c</w:t>
      </w:r>
      <w:r w:rsidR="00971FC9">
        <w:rPr>
          <w:rFonts w:cs="Times New Roman"/>
          <w:i/>
          <w:iCs/>
        </w:rPr>
        <w:t>ry</w:t>
      </w:r>
      <w:r w:rsidRPr="007D7F7D">
        <w:rPr>
          <w:rFonts w:cs="Times New Roman"/>
        </w:rPr>
        <w:t>)</w:t>
      </w:r>
      <w:r w:rsidR="00CF7180">
        <w:rPr>
          <w:rFonts w:cs="Times New Roman"/>
        </w:rPr>
        <w:t xml:space="preserve"> phase</w:t>
      </w:r>
      <w:r w:rsidRPr="007D7F7D">
        <w:rPr>
          <w:rFonts w:cs="Times New Roman"/>
        </w:rPr>
        <w:t>. Dispersive models, such as Tauc-Lorentz or multi-oscillator fits</w:t>
      </w:r>
      <w:r>
        <w:rPr>
          <w:rFonts w:eastAsia="MS Mincho" w:cs="Times New Roman"/>
          <w:color w:val="000000"/>
        </w:rPr>
        <w:t xml:space="preserve"> are often used to represent the measured </w:t>
      </w:r>
      <w:r w:rsidRPr="007D7F7D">
        <w:rPr>
          <w:rFonts w:cs="Times New Roman"/>
          <w:i/>
          <w:iCs/>
        </w:rPr>
        <w:t>n</w:t>
      </w:r>
      <w:r w:rsidRPr="007D7F7D">
        <w:rPr>
          <w:rFonts w:cs="Times New Roman"/>
          <w:i/>
          <w:iCs/>
          <w:vertAlign w:val="subscript"/>
        </w:rPr>
        <w:t>p</w:t>
      </w:r>
      <w:r w:rsidRPr="007D7F7D">
        <w:rPr>
          <w:rFonts w:cs="Times New Roman"/>
        </w:rPr>
        <w:t xml:space="preserve"> and </w:t>
      </w:r>
      <w:r w:rsidRPr="007D7F7D">
        <w:rPr>
          <w:rFonts w:cs="Times New Roman"/>
          <w:i/>
          <w:iCs/>
        </w:rPr>
        <w:t>k</w:t>
      </w:r>
      <w:r w:rsidRPr="007D7F7D">
        <w:rPr>
          <w:rFonts w:cs="Times New Roman"/>
          <w:i/>
          <w:iCs/>
          <w:vertAlign w:val="subscript"/>
        </w:rPr>
        <w:t>p</w:t>
      </w:r>
      <w:r w:rsidRPr="007D7F7D">
        <w:rPr>
          <w:rFonts w:cs="Times New Roman"/>
        </w:rPr>
        <w:t xml:space="preserve"> over the spectral range of interest. </w:t>
      </w:r>
      <w:r w:rsidRPr="007D7F7D">
        <w:rPr>
          <w:rFonts w:cs="Times New Roman"/>
        </w:rPr>
        <w:t>However,</w:t>
      </w:r>
      <w:r w:rsidRPr="007D7F7D">
        <w:rPr>
          <w:rFonts w:cs="Times New Roman"/>
        </w:rPr>
        <w:t xml:space="preserve"> in this work, linear interpolation </w:t>
      </w:r>
      <w:r w:rsidR="00CF7180">
        <w:rPr>
          <w:rFonts w:cs="Times New Roman"/>
        </w:rPr>
        <w:t>i</w:t>
      </w:r>
      <w:r w:rsidRPr="007D7F7D">
        <w:rPr>
          <w:rFonts w:cs="Times New Roman"/>
        </w:rPr>
        <w:t xml:space="preserve">s used </w:t>
      </w:r>
      <w:r w:rsidRPr="007D7F7D">
        <w:rPr>
          <w:rFonts w:cs="Times New Roman"/>
        </w:rPr>
        <w:t>because</w:t>
      </w:r>
      <w:r w:rsidRPr="007D7F7D">
        <w:rPr>
          <w:rFonts w:cs="Times New Roman"/>
        </w:rPr>
        <w:t xml:space="preserve"> all the dataset</w:t>
      </w:r>
      <w:r>
        <w:rPr>
          <w:rFonts w:eastAsia="MS Mincho" w:cs="Times New Roman"/>
          <w:color w:val="000000"/>
        </w:rPr>
        <w:t>s</w:t>
      </w:r>
      <w:r>
        <w:rPr>
          <w:rFonts w:eastAsia="MS Mincho" w:cs="Times New Roman"/>
          <w:color w:val="000000"/>
        </w:rPr>
        <w:t xml:space="preserve"> used ha</w:t>
      </w:r>
      <w:r w:rsidR="00CF7180">
        <w:rPr>
          <w:rFonts w:cs="Times New Roman"/>
        </w:rPr>
        <w:t>ve</w:t>
      </w:r>
      <w:r w:rsidRPr="007D7F7D">
        <w:rPr>
          <w:rFonts w:cs="Times New Roman"/>
        </w:rPr>
        <w:t xml:space="preserve"> measurement interval of less than 4 nm. Figure 1 shows their </w:t>
      </w:r>
      <w:r w:rsidR="00971FC9">
        <w:rPr>
          <w:rFonts w:cs="Times New Roman"/>
        </w:rPr>
        <w:t>complex refractive indices</w:t>
      </w:r>
      <w:r w:rsidRPr="007D7F7D">
        <w:rPr>
          <w:rFonts w:cs="Times New Roman"/>
        </w:rPr>
        <w:t xml:space="preserve"> from 300 to 1700 nm using </w:t>
      </w:r>
      <w:r>
        <w:rPr>
          <w:rFonts w:eastAsia="MS Mincho" w:cs="Times New Roman"/>
          <w:color w:val="000000"/>
        </w:rPr>
        <w:t xml:space="preserve">the </w:t>
      </w:r>
      <w:r>
        <w:rPr>
          <w:rFonts w:eastAsia="MS Mincho" w:cs="Times New Roman"/>
          <w:color w:val="000000"/>
        </w:rPr>
        <w:t xml:space="preserve">dataset from </w:t>
      </w:r>
      <w:r w:rsidRPr="007D7F7D">
        <w:rPr>
          <w:rFonts w:cs="Times New Roman"/>
        </w:rPr>
        <w:fldChar w:fldCharType="begin"/>
      </w:r>
      <w:r w:rsidRPr="007D7F7D">
        <w:rPr>
          <w:rFonts w:cs="Times New Roman"/>
        </w:rPr>
        <w:instrText xml:space="preserve"> ADDIN EN.CITE &lt;EndNote&gt;&lt;Cite AuthorYear="1"&gt;&lt;Author&gt;Delaney&lt;/Author&gt;&lt;Year&gt;2020&lt;/Year&gt;&lt;RecNum&gt;64&lt;/RecNum&gt;&lt;DisplayText&gt;Delaney, et al. [19]&lt;/DisplayText&gt;&lt;record&gt;&lt;rec-number&gt;64&lt;/rec-number&gt;&lt;foreign-keys&gt;&lt;key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Pr="007D7F7D">
        <w:rPr>
          <w:rFonts w:cs="Times New Roman"/>
          <w:noProof/>
        </w:rPr>
        <w:t>Delaney</w:t>
      </w:r>
      <w:r w:rsidRPr="007D7F7D">
        <w:rPr>
          <w:rFonts w:cs="Times New Roman"/>
          <w:noProof/>
        </w:rPr>
        <w:t>,</w:t>
      </w:r>
      <w:r w:rsidRPr="007D7F7D">
        <w:rPr>
          <w:rFonts w:cs="Times New Roman"/>
          <w:noProof/>
        </w:rPr>
        <w:t xml:space="preserve"> et al. [19]</w:t>
      </w:r>
      <w:r w:rsidRPr="007D7F7D">
        <w:rPr>
          <w:rFonts w:cs="Times New Roman"/>
        </w:rPr>
        <w:fldChar w:fldCharType="end"/>
      </w:r>
      <w:r w:rsidR="007D6D4F">
        <w:rPr>
          <w:rFonts w:cs="Times New Roman"/>
        </w:rPr>
        <w:t xml:space="preserve">, </w:t>
      </w:r>
      <w:r>
        <w:rPr>
          <w:rFonts w:eastAsia="MS Mincho" w:cs="Times New Roman"/>
          <w:color w:val="000000"/>
        </w:rPr>
        <w:t xml:space="preserve">where </w:t>
      </w:r>
      <w:r w:rsidR="007D6D4F">
        <w:rPr>
          <w:rFonts w:cs="Times New Roman"/>
        </w:rPr>
        <w:t>the</w:t>
      </w:r>
      <w:r w:rsidR="007D6D4F" w:rsidRPr="007D7F7D">
        <w:rPr>
          <w:rFonts w:cs="Times New Roman"/>
        </w:rPr>
        <w:t xml:space="preserve"> complex refractive </w:t>
      </w:r>
      <w:r w:rsidR="007D6D4F" w:rsidRPr="007D7F7D">
        <w:rPr>
          <w:rFonts w:cs="Times New Roman"/>
        </w:rPr>
        <w:t>indices</w:t>
      </w:r>
      <w:r w:rsidR="007D6D4F" w:rsidRPr="007D7F7D">
        <w:rPr>
          <w:rFonts w:cs="Times New Roman"/>
        </w:rPr>
        <w:t xml:space="preserve"> at 1064 nm are </w:t>
      </w:r>
      <w:r w:rsidR="007D6D4F" w:rsidRPr="007D7F7D">
        <w:rPr>
          <w:rFonts w:cs="Times New Roman"/>
          <w:i/>
          <w:iCs/>
        </w:rPr>
        <w:t>ñ</w:t>
      </w:r>
      <w:r w:rsidR="007D6D4F" w:rsidRPr="007D7F7D">
        <w:rPr>
          <w:rFonts w:cs="Times New Roman"/>
          <w:i/>
          <w:iCs/>
          <w:vertAlign w:val="subscript"/>
        </w:rPr>
        <w:t>amo</w:t>
      </w:r>
      <w:r w:rsidR="007D6D4F" w:rsidRPr="007D7F7D">
        <w:rPr>
          <w:rFonts w:cs="Times New Roman"/>
          <w:i/>
          <w:iCs/>
        </w:rPr>
        <w:t xml:space="preserve"> = </w:t>
      </w:r>
      <w:r w:rsidR="007D6D4F" w:rsidRPr="007D7F7D">
        <w:rPr>
          <w:rFonts w:cs="Times New Roman"/>
        </w:rPr>
        <w:t xml:space="preserve">3.370 + 0.000i and </w:t>
      </w:r>
      <w:r w:rsidR="007D6D4F" w:rsidRPr="007D7F7D">
        <w:rPr>
          <w:rFonts w:cs="Times New Roman"/>
          <w:i/>
          <w:iCs/>
        </w:rPr>
        <w:t>ñ</w:t>
      </w:r>
      <w:r w:rsidR="007D6D4F" w:rsidRPr="007D7F7D">
        <w:rPr>
          <w:rFonts w:cs="Times New Roman"/>
          <w:i/>
          <w:iCs/>
          <w:vertAlign w:val="subscript"/>
        </w:rPr>
        <w:t>cry</w:t>
      </w:r>
      <w:r w:rsidR="007D6D4F" w:rsidRPr="007D7F7D">
        <w:rPr>
          <w:rFonts w:cs="Times New Roman"/>
          <w:i/>
          <w:iCs/>
        </w:rPr>
        <w:t xml:space="preserve"> = </w:t>
      </w:r>
      <w:r w:rsidR="007D6D4F" w:rsidRPr="007D7F7D">
        <w:rPr>
          <w:rFonts w:cs="Times New Roman"/>
        </w:rPr>
        <w:t>4.308 + 0.010i.</w:t>
      </w:r>
      <w:r w:rsidRPr="007D7F7D">
        <w:rPr>
          <w:rFonts w:cs="Times New Roman"/>
        </w:rPr>
        <w:t xml:space="preserve"> </w:t>
      </w:r>
      <w:r w:rsidR="007D6D4F">
        <w:rPr>
          <w:rFonts w:cs="Times New Roman"/>
        </w:rPr>
        <w:t>The b</w:t>
      </w:r>
      <w:r w:rsidRPr="007D7F7D">
        <w:rPr>
          <w:rFonts w:cs="Times New Roman"/>
        </w:rPr>
        <w:t xml:space="preserve">lue lines represent </w:t>
      </w:r>
      <w:r>
        <w:rPr>
          <w:rFonts w:eastAsia="MS Mincho" w:cs="Times New Roman"/>
          <w:color w:val="000000"/>
        </w:rPr>
        <w:t>real refractive index (</w:t>
      </w:r>
      <w:r w:rsidRPr="007D7F7D">
        <w:rPr>
          <w:rFonts w:cs="Times New Roman"/>
          <w:i/>
          <w:iCs/>
        </w:rPr>
        <w:t>n</w:t>
      </w:r>
      <w:r w:rsidRPr="007D7F7D">
        <w:rPr>
          <w:rFonts w:cs="Times New Roman"/>
        </w:rPr>
        <w:t xml:space="preserve">) and </w:t>
      </w:r>
      <w:r>
        <w:rPr>
          <w:rFonts w:eastAsia="MS Mincho" w:cs="Times New Roman"/>
          <w:color w:val="000000"/>
        </w:rPr>
        <w:t xml:space="preserve">the </w:t>
      </w:r>
      <w:r>
        <w:rPr>
          <w:rFonts w:eastAsia="MS Mincho" w:cs="Times New Roman"/>
          <w:color w:val="000000"/>
        </w:rPr>
        <w:t>red lines represent imaginary extinction coefficient (</w:t>
      </w:r>
      <w:r w:rsidRPr="007D7F7D">
        <w:rPr>
          <w:rFonts w:cs="Times New Roman"/>
          <w:i/>
          <w:iCs/>
        </w:rPr>
        <w:t>k</w:t>
      </w:r>
      <w:r w:rsidRPr="007D7F7D">
        <w:rPr>
          <w:rFonts w:cs="Times New Roman"/>
        </w:rPr>
        <w:t xml:space="preserve">). In amorphous phase (Fig. 1a), the refractive index increases from ~2.4 at 300 nm to a peak of ~4.0 at 600 nm and gradually decreases to a stable value of ~3.3 above 1200 nm, indicating a strong dispersion near the band edge of visible spectrum and a weaker dispersion in the NIR spectrum. The extinction coefficient starts from ~2.1 at 300 </w:t>
      </w:r>
      <w:r w:rsidR="0073173D" w:rsidRPr="007D7F7D">
        <w:rPr>
          <w:rFonts w:cs="Times New Roman"/>
        </w:rPr>
        <w:t>nm</w:t>
      </w:r>
      <w:r w:rsidR="0073173D">
        <w:rPr>
          <w:rFonts w:eastAsia="MS Mincho" w:cs="Times New Roman"/>
          <w:color w:val="000000"/>
        </w:rPr>
        <w:t xml:space="preserve"> and</w:t>
      </w:r>
      <w:r>
        <w:rPr>
          <w:rFonts w:eastAsia="MS Mincho" w:cs="Times New Roman"/>
          <w:color w:val="000000"/>
        </w:rPr>
        <w:t xml:space="preserve"> drop</w:t>
      </w:r>
      <w:r w:rsidRPr="007D7F7D">
        <w:rPr>
          <w:rFonts w:cs="Times New Roman"/>
        </w:rPr>
        <w:t>s</w:t>
      </w:r>
      <w:r w:rsidRPr="007D7F7D">
        <w:rPr>
          <w:rFonts w:cs="Times New Roman"/>
        </w:rPr>
        <w:t xml:space="preserve"> to zero at </w:t>
      </w:r>
      <w:r w:rsidR="0073173D">
        <w:rPr>
          <w:rFonts w:cs="Times New Roman"/>
        </w:rPr>
        <w:t>~</w:t>
      </w:r>
      <w:r w:rsidRPr="007D7F7D">
        <w:rPr>
          <w:rFonts w:cs="Times New Roman"/>
        </w:rPr>
        <w:t xml:space="preserve">850 nm. In the crystalline phase (Fig. 1b), the refractive index at the UV wavelengths </w:t>
      </w:r>
      <w:r w:rsidR="0073173D">
        <w:rPr>
          <w:rFonts w:cs="Times New Roman"/>
        </w:rPr>
        <w:t>is</w:t>
      </w:r>
      <w:r w:rsidRPr="007D7F7D">
        <w:rPr>
          <w:rFonts w:cs="Times New Roman"/>
        </w:rPr>
        <w:t xml:space="preserve"> </w:t>
      </w:r>
      <w:r w:rsidR="0073173D">
        <w:rPr>
          <w:rFonts w:cs="Times New Roman"/>
        </w:rPr>
        <w:t>around</w:t>
      </w:r>
      <w:r w:rsidRPr="007D7F7D">
        <w:rPr>
          <w:rFonts w:cs="Times New Roman"/>
        </w:rPr>
        <w:t xml:space="preserve"> the same value as </w:t>
      </w:r>
      <w:r w:rsidR="0073173D">
        <w:rPr>
          <w:rFonts w:cs="Times New Roman"/>
        </w:rPr>
        <w:t>the</w:t>
      </w:r>
      <w:r w:rsidRPr="007D7F7D">
        <w:rPr>
          <w:rFonts w:cs="Times New Roman"/>
        </w:rPr>
        <w:t xml:space="preserve"> </w:t>
      </w:r>
      <w:r>
        <w:rPr>
          <w:rFonts w:eastAsia="MS Mincho" w:cs="Times New Roman"/>
          <w:color w:val="000000"/>
        </w:rPr>
        <w:t>amorphous phase but reache</w:t>
      </w:r>
      <w:r w:rsidRPr="007D7F7D">
        <w:rPr>
          <w:rFonts w:cs="Times New Roman"/>
        </w:rPr>
        <w:t>s</w:t>
      </w:r>
      <w:r w:rsidRPr="007D7F7D">
        <w:rPr>
          <w:rFonts w:cs="Times New Roman"/>
        </w:rPr>
        <w:t xml:space="preserve"> a higher peak of ~5.1 at around 660 nm</w:t>
      </w:r>
      <w:r w:rsidRPr="007D7F7D">
        <w:rPr>
          <w:rFonts w:cs="Times New Roman"/>
        </w:rPr>
        <w:t>;</w:t>
      </w:r>
      <w:r w:rsidRPr="007D7F7D">
        <w:rPr>
          <w:rFonts w:cs="Times New Roman"/>
        </w:rPr>
        <w:t xml:space="preserve"> it then drop</w:t>
      </w:r>
      <w:r w:rsidRPr="007D7F7D">
        <w:rPr>
          <w:rFonts w:cs="Times New Roman"/>
        </w:rPr>
        <w:t>s</w:t>
      </w:r>
      <w:r w:rsidRPr="007D7F7D">
        <w:rPr>
          <w:rFonts w:cs="Times New Roman"/>
        </w:rPr>
        <w:t xml:space="preserve"> to a stable of ~4.1 in the NIR spectrum. The k-index of </w:t>
      </w:r>
      <w:r>
        <w:rPr>
          <w:rFonts w:eastAsia="MS Mincho" w:cs="Times New Roman"/>
          <w:color w:val="000000"/>
        </w:rPr>
        <w:t xml:space="preserve">crystalline phase peaked at </w:t>
      </w:r>
      <w:r w:rsidR="0073173D">
        <w:rPr>
          <w:rFonts w:cs="Times New Roman"/>
        </w:rPr>
        <w:t>~</w:t>
      </w:r>
      <w:r w:rsidRPr="007D7F7D">
        <w:rPr>
          <w:rFonts w:cs="Times New Roman"/>
        </w:rPr>
        <w:t>3.1 in the near-UV spectrum and rapidly approached zero above 900 nm.</w:t>
      </w:r>
    </w:p>
    <w:p w14:paraId="2CD45A13" w14:textId="77777777" w:rsidR="003F5BBB" w:rsidRPr="007D7F7D" w:rsidRDefault="003F5BBB" w:rsidP="003F5BBB">
      <w:pPr>
        <w:pStyle w:val="10BodySubsequentParagraph"/>
        <w:rPr>
          <w:rFonts w:cs="Times New Roman"/>
        </w:rPr>
      </w:pPr>
    </w:p>
    <w:p w14:paraId="00D386EC" w14:textId="48793712" w:rsidR="005B7EE9" w:rsidRPr="007D7F7D" w:rsidRDefault="00000000" w:rsidP="002C2AE2">
      <w:pPr>
        <w:pStyle w:val="11Figure"/>
        <w:rPr>
          <w:rFonts w:cs="Times New Roman"/>
        </w:rPr>
      </w:pPr>
      <w:r>
        <w:rPr>
          <w:rFonts w:cs="Times New Roman"/>
          <w:noProof/>
        </w:rPr>
        <w:drawing>
          <wp:inline distT="0" distB="0" distL="0" distR="0" wp14:anchorId="242E4901" wp14:editId="1EB37F83">
            <wp:extent cx="4574691" cy="2448000"/>
            <wp:effectExtent l="0" t="0" r="0" b="0"/>
            <wp:docPr id="21284541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4173" name="Picture 2128454173"/>
                    <pic:cNvPicPr/>
                  </pic:nvPicPr>
                  <pic:blipFill>
                    <a:blip r:embed="rId6"/>
                    <a:stretch>
                      <a:fillRect/>
                    </a:stretch>
                  </pic:blipFill>
                  <pic:spPr>
                    <a:xfrm>
                      <a:off x="0" y="0"/>
                      <a:ext cx="4574691" cy="2448000"/>
                    </a:xfrm>
                    <a:prstGeom prst="rect">
                      <a:avLst/>
                    </a:prstGeom>
                  </pic:spPr>
                </pic:pic>
              </a:graphicData>
            </a:graphic>
          </wp:inline>
        </w:drawing>
      </w:r>
    </w:p>
    <w:p w14:paraId="4DEBBE29" w14:textId="7C21CB28" w:rsidR="005B7EE9" w:rsidRPr="007D7F7D" w:rsidRDefault="00000000" w:rsidP="0034523F">
      <w:pPr>
        <w:pStyle w:val="12FigureCaptionLong"/>
        <w:rPr>
          <w:rFonts w:cs="Times New Roman"/>
        </w:rPr>
      </w:pPr>
      <w:r w:rsidRPr="007D7F7D">
        <w:rPr>
          <w:rFonts w:cs="Times New Roman"/>
          <w:b/>
          <w:bCs/>
        </w:rPr>
        <w:t>Fig. 1.</w:t>
      </w:r>
      <w:r w:rsidRPr="007D7F7D">
        <w:rPr>
          <w:rFonts w:cs="Times New Roman"/>
        </w:rPr>
        <w:t xml:space="preserve"> Complex refractive index of Sb2Se3 in (a) amorphous, and (b) crystalline phases. </w:t>
      </w:r>
      <w:r w:rsidR="005651D0">
        <w:rPr>
          <w:rFonts w:cs="Times New Roman"/>
        </w:rPr>
        <w:t>G</w:t>
      </w:r>
      <w:r w:rsidRPr="007D7F7D">
        <w:rPr>
          <w:rFonts w:cs="Times New Roman"/>
        </w:rPr>
        <w:t xml:space="preserve">raphs are plotted from experimental data </w:t>
      </w:r>
      <w:r w:rsidR="007D6D4F">
        <w:rPr>
          <w:rFonts w:cs="Times New Roman"/>
        </w:rPr>
        <w:t>of</w:t>
      </w:r>
      <w:r w:rsidRPr="007D7F7D">
        <w:rPr>
          <w:rFonts w:cs="Times New Roman"/>
        </w:rPr>
        <w:t xml:space="preserve"> </w:t>
      </w:r>
      <w:r w:rsidR="00C6001B" w:rsidRPr="007D7F7D">
        <w:rPr>
          <w:rFonts w:cs="Times New Roman"/>
        </w:rPr>
        <w:fldChar w:fldCharType="begin"/>
      </w:r>
      <w:r w:rsidR="00C6001B" w:rsidRPr="007D7F7D">
        <w:rPr>
          <w:rFonts w:cs="Times New Roman"/>
        </w:rPr>
        <w:instrText xml:space="preserve"> ADDIN EN.CITE &lt;EndNote&gt;&lt;Cite AuthorYear="1"&gt;&lt;Author&gt;Delaney&lt;/Author&gt;&lt;Year&gt;2020&lt;/Year&gt;&lt;RecNum&gt;64&lt;/RecNum&gt;&lt;DisplayText&gt;Delaney, et al. [19]&lt;/DisplayText&gt;&lt;record&gt;&lt;rec-number&gt;64&lt;/rec-number&gt;&lt;foreign-keys&gt;&lt;key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C6001B" w:rsidRPr="007D7F7D">
        <w:rPr>
          <w:rFonts w:cs="Times New Roman"/>
        </w:rPr>
        <w:fldChar w:fldCharType="separate"/>
      </w:r>
      <w:r w:rsidR="00C6001B" w:rsidRPr="007D7F7D">
        <w:rPr>
          <w:rFonts w:cs="Times New Roman"/>
          <w:noProof/>
        </w:rPr>
        <w:t>Delaney, et al. [19]</w:t>
      </w:r>
      <w:r w:rsidR="00C6001B" w:rsidRPr="007D7F7D">
        <w:rPr>
          <w:rFonts w:cs="Times New Roman"/>
        </w:rPr>
        <w:fldChar w:fldCharType="end"/>
      </w:r>
      <w:r w:rsidRPr="007D7F7D">
        <w:rPr>
          <w:rFonts w:cs="Times New Roman"/>
        </w:rPr>
        <w:t>.</w:t>
      </w:r>
    </w:p>
    <w:p w14:paraId="5222ED70" w14:textId="77777777" w:rsidR="0034523F" w:rsidRPr="007D7F7D" w:rsidRDefault="0034523F" w:rsidP="0034523F">
      <w:pPr>
        <w:pStyle w:val="10BodySubsequentParagraph"/>
        <w:rPr>
          <w:rFonts w:cs="Times New Roman"/>
        </w:rPr>
      </w:pPr>
    </w:p>
    <w:p w14:paraId="7538386A" w14:textId="501BD269" w:rsidR="00FF77D2" w:rsidRPr="007D7F7D" w:rsidRDefault="00000000" w:rsidP="00FF77D2">
      <w:pPr>
        <w:pStyle w:val="10BodySubsequentParagraph"/>
        <w:rPr>
          <w:rFonts w:cs="Times New Roman"/>
        </w:rPr>
      </w:pPr>
      <w:r w:rsidRPr="007D7F7D">
        <w:rPr>
          <w:rFonts w:cs="Times New Roman"/>
        </w:rPr>
        <w:t>The refractive index contrasts (</w:t>
      </w:r>
      <w:r w:rsidRPr="007D7F7D">
        <w:rPr>
          <w:rFonts w:cs="Times New Roman"/>
          <w:i/>
          <w:iCs/>
        </w:rPr>
        <w:t>Δn = n</w:t>
      </w:r>
      <w:r w:rsidRPr="007D7F7D">
        <w:rPr>
          <w:rFonts w:cs="Times New Roman"/>
          <w:i/>
          <w:iCs/>
          <w:vertAlign w:val="subscript"/>
        </w:rPr>
        <w:t>c</w:t>
      </w:r>
      <w:r w:rsidRPr="007D7F7D">
        <w:rPr>
          <w:rFonts w:cs="Times New Roman"/>
          <w:i/>
          <w:iCs/>
        </w:rPr>
        <w:t xml:space="preserve"> - n</w:t>
      </w:r>
      <w:r w:rsidRPr="007D7F7D">
        <w:rPr>
          <w:rFonts w:cs="Times New Roman"/>
          <w:i/>
          <w:iCs/>
          <w:vertAlign w:val="subscript"/>
        </w:rPr>
        <w:t>a</w:t>
      </w:r>
      <w:r w:rsidRPr="007D7F7D">
        <w:rPr>
          <w:rFonts w:cs="Times New Roman"/>
        </w:rPr>
        <w:t xml:space="preserve">) are large and stable from the visible through IR spectra, and the extinction coefficients are large in the near-UV </w:t>
      </w:r>
      <w:r>
        <w:rPr>
          <w:rFonts w:eastAsia="MS Mincho" w:cs="Times New Roman"/>
          <w:color w:val="000000"/>
        </w:rPr>
        <w:t xml:space="preserve">region </w:t>
      </w:r>
      <w:r>
        <w:rPr>
          <w:rFonts w:eastAsia="MS Mincho" w:cs="Times New Roman"/>
          <w:color w:val="000000"/>
        </w:rPr>
        <w:t>but fall</w:t>
      </w:r>
      <w:r w:rsidRPr="007D7F7D">
        <w:rPr>
          <w:rFonts w:cs="Times New Roman"/>
        </w:rPr>
        <w:t xml:space="preserve"> to zero around </w:t>
      </w:r>
      <w:r>
        <w:rPr>
          <w:rFonts w:eastAsia="MS Mincho" w:cs="Times New Roman"/>
          <w:color w:val="000000"/>
        </w:rPr>
        <w:t xml:space="preserve">the </w:t>
      </w:r>
      <w:r>
        <w:rPr>
          <w:rFonts w:eastAsia="MS Mincho" w:cs="Times New Roman"/>
          <w:color w:val="000000"/>
        </w:rPr>
        <w:t xml:space="preserve">NIR spectrum for both phases, with </w:t>
      </w:r>
      <w:r>
        <w:rPr>
          <w:rFonts w:eastAsia="MS Mincho" w:cs="Times New Roman"/>
          <w:color w:val="000000"/>
        </w:rPr>
        <w:t xml:space="preserve">the </w:t>
      </w:r>
      <w:r>
        <w:rPr>
          <w:rFonts w:eastAsia="MS Mincho" w:cs="Times New Roman"/>
          <w:color w:val="000000"/>
        </w:rPr>
        <w:t xml:space="preserve">crystalline phase exhibiting higher absorption in the visible spectrum. </w:t>
      </w:r>
      <w:r w:rsidRPr="007D7F7D">
        <w:rPr>
          <w:rFonts w:cs="Times New Roman"/>
        </w:rPr>
        <w:t>Thus</w:t>
      </w:r>
      <w:r w:rsidRPr="007D7F7D">
        <w:rPr>
          <w:rFonts w:cs="Times New Roman"/>
        </w:rPr>
        <w:t xml:space="preserve">, </w:t>
      </w:r>
      <w:r w:rsidRPr="007D7F7D">
        <w:rPr>
          <w:rFonts w:cs="Times New Roman"/>
        </w:rPr>
        <w:t xml:space="preserve">when </w:t>
      </w:r>
      <w:r w:rsidRPr="007D7F7D">
        <w:rPr>
          <w:rFonts w:cs="Times New Roman"/>
        </w:rPr>
        <w:t xml:space="preserve">compared </w:t>
      </w:r>
      <w:r w:rsidRPr="007D7F7D">
        <w:rPr>
          <w:rFonts w:cs="Times New Roman"/>
        </w:rPr>
        <w:t>to</w:t>
      </w:r>
      <w:r w:rsidRPr="007D7F7D">
        <w:rPr>
          <w:rFonts w:cs="Times New Roman"/>
        </w:rPr>
        <w:t xml:space="preserve"> other PCMs,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several advantages when operating in </w:t>
      </w:r>
      <w:r>
        <w:rPr>
          <w:rFonts w:eastAsia="MS Mincho" w:cs="Times New Roman"/>
          <w:color w:val="000000"/>
        </w:rPr>
        <w:t xml:space="preserve">the </w:t>
      </w:r>
      <w:r>
        <w:rPr>
          <w:rFonts w:eastAsia="MS Mincho" w:cs="Times New Roman"/>
          <w:color w:val="000000"/>
        </w:rPr>
        <w:t xml:space="preserve">NIR and IR wavelengths. The large </w:t>
      </w:r>
      <w:r w:rsidRPr="007D7F7D">
        <w:rPr>
          <w:rFonts w:cs="Times New Roman"/>
          <w:i/>
          <w:iCs/>
        </w:rPr>
        <w:t>Δn</w:t>
      </w:r>
      <w:r w:rsidRPr="007D7F7D">
        <w:rPr>
          <w:rFonts w:cs="Times New Roman"/>
        </w:rPr>
        <w:t xml:space="preserve"> and low </w:t>
      </w:r>
      <w:r w:rsidRPr="007D7F7D">
        <w:rPr>
          <w:rFonts w:cs="Times New Roman"/>
          <w:i/>
          <w:iCs/>
        </w:rPr>
        <w:t>k</w:t>
      </w:r>
      <w:r w:rsidRPr="007D7F7D">
        <w:rPr>
          <w:rFonts w:cs="Times New Roman"/>
        </w:rPr>
        <w:t xml:space="preserve"> starting from NIR </w:t>
      </w:r>
      <w:r w:rsidRPr="007D7F7D">
        <w:rPr>
          <w:rFonts w:cs="Times New Roman"/>
        </w:rPr>
        <w:lastRenderedPageBreak/>
        <w:t xml:space="preserve">wavelengths enable a device to operate in two modes with little to no optical loss, </w:t>
      </w:r>
      <w:r>
        <w:rPr>
          <w:rFonts w:eastAsia="MS Mincho" w:cs="Times New Roman"/>
          <w:color w:val="000000"/>
        </w:rPr>
        <w:t xml:space="preserve">and a </w:t>
      </w:r>
      <w:r>
        <w:rPr>
          <w:rFonts w:eastAsia="MS Mincho" w:cs="Times New Roman"/>
          <w:color w:val="000000"/>
        </w:rPr>
        <w:t xml:space="preserve">stable </w:t>
      </w:r>
      <w:r w:rsidRPr="007D7F7D">
        <w:rPr>
          <w:rFonts w:cs="Times New Roman"/>
          <w:i/>
          <w:iCs/>
        </w:rPr>
        <w:t>Δn</w:t>
      </w:r>
      <w:r w:rsidRPr="007D7F7D">
        <w:rPr>
          <w:rFonts w:cs="Times New Roman"/>
        </w:rPr>
        <w:t xml:space="preserve"> also helps with broadband designs.</w:t>
      </w:r>
    </w:p>
    <w:p w14:paraId="6FE8A840" w14:textId="4E9EEB3D" w:rsidR="0034523F" w:rsidRPr="007D7F7D" w:rsidRDefault="00000000" w:rsidP="008C1DFB">
      <w:pPr>
        <w:pStyle w:val="08SectionHeader2"/>
        <w:rPr>
          <w:rFonts w:ascii="Times New Roman" w:hAnsi="Times New Roman" w:cs="Times New Roman"/>
        </w:rPr>
      </w:pPr>
      <w:r w:rsidRPr="007D7F7D">
        <w:rPr>
          <w:rFonts w:ascii="Times New Roman" w:hAnsi="Times New Roman" w:cs="Times New Roman"/>
        </w:rPr>
        <w:t>2.2 Single-layer antireflection design</w:t>
      </w:r>
    </w:p>
    <w:p w14:paraId="7E831946" w14:textId="7BC4120D" w:rsidR="0034523F" w:rsidRPr="007D7F7D" w:rsidRDefault="00000000" w:rsidP="0034523F">
      <w:pPr>
        <w:pStyle w:val="09BodyFirstParagraph"/>
        <w:rPr>
          <w:rFonts w:cs="Times New Roman"/>
        </w:rPr>
      </w:pPr>
      <w:r w:rsidRPr="007D7F7D">
        <w:rPr>
          <w:rFonts w:cs="Times New Roman"/>
        </w:rPr>
        <w:t xml:space="preserve">In designing </w:t>
      </w:r>
      <w:r w:rsidR="00971FC9">
        <w:rPr>
          <w:rFonts w:cs="Times New Roman"/>
        </w:rPr>
        <w:t xml:space="preserve">most </w:t>
      </w:r>
      <w:r w:rsidRPr="007D7F7D">
        <w:rPr>
          <w:rFonts w:cs="Times New Roman"/>
        </w:rPr>
        <w:t xml:space="preserve">optical devices, </w:t>
      </w:r>
      <w:r w:rsidR="00971FC9">
        <w:rPr>
          <w:rFonts w:cs="Times New Roman"/>
        </w:rPr>
        <w:t xml:space="preserve">the goal </w:t>
      </w:r>
      <w:r w:rsidR="00971FC9">
        <w:rPr>
          <w:rFonts w:cs="Times New Roman"/>
        </w:rPr>
        <w:t>is</w:t>
      </w:r>
      <w:r w:rsidR="00971FC9">
        <w:rPr>
          <w:rFonts w:cs="Times New Roman"/>
        </w:rPr>
        <w:t xml:space="preserve"> to </w:t>
      </w:r>
      <w:r>
        <w:rPr>
          <w:rFonts w:eastAsia="MS Mincho" w:cs="Times New Roman"/>
          <w:color w:val="000000"/>
        </w:rPr>
        <w:t xml:space="preserve">create </w:t>
      </w:r>
      <w:r>
        <w:rPr>
          <w:rFonts w:eastAsia="MS Mincho" w:cs="Times New Roman"/>
          <w:color w:val="000000"/>
        </w:rPr>
        <w:t>either</w:t>
      </w:r>
      <w:r w:rsidR="00971FC9">
        <w:rPr>
          <w:rFonts w:cs="Times New Roman"/>
        </w:rPr>
        <w:t xml:space="preserve"> antireflection (AR) or high</w:t>
      </w:r>
      <w:r w:rsidR="00971FC9">
        <w:rPr>
          <w:rFonts w:cs="Times New Roman"/>
        </w:rPr>
        <w:t>-</w:t>
      </w:r>
      <w:r w:rsidR="00971FC9">
        <w:rPr>
          <w:rFonts w:cs="Times New Roman"/>
        </w:rPr>
        <w:t>reflection condition</w:t>
      </w:r>
      <w:r>
        <w:rPr>
          <w:rFonts w:eastAsia="MS Mincho" w:cs="Times New Roman"/>
          <w:color w:val="000000"/>
        </w:rPr>
        <w:t>s</w:t>
      </w:r>
      <w:r>
        <w:rPr>
          <w:rFonts w:eastAsia="MS Mincho" w:cs="Times New Roman"/>
          <w:color w:val="000000"/>
        </w:rPr>
        <w:t>. For two-mode optical devices</w:t>
      </w:r>
      <w:r w:rsidRPr="007D7F7D">
        <w:rPr>
          <w:rFonts w:cs="Times New Roman"/>
        </w:rPr>
        <w:t xml:space="preserve">, </w:t>
      </w:r>
      <w:r w:rsidR="0073173D">
        <w:rPr>
          <w:rFonts w:cs="Times New Roman"/>
        </w:rPr>
        <w:t>i.e.,</w:t>
      </w:r>
      <w:r w:rsidRPr="007D7F7D">
        <w:rPr>
          <w:rFonts w:cs="Times New Roman"/>
        </w:rPr>
        <w:t xml:space="preserve"> tunable optical filters, both ON and OFF modes do not </w:t>
      </w:r>
      <w:r w:rsidR="0073173D">
        <w:rPr>
          <w:rFonts w:cs="Times New Roman"/>
        </w:rPr>
        <w:t>utilize</w:t>
      </w:r>
      <w:r w:rsidRPr="007D7F7D">
        <w:rPr>
          <w:rFonts w:cs="Times New Roman"/>
        </w:rPr>
        <w:t xml:space="preserve"> </w:t>
      </w:r>
      <w:r w:rsidR="00971FC9">
        <w:rPr>
          <w:rFonts w:cs="Times New Roman"/>
        </w:rPr>
        <w:t>reflection</w:t>
      </w:r>
      <w:r w:rsidRPr="007D7F7D">
        <w:rPr>
          <w:rFonts w:cs="Times New Roman"/>
        </w:rPr>
        <w:t xml:space="preserve"> for any purpose</w:t>
      </w:r>
      <w:r w:rsidR="0073173D">
        <w:rPr>
          <w:rFonts w:eastAsia="MS Mincho" w:cs="Times New Roman"/>
          <w:color w:val="000000"/>
        </w:rPr>
        <w:t>.</w:t>
      </w:r>
      <w:r>
        <w:rPr>
          <w:rFonts w:eastAsia="MS Mincho" w:cs="Times New Roman"/>
          <w:color w:val="000000"/>
        </w:rPr>
        <w:t xml:space="preserve"> </w:t>
      </w:r>
      <w:r w:rsidR="0073173D">
        <w:rPr>
          <w:rFonts w:eastAsia="MS Mincho" w:cs="Times New Roman"/>
          <w:color w:val="000000"/>
        </w:rPr>
        <w:t xml:space="preserve">So, </w:t>
      </w:r>
      <w:r w:rsidRPr="007D7F7D">
        <w:rPr>
          <w:rFonts w:cs="Times New Roman"/>
        </w:rPr>
        <w:t xml:space="preserve">the design </w:t>
      </w:r>
      <w:r w:rsidR="00E34547">
        <w:rPr>
          <w:rFonts w:cs="Times New Roman"/>
        </w:rPr>
        <w:t xml:space="preserve">goal </w:t>
      </w:r>
      <w:r w:rsidRPr="007D7F7D">
        <w:rPr>
          <w:rFonts w:cs="Times New Roman"/>
        </w:rPr>
        <w:t>will be</w:t>
      </w:r>
      <w:r w:rsidR="00E34547">
        <w:rPr>
          <w:rFonts w:cs="Times New Roman"/>
        </w:rPr>
        <w:t xml:space="preserve"> to create</w:t>
      </w:r>
      <w:r w:rsidRPr="007D7F7D">
        <w:rPr>
          <w:rFonts w:cs="Times New Roman"/>
        </w:rPr>
        <w:t xml:space="preserve"> antireflection. We </w:t>
      </w:r>
      <w:r w:rsidR="00E34547">
        <w:rPr>
          <w:rFonts w:cs="Times New Roman"/>
        </w:rPr>
        <w:t xml:space="preserve">can </w:t>
      </w:r>
      <w:r w:rsidRPr="007D7F7D">
        <w:rPr>
          <w:rFonts w:cs="Times New Roman"/>
        </w:rPr>
        <w:t xml:space="preserve">first consider </w:t>
      </w:r>
      <w:r w:rsidR="00E34547">
        <w:rPr>
          <w:rFonts w:cs="Times New Roman"/>
        </w:rPr>
        <w:t>the reflection</w:t>
      </w:r>
      <w:r w:rsidRPr="007D7F7D">
        <w:rPr>
          <w:rFonts w:cs="Times New Roman"/>
        </w:rPr>
        <w:t xml:space="preserve"> in the ON mode and then the reflectance contrast (</w:t>
      </w:r>
      <w:r w:rsidRPr="007D7F7D">
        <w:rPr>
          <w:rFonts w:cs="Times New Roman"/>
          <w:i/>
          <w:iCs/>
        </w:rPr>
        <w:t>Δ</w:t>
      </w:r>
      <w:r w:rsidR="00E34547">
        <w:rPr>
          <w:rFonts w:cs="Times New Roman"/>
          <w:i/>
          <w:iCs/>
        </w:rPr>
        <w:t>R</w:t>
      </w:r>
      <w:r w:rsidRPr="007D7F7D">
        <w:rPr>
          <w:rFonts w:cs="Times New Roman"/>
        </w:rPr>
        <w:t xml:space="preserve">) between </w:t>
      </w:r>
      <w:r>
        <w:rPr>
          <w:rFonts w:eastAsia="MS Mincho" w:cs="Times New Roman"/>
          <w:color w:val="000000"/>
        </w:rPr>
        <w:t xml:space="preserve">the </w:t>
      </w:r>
      <w:r>
        <w:rPr>
          <w:rFonts w:eastAsia="MS Mincho" w:cs="Times New Roman"/>
          <w:color w:val="000000"/>
        </w:rPr>
        <w:t>ON and OFF mode</w:t>
      </w:r>
      <w:r>
        <w:rPr>
          <w:rFonts w:eastAsia="MS Mincho" w:cs="Times New Roman"/>
          <w:color w:val="000000"/>
        </w:rPr>
        <w:t>s</w:t>
      </w:r>
      <w:r>
        <w:rPr>
          <w:rFonts w:eastAsia="MS Mincho" w:cs="Times New Roman"/>
          <w:color w:val="000000"/>
        </w:rPr>
        <w:t>.</w:t>
      </w:r>
    </w:p>
    <w:p w14:paraId="7C685EF5" w14:textId="16A7F383" w:rsidR="0034523F" w:rsidRPr="007D7F7D" w:rsidRDefault="00000000" w:rsidP="0034523F">
      <w:pPr>
        <w:pStyle w:val="10BodySubsequentParagraph"/>
        <w:rPr>
          <w:rFonts w:cs="Times New Roman"/>
        </w:rPr>
      </w:pPr>
      <w:r w:rsidRPr="007D7F7D">
        <w:rPr>
          <w:rFonts w:cs="Times New Roman"/>
        </w:rPr>
        <w:t xml:space="preserve">The simplest antireflection </w:t>
      </w:r>
      <w:r w:rsidR="00E34547">
        <w:rPr>
          <w:rFonts w:cs="Times New Roman"/>
        </w:rPr>
        <w:t xml:space="preserve">from a planar thin-film design </w:t>
      </w:r>
      <w:r w:rsidRPr="007D7F7D">
        <w:rPr>
          <w:rFonts w:cs="Times New Roman"/>
        </w:rPr>
        <w:t xml:space="preserve">is </w:t>
      </w:r>
      <w:r w:rsidR="00E34547">
        <w:rPr>
          <w:rFonts w:cs="Times New Roman"/>
        </w:rPr>
        <w:t xml:space="preserve">one </w:t>
      </w:r>
      <w:r w:rsidRPr="007D7F7D">
        <w:rPr>
          <w:rFonts w:cs="Times New Roman"/>
        </w:rPr>
        <w:t xml:space="preserve">film layer deposited on </w:t>
      </w:r>
      <w:r w:rsidR="00E34547">
        <w:rPr>
          <w:rFonts w:cs="Times New Roman"/>
        </w:rPr>
        <w:t xml:space="preserve">top of a </w:t>
      </w:r>
      <w:r w:rsidRPr="007D7F7D">
        <w:rPr>
          <w:rFonts w:cs="Times New Roman"/>
        </w:rPr>
        <w:t xml:space="preserve">substrate; both the film and </w:t>
      </w:r>
      <w:r>
        <w:rPr>
          <w:rFonts w:eastAsia="MS Mincho" w:cs="Times New Roman"/>
          <w:color w:val="000000"/>
        </w:rPr>
        <w:t xml:space="preserve">the </w:t>
      </w:r>
      <w:r>
        <w:rPr>
          <w:rFonts w:eastAsia="MS Mincho" w:cs="Times New Roman"/>
          <w:color w:val="000000"/>
        </w:rPr>
        <w:t xml:space="preserve">substrate should have </w:t>
      </w:r>
      <w:r w:rsidR="00E34547">
        <w:rPr>
          <w:rFonts w:cs="Times New Roman"/>
        </w:rPr>
        <w:t>zero</w:t>
      </w:r>
      <w:r w:rsidRPr="007D7F7D">
        <w:rPr>
          <w:rFonts w:cs="Times New Roman"/>
        </w:rPr>
        <w:t xml:space="preserve"> </w:t>
      </w:r>
      <w:r w:rsidR="00E34547">
        <w:rPr>
          <w:rFonts w:cs="Times New Roman"/>
        </w:rPr>
        <w:t>absorption</w:t>
      </w:r>
      <w:r w:rsidRPr="007D7F7D">
        <w:rPr>
          <w:rFonts w:cs="Times New Roman"/>
        </w:rPr>
        <w:t xml:space="preserve">. </w:t>
      </w:r>
      <w:r w:rsidR="002C544D">
        <w:rPr>
          <w:rFonts w:cs="Times New Roman"/>
        </w:rPr>
        <w:t>The diagram in the top right corner of Fig. 2 shows that a single-layer film reflects light at two interfaces</w:t>
      </w:r>
      <w:r w:rsidR="002C544D">
        <w:rPr>
          <w:rFonts w:cs="Times New Roman"/>
        </w:rPr>
        <w:t>:</w:t>
      </w:r>
      <w:r w:rsidR="002C544D">
        <w:rPr>
          <w:rFonts w:cs="Times New Roman"/>
        </w:rPr>
        <w:t xml:space="preserve"> the bottom interface between </w:t>
      </w:r>
      <w:r>
        <w:rPr>
          <w:rFonts w:eastAsia="MS Mincho" w:cs="Times New Roman"/>
          <w:color w:val="000000"/>
        </w:rPr>
        <w:t xml:space="preserve">the </w:t>
      </w:r>
      <w:r>
        <w:rPr>
          <w:rFonts w:eastAsia="MS Mincho" w:cs="Times New Roman"/>
          <w:color w:val="000000"/>
        </w:rPr>
        <w:t>film and substrate (R</w:t>
      </w:r>
      <w:r w:rsidR="002C544D" w:rsidRPr="002C544D">
        <w:rPr>
          <w:rFonts w:cs="Times New Roman"/>
          <w:vertAlign w:val="subscript"/>
        </w:rPr>
        <w:t>1</w:t>
      </w:r>
      <w:r w:rsidR="002C544D">
        <w:rPr>
          <w:rFonts w:cs="Times New Roman"/>
        </w:rPr>
        <w:t xml:space="preserve">) and the top interface between </w:t>
      </w:r>
      <w:r>
        <w:rPr>
          <w:rFonts w:eastAsia="MS Mincho" w:cs="Times New Roman"/>
          <w:color w:val="000000"/>
        </w:rPr>
        <w:t xml:space="preserve">the </w:t>
      </w:r>
      <w:r>
        <w:rPr>
          <w:rFonts w:eastAsia="MS Mincho" w:cs="Times New Roman"/>
          <w:color w:val="000000"/>
        </w:rPr>
        <w:t>air and film (R</w:t>
      </w:r>
      <w:r w:rsidR="002C544D" w:rsidRPr="002C544D">
        <w:rPr>
          <w:rFonts w:cs="Times New Roman"/>
          <w:vertAlign w:val="subscript"/>
        </w:rPr>
        <w:t>2</w:t>
      </w:r>
      <w:r w:rsidR="002C544D">
        <w:rPr>
          <w:rFonts w:cs="Times New Roman"/>
        </w:rPr>
        <w:t xml:space="preserve">). Antireflection occurs </w:t>
      </w:r>
      <w:r w:rsidR="00E34547">
        <w:rPr>
          <w:rFonts w:cs="Times New Roman"/>
        </w:rPr>
        <w:t xml:space="preserve">from the destructive interference between </w:t>
      </w:r>
      <w:r w:rsidRPr="007D7F7D">
        <w:rPr>
          <w:rFonts w:cs="Times New Roman"/>
        </w:rPr>
        <w:t>R</w:t>
      </w:r>
      <w:r w:rsidRPr="007D7F7D">
        <w:rPr>
          <w:rFonts w:cs="Times New Roman"/>
          <w:vertAlign w:val="subscript"/>
        </w:rPr>
        <w:t>1</w:t>
      </w:r>
      <w:r w:rsidRPr="007D7F7D">
        <w:rPr>
          <w:rFonts w:cs="Times New Roman"/>
        </w:rPr>
        <w:t xml:space="preserve"> and R</w:t>
      </w:r>
      <w:r w:rsidRPr="007D7F7D">
        <w:rPr>
          <w:rFonts w:cs="Times New Roman"/>
          <w:vertAlign w:val="subscript"/>
        </w:rPr>
        <w:t>2</w:t>
      </w:r>
      <w:r w:rsidRPr="007D7F7D">
        <w:rPr>
          <w:rFonts w:cs="Times New Roman"/>
        </w:rPr>
        <w:t xml:space="preserve">, </w:t>
      </w:r>
      <w:r w:rsidR="00E34547">
        <w:rPr>
          <w:rFonts w:cs="Times New Roman"/>
        </w:rPr>
        <w:t xml:space="preserve">with a complete AR condition requiring </w:t>
      </w:r>
      <w:r>
        <w:rPr>
          <w:rFonts w:eastAsia="MS Mincho" w:cs="Times New Roman"/>
          <w:color w:val="000000"/>
        </w:rPr>
        <w:t xml:space="preserve">the </w:t>
      </w:r>
      <w:r w:rsidRPr="007D7F7D">
        <w:rPr>
          <w:rFonts w:cs="Times New Roman"/>
        </w:rPr>
        <w:t>same amplitude and a phase difference of π rad</w:t>
      </w:r>
      <w:r w:rsidRPr="007D7F7D">
        <w:rPr>
          <w:rFonts w:cs="Times New Roman"/>
        </w:rPr>
        <w:t>ian</w:t>
      </w:r>
      <w:r w:rsidRPr="007D7F7D">
        <w:rPr>
          <w:rFonts w:cs="Times New Roman"/>
        </w:rPr>
        <w:t xml:space="preserve"> (optical path length of </w:t>
      </w:r>
      <w:r w:rsidRPr="007D7F7D">
        <w:rPr>
          <w:rFonts w:cs="Times New Roman"/>
          <w:i/>
          <w:iCs/>
        </w:rPr>
        <w:t>λ</w:t>
      </w:r>
      <w:r w:rsidRPr="007D7F7D">
        <w:rPr>
          <w:rFonts w:cs="Times New Roman"/>
        </w:rPr>
        <w:t xml:space="preserve">/2). </w:t>
      </w:r>
      <w:r w:rsidRPr="007D7F7D">
        <w:rPr>
          <w:rFonts w:cs="Times New Roman"/>
        </w:rPr>
        <w:t>Because</w:t>
      </w:r>
      <w:r w:rsidRPr="007D7F7D">
        <w:rPr>
          <w:rFonts w:cs="Times New Roman"/>
        </w:rPr>
        <w:t xml:space="preserve"> R</w:t>
      </w:r>
      <w:r w:rsidRPr="007D7F7D">
        <w:rPr>
          <w:rFonts w:cs="Times New Roman"/>
          <w:vertAlign w:val="subscript"/>
        </w:rPr>
        <w:t>1</w:t>
      </w:r>
      <w:r w:rsidRPr="007D7F7D">
        <w:rPr>
          <w:rFonts w:cs="Times New Roman"/>
        </w:rPr>
        <w:t xml:space="preserve"> propagate</w:t>
      </w:r>
      <w:r w:rsidRPr="007D7F7D">
        <w:rPr>
          <w:rFonts w:cs="Times New Roman"/>
        </w:rPr>
        <w:t>s</w:t>
      </w:r>
      <w:r w:rsidRPr="007D7F7D">
        <w:rPr>
          <w:rFonts w:cs="Times New Roman"/>
        </w:rPr>
        <w:t xml:space="preserve"> through </w:t>
      </w:r>
      <w:r>
        <w:rPr>
          <w:rFonts w:eastAsia="MS Mincho" w:cs="Times New Roman"/>
          <w:color w:val="000000"/>
        </w:rPr>
        <w:t xml:space="preserve">the </w:t>
      </w:r>
      <w:r>
        <w:rPr>
          <w:rFonts w:eastAsia="MS Mincho" w:cs="Times New Roman"/>
          <w:color w:val="000000"/>
        </w:rPr>
        <w:t>thin film layer twice (while transmitted down and reflected backup), the optical thickness</w:t>
      </w:r>
      <w:r w:rsidR="00E34547">
        <w:rPr>
          <w:rFonts w:cs="Times New Roman"/>
        </w:rPr>
        <w:t xml:space="preserve"> </w:t>
      </w:r>
      <w:r w:rsidR="00160CF2">
        <w:rPr>
          <w:rFonts w:cs="Times New Roman"/>
        </w:rPr>
        <w:t>(</w:t>
      </w:r>
      <w:r w:rsidR="00160CF2" w:rsidRPr="00160CF2">
        <w:rPr>
          <w:rFonts w:cs="Times New Roman"/>
          <w:i/>
          <w:iCs/>
        </w:rPr>
        <w:t>OT</w:t>
      </w:r>
      <w:r w:rsidR="00160CF2">
        <w:rPr>
          <w:rFonts w:cs="Times New Roman"/>
        </w:rPr>
        <w:t xml:space="preserve">) </w:t>
      </w:r>
      <w:r w:rsidR="00E34547">
        <w:rPr>
          <w:rFonts w:cs="Times New Roman"/>
        </w:rPr>
        <w:t>of the film</w:t>
      </w:r>
      <w:r w:rsidRPr="007D7F7D">
        <w:rPr>
          <w:rFonts w:cs="Times New Roman"/>
        </w:rPr>
        <w:t xml:space="preserve"> </w:t>
      </w:r>
      <w:r w:rsidR="00E34547">
        <w:rPr>
          <w:rFonts w:cs="Times New Roman"/>
        </w:rPr>
        <w:t xml:space="preserve">only needs to be equal to </w:t>
      </w:r>
      <w:r w:rsidRPr="007D7F7D">
        <w:rPr>
          <w:rFonts w:cs="Times New Roman"/>
        </w:rPr>
        <w:t xml:space="preserve">half of </w:t>
      </w:r>
      <w:r>
        <w:rPr>
          <w:rFonts w:eastAsia="MS Mincho" w:cs="Times New Roman"/>
          <w:color w:val="000000"/>
        </w:rPr>
        <w:t xml:space="preserve">the </w:t>
      </w:r>
      <w:r>
        <w:rPr>
          <w:rFonts w:eastAsia="MS Mincho" w:cs="Times New Roman"/>
          <w:color w:val="000000"/>
        </w:rPr>
        <w:t>optical path</w:t>
      </w:r>
      <w:r w:rsidR="00E34547">
        <w:rPr>
          <w:rFonts w:cs="Times New Roman"/>
        </w:rPr>
        <w:t xml:space="preserve"> length</w:t>
      </w:r>
      <w:r w:rsidR="00160CF2">
        <w:rPr>
          <w:rFonts w:cs="Times New Roman"/>
        </w:rPr>
        <w:t xml:space="preserve">, </w:t>
      </w:r>
      <w:r w:rsidR="00160CF2" w:rsidRPr="00160CF2">
        <w:rPr>
          <w:rFonts w:cs="Times New Roman"/>
          <w:i/>
          <w:iCs/>
        </w:rPr>
        <w:t>OT</w:t>
      </w:r>
      <w:r w:rsidR="00656A52">
        <w:rPr>
          <w:rFonts w:cs="Times New Roman"/>
        </w:rPr>
        <w:t xml:space="preserve"> </w:t>
      </w:r>
      <w:r w:rsidR="00160CF2">
        <w:rPr>
          <w:rFonts w:cs="Times New Roman"/>
        </w:rPr>
        <w:t>=</w:t>
      </w:r>
      <w:r w:rsidRPr="007D7F7D">
        <w:rPr>
          <w:rFonts w:cs="Times New Roman"/>
        </w:rPr>
        <w:t xml:space="preserve"> </w:t>
      </w:r>
      <w:r w:rsidRPr="007D7F7D">
        <w:rPr>
          <w:rFonts w:cs="Times New Roman"/>
          <w:i/>
          <w:iCs/>
        </w:rPr>
        <w:t>λ</w:t>
      </w:r>
      <w:r w:rsidRPr="007D7F7D">
        <w:rPr>
          <w:rFonts w:cs="Times New Roman"/>
        </w:rPr>
        <w:t>/4</w:t>
      </w:r>
      <w:r w:rsidR="00160CF2" w:rsidRPr="00656A52">
        <w:rPr>
          <w:rFonts w:cs="Times New Roman"/>
        </w:rPr>
        <w:t>,</w:t>
      </w:r>
      <w:r w:rsidR="00656A52">
        <w:rPr>
          <w:rFonts w:cs="Times New Roman"/>
        </w:rPr>
        <w:t xml:space="preserve"> this </w:t>
      </w:r>
      <w:r w:rsidRPr="007D7F7D">
        <w:rPr>
          <w:rFonts w:cs="Times New Roman"/>
        </w:rPr>
        <w:t xml:space="preserve">also known as quarter-wave optical thickness (QWOT). </w:t>
      </w:r>
      <w:r>
        <w:rPr>
          <w:rFonts w:eastAsia="MS Mincho" w:cs="Times New Roman"/>
          <w:color w:val="000000"/>
        </w:rPr>
        <w:t xml:space="preserve">The </w:t>
      </w:r>
      <w:r w:rsidRPr="007D7F7D">
        <w:rPr>
          <w:rFonts w:cs="Times New Roman"/>
        </w:rPr>
        <w:t>o</w:t>
      </w:r>
      <w:r w:rsidRPr="007D7F7D">
        <w:rPr>
          <w:rFonts w:cs="Times New Roman"/>
        </w:rPr>
        <w:t>ptical thickness is related to the physical thickness (</w:t>
      </w:r>
      <w:r w:rsidRPr="007D7F7D">
        <w:rPr>
          <w:rFonts w:cs="Times New Roman"/>
          <w:i/>
          <w:iCs/>
        </w:rPr>
        <w:t>t</w:t>
      </w:r>
      <w:r w:rsidRPr="007D7F7D">
        <w:rPr>
          <w:rFonts w:cs="Times New Roman"/>
        </w:rPr>
        <w:t>) by</w:t>
      </w:r>
      <w:r w:rsidR="00160CF2">
        <w:rPr>
          <w:rFonts w:cs="Times New Roman"/>
        </w:rPr>
        <w:t xml:space="preserve"> the following equation</w:t>
      </w:r>
      <w:r w:rsidRPr="007D7F7D">
        <w:rPr>
          <w:rFonts w:cs="Times New Roman"/>
        </w:rPr>
        <w:t>:</w:t>
      </w:r>
    </w:p>
    <w:p w14:paraId="68BEBC79" w14:textId="040BD50B" w:rsidR="0034523F" w:rsidRPr="007D7F7D" w:rsidRDefault="00000000" w:rsidP="0034523F">
      <w:pPr>
        <w:pStyle w:val="13Equation"/>
        <w:rPr>
          <w:rFonts w:cs="Times New Roman"/>
        </w:rPr>
      </w:pPr>
      <w:r w:rsidRPr="007D7F7D">
        <w:rPr>
          <w:rFonts w:cs="Times New Roman"/>
          <w:iCs/>
        </w:rPr>
        <w:tab/>
      </w:r>
      <m:oMath>
        <m:r>
          <w:rPr>
            <w:rFonts w:ascii="Cambria Math" w:hAnsi="Cambria Math" w:cs="Times New Roman"/>
          </w:rPr>
          <m:t>OT</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t</m:t>
        </m:r>
      </m:oMath>
      <w:r w:rsidRPr="007D7F7D">
        <w:rPr>
          <w:rFonts w:cs="Times New Roman"/>
        </w:rPr>
        <w:t>,</w:t>
      </w:r>
      <w:r w:rsidRPr="007D7F7D">
        <w:rPr>
          <w:rFonts w:cs="Times New Roman"/>
        </w:rPr>
        <w:tab/>
        <w:t>(2)</w:t>
      </w:r>
    </w:p>
    <w:p w14:paraId="38C9F882" w14:textId="78085039" w:rsidR="0034523F" w:rsidRPr="007D7F7D" w:rsidRDefault="00000000" w:rsidP="0034523F">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rPr>
        <w:t>(</w:t>
      </w:r>
      <w:r w:rsidRPr="007D7F7D">
        <w:rPr>
          <w:rFonts w:cs="Times New Roman"/>
          <w:i/>
          <w:iCs/>
        </w:rPr>
        <w:t>λ</w:t>
      </w:r>
      <w:r w:rsidRPr="007D7F7D">
        <w:rPr>
          <w:rFonts w:cs="Times New Roman"/>
        </w:rPr>
        <w:t xml:space="preserve">) is the refractive index of the film at </w:t>
      </w:r>
      <w:r w:rsidRPr="007D7F7D">
        <w:rPr>
          <w:rFonts w:cs="Times New Roman"/>
          <w:i/>
          <w:iCs/>
        </w:rPr>
        <w:t>λ</w:t>
      </w:r>
      <w:r w:rsidRPr="007D7F7D">
        <w:rPr>
          <w:rFonts w:cs="Times New Roman"/>
        </w:rPr>
        <w:t xml:space="preserve">. </w:t>
      </w:r>
      <w:r w:rsidRPr="007D7F7D">
        <w:rPr>
          <w:rFonts w:cs="Times New Roman"/>
          <w:lang w:bidi="th-TH"/>
        </w:rPr>
        <w:t xml:space="preserve">For a </w:t>
      </w:r>
      <w:r w:rsidRPr="007D7F7D">
        <w:rPr>
          <w:rFonts w:cs="Times New Roman"/>
        </w:rPr>
        <w:t>single-layer AR device, the thin-film physical thickness (</w:t>
      </w:r>
      <w:r w:rsidRPr="007D7F7D">
        <w:rPr>
          <w:rFonts w:cs="Times New Roman"/>
          <w:i/>
          <w:iCs/>
        </w:rPr>
        <w:t>t</w:t>
      </w:r>
      <w:r w:rsidRPr="007D7F7D">
        <w:rPr>
          <w:rFonts w:cs="Times New Roman"/>
        </w:rPr>
        <w:t xml:space="preserve">) </w:t>
      </w:r>
      <w:r w:rsidRPr="007D7F7D">
        <w:rPr>
          <w:rFonts w:cs="Times New Roman"/>
        </w:rPr>
        <w:t>must</w:t>
      </w:r>
      <w:r w:rsidRPr="007D7F7D">
        <w:rPr>
          <w:rFonts w:cs="Times New Roman"/>
        </w:rPr>
        <w:t xml:space="preserve"> be:</w:t>
      </w:r>
    </w:p>
    <w:p w14:paraId="60E02CCA" w14:textId="6B59A8ED" w:rsidR="0034523F" w:rsidRPr="007D7F7D" w:rsidRDefault="00000000" w:rsidP="003F5BBB">
      <w:pPr>
        <w:pStyle w:val="13Equation"/>
        <w:rPr>
          <w:rFonts w:cs="Times New Roman"/>
        </w:rPr>
      </w:pPr>
      <w:r w:rsidRPr="007D7F7D">
        <w:rPr>
          <w:rFonts w:cs="Times New Roman"/>
          <w:iCs/>
        </w:rPr>
        <w:tab/>
      </w:r>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OT</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f>
              <m:fPr>
                <m:type m:val="skw"/>
                <m:ctrlPr>
                  <w:rPr>
                    <w:rFonts w:ascii="Cambria Math" w:hAnsi="Cambria Math" w:cs="Times New Roman"/>
                  </w:rPr>
                </m:ctrlPr>
              </m:fPr>
              <m:num>
                <m:r>
                  <w:rPr>
                    <w:rFonts w:ascii="Cambria Math" w:hAnsi="Cambria Math" w:cs="Times New Roman"/>
                  </w:rPr>
                  <m:t>λ</m:t>
                </m:r>
              </m:num>
              <m:den>
                <m:r>
                  <m:rPr>
                    <m:sty m:val="p"/>
                  </m:rPr>
                  <w:rPr>
                    <w:rFonts w:ascii="Cambria Math" w:hAnsi="Cambria Math" w:cs="Times New Roman"/>
                  </w:rPr>
                  <m:t>4</m:t>
                </m:r>
              </m:den>
            </m:f>
          </m:num>
          <m:den>
            <m:r>
              <w:rPr>
                <w:rFonts w:ascii="Cambria Math" w:hAnsi="Cambria Math" w:cs="Times New Roman"/>
              </w:rPr>
              <m:t>n</m:t>
            </m:r>
          </m:den>
        </m:f>
      </m:oMath>
      <w:r w:rsidR="002A1146">
        <w:rPr>
          <w:rFonts w:cs="Times New Roman"/>
        </w:rPr>
        <w:t>.</w:t>
      </w:r>
      <w:r w:rsidRPr="007D7F7D">
        <w:rPr>
          <w:rFonts w:cs="Times New Roman"/>
        </w:rPr>
        <w:tab/>
        <w:t>(3)</w:t>
      </w:r>
    </w:p>
    <w:p w14:paraId="317E2B0D" w14:textId="65999308" w:rsidR="0034523F" w:rsidRPr="007D7F7D" w:rsidRDefault="00000000" w:rsidP="0034523F">
      <w:pPr>
        <w:pStyle w:val="10BodySubsequentParagraph"/>
        <w:rPr>
          <w:rFonts w:cs="Times New Roman"/>
        </w:rPr>
      </w:pPr>
      <w:r w:rsidRPr="007D7F7D">
        <w:rPr>
          <w:rFonts w:cs="Times New Roman"/>
        </w:rPr>
        <w:t xml:space="preserve">Another method </w:t>
      </w:r>
      <w:r w:rsidRPr="007D7F7D">
        <w:rPr>
          <w:rFonts w:cs="Times New Roman"/>
        </w:rPr>
        <w:t>for</w:t>
      </w:r>
      <w:r w:rsidRPr="007D7F7D">
        <w:rPr>
          <w:rFonts w:cs="Times New Roman"/>
        </w:rPr>
        <w:t xml:space="preserve"> calculat</w:t>
      </w:r>
      <w:r w:rsidRPr="007D7F7D">
        <w:rPr>
          <w:rFonts w:cs="Times New Roman"/>
        </w:rPr>
        <w:t>ing</w:t>
      </w:r>
      <w:r w:rsidRPr="007D7F7D">
        <w:rPr>
          <w:rFonts w:cs="Times New Roman"/>
        </w:rPr>
        <w:t xml:space="preserve"> the thickness required for </w:t>
      </w:r>
      <w:r>
        <w:rPr>
          <w:rFonts w:eastAsia="MS Mincho" w:cs="Times New Roman"/>
          <w:color w:val="000000"/>
        </w:rPr>
        <w:t xml:space="preserve">the </w:t>
      </w:r>
      <w:r>
        <w:rPr>
          <w:rFonts w:eastAsia="MS Mincho" w:cs="Times New Roman"/>
          <w:color w:val="000000"/>
        </w:rPr>
        <w:t>AR condition is to consider the reflection of the device.  The reflectance (</w:t>
      </w:r>
      <w:r w:rsidRPr="007D7F7D">
        <w:rPr>
          <w:rFonts w:cs="Times New Roman"/>
          <w:i/>
          <w:iCs/>
        </w:rPr>
        <w:t>R</w:t>
      </w:r>
      <w:r w:rsidRPr="007D7F7D">
        <w:rPr>
          <w:rFonts w:cs="Times New Roman"/>
        </w:rPr>
        <w:t xml:space="preserve">) of </w:t>
      </w:r>
      <w:r w:rsidR="00656A52">
        <w:rPr>
          <w:rFonts w:cs="Times New Roman"/>
        </w:rPr>
        <w:t>only the</w:t>
      </w:r>
      <w:r w:rsidRPr="007D7F7D">
        <w:rPr>
          <w:rFonts w:cs="Times New Roman"/>
        </w:rPr>
        <w:t xml:space="preserve"> substrate is related to </w:t>
      </w:r>
      <w:r w:rsidRPr="007D7F7D">
        <w:rPr>
          <w:rFonts w:cs="Times New Roman"/>
        </w:rPr>
        <w:t>the</w:t>
      </w:r>
      <w:r w:rsidRPr="007D7F7D">
        <w:rPr>
          <w:rFonts w:cs="Times New Roman"/>
        </w:rPr>
        <w:t xml:space="preserve"> Fresnel coefficient (</w:t>
      </w:r>
      <w:r w:rsidRPr="007D7F7D">
        <w:rPr>
          <w:rFonts w:cs="Times New Roman"/>
          <w:i/>
          <w:iCs/>
        </w:rPr>
        <w:t>r</w:t>
      </w:r>
      <w:r w:rsidRPr="007D7F7D">
        <w:rPr>
          <w:rFonts w:cs="Times New Roman"/>
        </w:rPr>
        <w:t>)</w:t>
      </w:r>
      <w:r w:rsidR="00656A52">
        <w:rPr>
          <w:rFonts w:cs="Times New Roman"/>
        </w:rPr>
        <w:t xml:space="preserve"> by:</w:t>
      </w:r>
    </w:p>
    <w:p w14:paraId="7487787A" w14:textId="00713DCB" w:rsidR="0034523F" w:rsidRPr="007D7F7D" w:rsidRDefault="00000000" w:rsidP="007205C6">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 xml:space="preserve">= </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e>
            </m:d>
          </m:e>
          <m:sup>
            <m:r>
              <m:rPr>
                <m:sty m:val="p"/>
              </m:rPr>
              <w:rPr>
                <w:rFonts w:ascii="Cambria Math" w:hAnsi="Cambria Math" w:cs="Times New Roman"/>
              </w:rPr>
              <m:t>2</m:t>
            </m:r>
          </m:sup>
        </m:sSup>
      </m:oMath>
      <w:r w:rsidRPr="007D7F7D">
        <w:rPr>
          <w:rFonts w:cs="Times New Roman"/>
        </w:rPr>
        <w:t>,</w:t>
      </w:r>
      <w:r w:rsidRPr="007D7F7D">
        <w:rPr>
          <w:rFonts w:cs="Times New Roman"/>
        </w:rPr>
        <w:tab/>
        <w:t>(4)</w:t>
      </w:r>
    </w:p>
    <w:p w14:paraId="51DADC27" w14:textId="4BCC491A" w:rsidR="0034523F" w:rsidRPr="007D7F7D" w:rsidRDefault="00000000" w:rsidP="0034523F">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i/>
          <w:iCs/>
          <w:vertAlign w:val="subscript"/>
        </w:rPr>
        <w:t xml:space="preserve">a </w:t>
      </w:r>
      <w:r w:rsidRPr="007D7F7D">
        <w:rPr>
          <w:rFonts w:cs="Times New Roman"/>
        </w:rPr>
        <w:t xml:space="preserve">is </w:t>
      </w:r>
      <w:r>
        <w:rPr>
          <w:rFonts w:eastAsia="MS Mincho" w:cs="Times New Roman"/>
          <w:color w:val="000000"/>
        </w:rPr>
        <w:t xml:space="preserve">the </w:t>
      </w:r>
      <w:r>
        <w:rPr>
          <w:rFonts w:eastAsia="MS Mincho" w:cs="Times New Roman"/>
          <w:color w:val="000000"/>
        </w:rPr>
        <w:t>air refractive index,</w:t>
      </w:r>
      <w:r w:rsidRPr="007D7F7D">
        <w:rPr>
          <w:rFonts w:cs="Times New Roman"/>
          <w:i/>
          <w:iCs/>
        </w:rPr>
        <w:t xml:space="preserve"> </w:t>
      </w:r>
      <w:r w:rsidRPr="007D7F7D">
        <w:rPr>
          <w:rFonts w:cs="Times New Roman"/>
        </w:rPr>
        <w:t xml:space="preserve">and </w:t>
      </w:r>
      <w:r w:rsidRPr="007D7F7D">
        <w:rPr>
          <w:rFonts w:cs="Times New Roman"/>
          <w:i/>
          <w:iCs/>
        </w:rPr>
        <w:t>n</w:t>
      </w:r>
      <w:r w:rsidRPr="007D7F7D">
        <w:rPr>
          <w:rFonts w:cs="Times New Roman"/>
          <w:i/>
          <w:iCs/>
          <w:vertAlign w:val="subscript"/>
        </w:rPr>
        <w:t>s</w:t>
      </w:r>
      <w:r w:rsidRPr="007D7F7D">
        <w:rPr>
          <w:rFonts w:cs="Times New Roman"/>
        </w:rPr>
        <w:t xml:space="preserve"> is </w:t>
      </w:r>
      <w:r w:rsidRPr="007D7F7D">
        <w:rPr>
          <w:rFonts w:cs="Times New Roman"/>
        </w:rPr>
        <w:t>the</w:t>
      </w:r>
      <w:r w:rsidRPr="007D7F7D">
        <w:rPr>
          <w:rFonts w:cs="Times New Roman"/>
        </w:rPr>
        <w:t xml:space="preserve"> refractive index</w:t>
      </w:r>
      <w:r>
        <w:rPr>
          <w:rFonts w:eastAsia="MS Mincho" w:cs="Times New Roman"/>
          <w:color w:val="000000"/>
        </w:rPr>
        <w:t xml:space="preserve"> of substrate</w:t>
      </w:r>
      <w:r>
        <w:rPr>
          <w:rFonts w:eastAsia="MS Mincho" w:cs="Times New Roman"/>
          <w:color w:val="000000"/>
        </w:rPr>
        <w:t xml:space="preserve">. If a single-layer film </w:t>
      </w:r>
      <w:r w:rsidR="002A1146">
        <w:rPr>
          <w:rFonts w:cs="Times New Roman"/>
        </w:rPr>
        <w:t xml:space="preserve">is placed </w:t>
      </w:r>
      <w:r w:rsidRPr="007D7F7D">
        <w:rPr>
          <w:rFonts w:cs="Times New Roman"/>
        </w:rPr>
        <w:t xml:space="preserve">on top of a substrate, </w:t>
      </w:r>
      <w:r w:rsidR="002A1146">
        <w:rPr>
          <w:rFonts w:cs="Times New Roman"/>
        </w:rPr>
        <w:t xml:space="preserve">the </w:t>
      </w:r>
      <w:r w:rsidRPr="007D7F7D">
        <w:rPr>
          <w:rFonts w:cs="Times New Roman"/>
        </w:rPr>
        <w:t>film</w:t>
      </w:r>
      <w:r w:rsidR="002A1146">
        <w:rPr>
          <w:rFonts w:cs="Times New Roman"/>
        </w:rPr>
        <w:t xml:space="preserve"> and </w:t>
      </w:r>
      <w:r w:rsidRPr="007D7F7D">
        <w:rPr>
          <w:rFonts w:cs="Times New Roman"/>
        </w:rPr>
        <w:t>substrate layer</w:t>
      </w:r>
      <w:r w:rsidR="002A1146">
        <w:rPr>
          <w:rFonts w:cs="Times New Roman"/>
        </w:rPr>
        <w:t>s</w:t>
      </w:r>
      <w:r w:rsidRPr="007D7F7D">
        <w:rPr>
          <w:rFonts w:cs="Times New Roman"/>
        </w:rPr>
        <w:t xml:space="preserve"> can be combine</w:t>
      </w:r>
      <w:r>
        <w:rPr>
          <w:rFonts w:eastAsia="MS Mincho" w:cs="Times New Roman"/>
          <w:color w:val="000000"/>
        </w:rPr>
        <w:t>d</w:t>
      </w:r>
      <w:r>
        <w:rPr>
          <w:rFonts w:eastAsia="MS Mincho" w:cs="Times New Roman"/>
          <w:color w:val="000000"/>
        </w:rPr>
        <w:t xml:space="preserve"> </w:t>
      </w:r>
      <w:r>
        <w:rPr>
          <w:rFonts w:eastAsia="MS Mincho" w:cs="Times New Roman"/>
          <w:color w:val="000000"/>
        </w:rPr>
        <w:t>in</w:t>
      </w:r>
      <w:r>
        <w:rPr>
          <w:rFonts w:eastAsia="MS Mincho" w:cs="Times New Roman"/>
          <w:color w:val="000000"/>
        </w:rPr>
        <w:t>to a</w:t>
      </w:r>
      <w:r w:rsidR="00313A2E">
        <w:rPr>
          <w:rFonts w:eastAsia="MS Mincho" w:cs="Times New Roman"/>
          <w:color w:val="000000"/>
        </w:rPr>
        <w:t>n</w:t>
      </w:r>
      <w:r>
        <w:rPr>
          <w:rFonts w:eastAsia="MS Mincho" w:cs="Times New Roman"/>
          <w:color w:val="000000"/>
        </w:rPr>
        <w:t xml:space="preserve"> </w:t>
      </w:r>
      <w:r w:rsidRPr="007D7F7D">
        <w:rPr>
          <w:rFonts w:cs="Times New Roman"/>
        </w:rPr>
        <w:t>effective reflectance index (</w:t>
      </w:r>
      <w:r w:rsidRPr="007D7F7D">
        <w:rPr>
          <w:rFonts w:cs="Times New Roman"/>
          <w:i/>
          <w:iCs/>
        </w:rPr>
        <w:t>n</w:t>
      </w:r>
      <w:r w:rsidRPr="007D7F7D">
        <w:rPr>
          <w:rFonts w:cs="Times New Roman"/>
          <w:i/>
          <w:iCs/>
          <w:vertAlign w:val="subscript"/>
        </w:rPr>
        <w:t>r</w:t>
      </w:r>
      <w:r w:rsidRPr="007D7F7D">
        <w:rPr>
          <w:rFonts w:cs="Times New Roman"/>
        </w:rPr>
        <w:t xml:space="preserve">) </w:t>
      </w:r>
      <w:r w:rsidRPr="007D7F7D">
        <w:rPr>
          <w:rFonts w:cs="Times New Roman"/>
        </w:rPr>
        <w:fldChar w:fldCharType="begin"/>
      </w:r>
      <w:r w:rsidR="00FF77D2" w:rsidRPr="007D7F7D">
        <w:rPr>
          <w:rFonts w:cs="Times New Roman"/>
        </w:rPr>
        <w:instrText xml:space="preserve"> ADDIN EN.CITE &lt;EndNote&gt;&lt;Cite&gt;&lt;Author&gt;Sarangan&lt;/Author&gt;&lt;Year&gt;2020&lt;/Year&gt;&lt;RecNum&gt;66&lt;/RecNum&gt;&lt;DisplayText&gt;[25]&lt;/DisplayText&gt;&lt;record&gt;&lt;rec-number&gt;66&lt;/rec-number&gt;&lt;foreign-keys&gt;&lt;key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FF77D2" w:rsidRPr="007D7F7D">
        <w:rPr>
          <w:rFonts w:cs="Times New Roman"/>
          <w:noProof/>
        </w:rPr>
        <w:t>[25]</w:t>
      </w:r>
      <w:r w:rsidRPr="007D7F7D">
        <w:rPr>
          <w:rFonts w:cs="Times New Roman"/>
        </w:rPr>
        <w:fldChar w:fldCharType="end"/>
      </w:r>
      <w:r w:rsidRPr="007D7F7D">
        <w:rPr>
          <w:rFonts w:cs="Times New Roman"/>
        </w:rPr>
        <w:t>, defined as</w:t>
      </w:r>
      <w:r w:rsidR="00313A2E">
        <w:rPr>
          <w:rFonts w:cs="Times New Roman"/>
        </w:rPr>
        <w:t>:</w:t>
      </w:r>
    </w:p>
    <w:p w14:paraId="543C92C4" w14:textId="54B9167C" w:rsidR="0034523F" w:rsidRPr="007D7F7D" w:rsidRDefault="00000000"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r</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f>
          <m:fPr>
            <m:ctrlPr>
              <w:rPr>
                <w:rFonts w:ascii="Cambria Math" w:hAnsi="Cambria Math" w:cs="Times New Roman"/>
                <w:vertAlign w:val="subscript"/>
              </w:rPr>
            </m:ctrlPr>
          </m:fPr>
          <m:num>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sSup>
              <m:sSupPr>
                <m:ctrlPr>
                  <w:rPr>
                    <w:rFonts w:ascii="Cambria Math" w:hAnsi="Cambria Math" w:cs="Times New Roman"/>
                    <w:vertAlign w:val="subscript"/>
                  </w:rPr>
                </m:ctrlPr>
              </m:sSupPr>
              <m:e>
                <m:r>
                  <w:rPr>
                    <w:rFonts w:ascii="Cambria Math" w:hAnsi="Cambria Math" w:cs="Times New Roman"/>
                    <w:vertAlign w:val="subscript"/>
                  </w:rPr>
                  <m:t>e</m:t>
                </m:r>
              </m:e>
              <m:sup>
                <m:r>
                  <m:rPr>
                    <m:sty m:val="p"/>
                  </m:rPr>
                  <w:rPr>
                    <w:rFonts w:ascii="Cambria Math" w:hAnsi="Cambria Math" w:cs="Times New Roman"/>
                    <w:vertAlign w:val="subscript"/>
                  </w:rPr>
                  <m:t>-i2θ</m:t>
                </m:r>
              </m:sup>
            </m:sSup>
          </m:num>
          <m:den>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sSup>
              <m:sSupPr>
                <m:ctrlPr>
                  <w:rPr>
                    <w:rFonts w:ascii="Cambria Math" w:hAnsi="Cambria Math" w:cs="Times New Roman"/>
                    <w:vertAlign w:val="subscript"/>
                  </w:rPr>
                </m:ctrlPr>
              </m:sSupPr>
              <m:e>
                <m:r>
                  <w:rPr>
                    <w:rFonts w:ascii="Cambria Math" w:hAnsi="Cambria Math" w:cs="Times New Roman"/>
                    <w:vertAlign w:val="subscript"/>
                  </w:rPr>
                  <m:t>e</m:t>
                </m:r>
              </m:e>
              <m:sup>
                <m:r>
                  <m:rPr>
                    <m:sty m:val="p"/>
                  </m:rPr>
                  <w:rPr>
                    <w:rFonts w:ascii="Cambria Math" w:hAnsi="Cambria Math" w:cs="Times New Roman"/>
                    <w:vertAlign w:val="subscript"/>
                  </w:rPr>
                  <m:t>-</m:t>
                </m:r>
                <m:r>
                  <w:rPr>
                    <w:rFonts w:ascii="Cambria Math" w:hAnsi="Cambria Math" w:cs="Times New Roman"/>
                    <w:vertAlign w:val="subscript"/>
                  </w:rPr>
                  <m:t>i</m:t>
                </m:r>
                <m:r>
                  <m:rPr>
                    <m:sty m:val="p"/>
                  </m:rPr>
                  <w:rPr>
                    <w:rFonts w:ascii="Cambria Math" w:hAnsi="Cambria Math" w:cs="Times New Roman"/>
                    <w:vertAlign w:val="subscript"/>
                  </w:rPr>
                  <m:t>2θ</m:t>
                </m:r>
              </m:sup>
            </m:sSup>
          </m:den>
        </m:f>
      </m:oMath>
      <w:r w:rsidRPr="007D7F7D">
        <w:rPr>
          <w:rFonts w:cs="Times New Roman"/>
        </w:rPr>
        <w:t>,</w:t>
      </w:r>
      <w:r w:rsidRPr="007D7F7D">
        <w:rPr>
          <w:rFonts w:cs="Times New Roman"/>
          <w:vertAlign w:val="subscript"/>
        </w:rPr>
        <w:t xml:space="preserve"> </w:t>
      </w:r>
      <w:r w:rsidRPr="007D7F7D">
        <w:rPr>
          <w:rFonts w:cs="Times New Roman"/>
          <w:vertAlign w:val="subscript"/>
        </w:rPr>
        <w:tab/>
      </w:r>
      <w:r w:rsidRPr="007D7F7D">
        <w:rPr>
          <w:rFonts w:cs="Times New Roman"/>
        </w:rPr>
        <w:t>(5)</w:t>
      </w:r>
    </w:p>
    <w:p w14:paraId="32D757CC" w14:textId="52BBCA22" w:rsidR="0034523F" w:rsidRPr="007D7F7D" w:rsidRDefault="00000000" w:rsidP="0034523F">
      <w:pPr>
        <w:pStyle w:val="09BodyFirstParagraph"/>
        <w:rPr>
          <w:rFonts w:cs="Times New Roman"/>
          <w:lang w:bidi="th-TH"/>
        </w:rPr>
      </w:pPr>
      <w:r>
        <w:rPr>
          <w:rFonts w:cs="Times New Roman"/>
        </w:rPr>
        <w:t>where</w:t>
      </w:r>
      <w:r w:rsidRPr="007D7F7D">
        <w:rPr>
          <w:rFonts w:cs="Times New Roman"/>
        </w:rPr>
        <w:t xml:space="preserve"> </w:t>
      </w:r>
      <w:r w:rsidRPr="007D7F7D">
        <w:rPr>
          <w:rFonts w:cs="Times New Roman"/>
          <w:i/>
          <w:iCs/>
        </w:rPr>
        <w:t>n</w:t>
      </w:r>
      <w:r w:rsidRPr="007D7F7D">
        <w:rPr>
          <w:rFonts w:cs="Times New Roman"/>
          <w:i/>
          <w:iCs/>
          <w:vertAlign w:val="subscript"/>
        </w:rPr>
        <w:t>f</w:t>
      </w:r>
      <w:r w:rsidRPr="007D7F7D">
        <w:rPr>
          <w:rFonts w:cs="Times New Roman"/>
        </w:rPr>
        <w:t xml:space="preserve"> is </w:t>
      </w:r>
      <w:r>
        <w:rPr>
          <w:rFonts w:eastAsia="MS Mincho" w:cs="Times New Roman"/>
          <w:color w:val="000000"/>
        </w:rPr>
        <w:t xml:space="preserve">the </w:t>
      </w:r>
      <w:r>
        <w:rPr>
          <w:rFonts w:eastAsia="MS Mincho" w:cs="Times New Roman"/>
          <w:color w:val="000000"/>
        </w:rPr>
        <w:t xml:space="preserve">film refractive index, </w:t>
      </w:r>
      <w:r w:rsidRPr="007D7F7D">
        <w:rPr>
          <w:rFonts w:cs="Times New Roman"/>
          <w:i/>
          <w:iCs/>
        </w:rPr>
        <w:t>i</w:t>
      </w:r>
      <w:r w:rsidRPr="007D7F7D">
        <w:rPr>
          <w:rFonts w:cs="Times New Roman"/>
        </w:rPr>
        <w:t xml:space="preserve"> </w:t>
      </w:r>
      <w:r w:rsidRPr="007D7F7D">
        <w:rPr>
          <w:rFonts w:cs="Times New Roman"/>
        </w:rPr>
        <w:t>is</w:t>
      </w:r>
      <w:r w:rsidRPr="007D7F7D">
        <w:rPr>
          <w:rFonts w:cs="Times New Roman"/>
        </w:rPr>
        <w:t xml:space="preserve"> </w:t>
      </w:r>
      <w:r>
        <w:rPr>
          <w:rFonts w:eastAsia="MS Mincho" w:cs="Times New Roman"/>
          <w:color w:val="000000"/>
        </w:rPr>
        <w:t xml:space="preserve">the </w:t>
      </w:r>
      <w:r>
        <w:rPr>
          <w:rFonts w:eastAsia="MS Mincho" w:cs="Times New Roman"/>
          <w:color w:val="000000"/>
        </w:rPr>
        <w:t xml:space="preserve">imaginary unit, and </w:t>
      </w:r>
      <w:r w:rsidRPr="007D7F7D">
        <w:rPr>
          <w:rFonts w:cs="Times New Roman"/>
          <w:i/>
          <w:iCs/>
          <w:lang w:bidi="th-TH"/>
        </w:rPr>
        <w:t>θ</w:t>
      </w:r>
      <w:r w:rsidRPr="007D7F7D">
        <w:rPr>
          <w:rFonts w:cs="Times New Roman"/>
          <w:lang w:bidi="th-TH"/>
        </w:rPr>
        <w:t xml:space="preserve"> is </w:t>
      </w:r>
      <w:r>
        <w:rPr>
          <w:rFonts w:eastAsia="MS Mincho" w:cs="Times New Roman"/>
          <w:color w:val="000000"/>
        </w:rPr>
        <w:t xml:space="preserve">the </w:t>
      </w:r>
      <w:r>
        <w:rPr>
          <w:rFonts w:eastAsia="MS Mincho" w:cs="Times New Roman"/>
          <w:color w:val="000000"/>
        </w:rPr>
        <w:t>phase thickness which is related to optical thickness (</w:t>
      </w:r>
      <w:r w:rsidRPr="007D7F7D">
        <w:rPr>
          <w:rFonts w:cs="Times New Roman"/>
          <w:i/>
          <w:iCs/>
          <w:lang w:bidi="th-TH"/>
        </w:rPr>
        <w:t>OT</w:t>
      </w:r>
      <w:r w:rsidRPr="007D7F7D">
        <w:rPr>
          <w:rFonts w:cs="Times New Roman"/>
          <w:lang w:bidi="th-TH"/>
        </w:rPr>
        <w:t>) and physical thickness (</w:t>
      </w:r>
      <w:r w:rsidRPr="007D7F7D">
        <w:rPr>
          <w:rFonts w:cs="Times New Roman"/>
          <w:i/>
          <w:iCs/>
          <w:lang w:bidi="th-TH"/>
        </w:rPr>
        <w:t>t</w:t>
      </w:r>
      <w:r w:rsidRPr="007D7F7D">
        <w:rPr>
          <w:rFonts w:cs="Times New Roman"/>
          <w:lang w:bidi="th-TH"/>
        </w:rPr>
        <w:t>) by</w:t>
      </w:r>
      <w:r>
        <w:rPr>
          <w:rFonts w:cs="Times New Roman"/>
          <w:lang w:bidi="th-TH"/>
        </w:rPr>
        <w:t xml:space="preserve"> </w:t>
      </w:r>
      <w:r>
        <w:rPr>
          <w:rFonts w:eastAsia="MS Mincho" w:cs="Times New Roman"/>
          <w:color w:val="000000"/>
        </w:rPr>
        <w:t xml:space="preserve">the </w:t>
      </w:r>
      <w:r w:rsidRPr="007D7F7D">
        <w:rPr>
          <w:rFonts w:cs="Times New Roman"/>
        </w:rPr>
        <w:t>angular wavenumber (</w:t>
      </w:r>
      <w:r w:rsidRPr="007D7F7D">
        <w:rPr>
          <w:rFonts w:cs="Times New Roman"/>
          <w:i/>
          <w:iCs/>
        </w:rPr>
        <w:t>k</w:t>
      </w:r>
      <w:r w:rsidRPr="007D7F7D">
        <w:rPr>
          <w:rFonts w:cs="Times New Roman"/>
          <w:i/>
          <w:iCs/>
          <w:vertAlign w:val="subscript"/>
        </w:rPr>
        <w:t xml:space="preserve">0 </w:t>
      </w:r>
      <w:r w:rsidRPr="007D7F7D">
        <w:rPr>
          <w:rFonts w:cs="Times New Roman"/>
        </w:rPr>
        <w:t>= 2π/</w:t>
      </w:r>
      <w:r w:rsidRPr="007D7F7D">
        <w:rPr>
          <w:rFonts w:cs="Times New Roman"/>
          <w:i/>
          <w:iCs/>
        </w:rPr>
        <w:t>λ</w:t>
      </w:r>
      <w:r w:rsidRPr="007D7F7D">
        <w:rPr>
          <w:rFonts w:cs="Times New Roman"/>
        </w:rPr>
        <w:t>)</w:t>
      </w:r>
      <w:r w:rsidRPr="007D7F7D">
        <w:rPr>
          <w:rFonts w:cs="Times New Roman"/>
          <w:lang w:bidi="th-TH"/>
        </w:rPr>
        <w:t>:</w:t>
      </w:r>
    </w:p>
    <w:p w14:paraId="44EEBCC6" w14:textId="5A5AE03F" w:rsidR="002A1146" w:rsidRPr="002A1146" w:rsidRDefault="00000000" w:rsidP="002A1146">
      <w:pPr>
        <w:pStyle w:val="13Equation"/>
        <w:rPr>
          <w:rFonts w:cs="Times New Roman"/>
        </w:rPr>
      </w:pPr>
      <w:r w:rsidRPr="007D7F7D">
        <w:rPr>
          <w:rFonts w:cs="Times New Roman"/>
          <w:iCs/>
        </w:rPr>
        <w:tab/>
      </w:r>
      <m:oMath>
        <m:r>
          <w:rPr>
            <w:rFonts w:ascii="Cambria Math" w:hAnsi="Cambria Math" w:cs="Times New Roman"/>
          </w:rPr>
          <m:t>θ</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0</m:t>
            </m:r>
          </m:sub>
        </m:sSub>
        <m:r>
          <w:rPr>
            <w:rFonts w:ascii="Cambria Math" w:hAnsi="Cambria Math" w:cs="Times New Roman"/>
          </w:rPr>
          <m:t>OT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0</m:t>
            </m:r>
          </m:sub>
        </m:sSub>
        <m:r>
          <w:rPr>
            <w:rFonts w:ascii="Cambria Math" w:hAnsi="Cambria Math" w:cs="Times New Roman"/>
          </w:rPr>
          <m:t>nt</m:t>
        </m:r>
      </m:oMath>
      <w:r>
        <w:rPr>
          <w:rFonts w:cs="Times New Roman"/>
        </w:rPr>
        <w:t>.</w:t>
      </w:r>
      <w:r w:rsidR="0034523F" w:rsidRPr="007D7F7D">
        <w:rPr>
          <w:rFonts w:cs="Times New Roman"/>
        </w:rPr>
        <w:tab/>
        <w:t>(6)</w:t>
      </w:r>
    </w:p>
    <w:p w14:paraId="3BBCE33A" w14:textId="654B747A" w:rsidR="0034523F" w:rsidRPr="007D7F7D" w:rsidRDefault="00000000" w:rsidP="002A1146">
      <w:pPr>
        <w:pStyle w:val="10BodySubsequentParagraph"/>
      </w:pPr>
      <w:r w:rsidRPr="007D7F7D">
        <w:t xml:space="preserve">By replacing </w:t>
      </w:r>
      <w:r w:rsidRPr="007D7F7D">
        <w:rPr>
          <w:i/>
          <w:iCs/>
        </w:rPr>
        <w:t>n</w:t>
      </w:r>
      <w:r w:rsidRPr="007D7F7D">
        <w:rPr>
          <w:i/>
          <w:iCs/>
          <w:vertAlign w:val="subscript"/>
        </w:rPr>
        <w:t>s</w:t>
      </w:r>
      <w:r w:rsidRPr="007D7F7D">
        <w:t xml:space="preserve"> in Eq. 4 with </w:t>
      </w:r>
      <w:r w:rsidRPr="007D7F7D">
        <w:rPr>
          <w:i/>
          <w:iCs/>
        </w:rPr>
        <w:t>n</w:t>
      </w:r>
      <w:r w:rsidRPr="007D7F7D">
        <w:rPr>
          <w:i/>
          <w:iCs/>
          <w:vertAlign w:val="subscript"/>
        </w:rPr>
        <w:t>r</w:t>
      </w:r>
      <w:r w:rsidRPr="007D7F7D">
        <w:t xml:space="preserve"> fro</w:t>
      </w:r>
      <w:r w:rsidR="007205C6" w:rsidRPr="007D7F7D">
        <w:t>m</w:t>
      </w:r>
      <w:r w:rsidRPr="007D7F7D">
        <w:t xml:space="preserve"> Eq. 5, the reflectance of a single-layer device become</w:t>
      </w:r>
      <w:r>
        <w:rPr>
          <w:rFonts w:eastAsia="MS Mincho" w:cs="Cordia New"/>
          <w:color w:val="000000"/>
        </w:rPr>
        <w:t>s</w:t>
      </w:r>
      <w:r w:rsidR="00313A2E">
        <w:rPr>
          <w:rFonts w:eastAsia="MS Mincho" w:cs="Cordia New"/>
          <w:color w:val="000000"/>
        </w:rPr>
        <w:t>:</w:t>
      </w:r>
    </w:p>
    <w:p w14:paraId="5865EAFB" w14:textId="085AA9C0" w:rsidR="0034523F" w:rsidRPr="007D7F7D" w:rsidRDefault="00000000" w:rsidP="007205C6">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m:t>
        </m:r>
        <m:sSup>
          <m:sSupPr>
            <m:ctrlPr>
              <w:rPr>
                <w:rFonts w:ascii="Cambria Math" w:hAnsi="Cambria Math" w:cs="Times New Roman"/>
              </w:rPr>
            </m:ctrlPr>
          </m:sSupPr>
          <m:e>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e>
                </m:d>
              </m:e>
              <m:sup>
                <m:r>
                  <m:rPr>
                    <m:sty m:val="p"/>
                  </m:rPr>
                  <w:rPr>
                    <w:rFonts w:ascii="Cambria Math" w:hAnsi="Cambria Math" w:cs="Times New Roman"/>
                  </w:rPr>
                  <m:t>2</m:t>
                </m:r>
              </m:sup>
            </m:sSup>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e>
            </m:d>
          </m:e>
          <m:sup>
            <m:r>
              <m:rPr>
                <m:sty m:val="p"/>
              </m:rPr>
              <w:rPr>
                <w:rFonts w:ascii="Cambria Math" w:hAnsi="Cambria Math" w:cs="Times New Roman"/>
              </w:rPr>
              <m:t>2</m:t>
            </m:r>
          </m:sup>
        </m:sSup>
      </m:oMath>
      <w:r w:rsidRPr="007D7F7D">
        <w:rPr>
          <w:rFonts w:cs="Times New Roman"/>
        </w:rPr>
        <w:t>.</w:t>
      </w:r>
      <w:r w:rsidRPr="007D7F7D">
        <w:rPr>
          <w:rFonts w:cs="Times New Roman"/>
        </w:rPr>
        <w:tab/>
        <w:t>(7)</w:t>
      </w:r>
    </w:p>
    <w:p w14:paraId="58F480E4" w14:textId="2D8A3F2F" w:rsidR="0034523F" w:rsidRPr="007D7F7D" w:rsidRDefault="00000000" w:rsidP="002A1146">
      <w:pPr>
        <w:pStyle w:val="10BodySubsequentParagraph"/>
      </w:pPr>
      <w:r w:rsidRPr="007D7F7D">
        <w:t xml:space="preserve">Antireflection condition </w:t>
      </w:r>
      <w:r w:rsidR="00313A2E">
        <w:t>happens</w:t>
      </w:r>
      <w:r w:rsidRPr="007D7F7D">
        <w:t xml:space="preserve"> </w:t>
      </w:r>
      <w:r w:rsidR="00313A2E">
        <w:t>when</w:t>
      </w:r>
      <w:r w:rsidRPr="007D7F7D">
        <w:t xml:space="preserve"> </w:t>
      </w:r>
      <w:r w:rsidRPr="007D7F7D">
        <w:rPr>
          <w:i/>
          <w:iCs/>
        </w:rPr>
        <w:t>R</w:t>
      </w:r>
      <w:r w:rsidRPr="007D7F7D">
        <w:t xml:space="preserve"> = 0 or </w:t>
      </w:r>
      <w:r w:rsidRPr="007D7F7D">
        <w:rPr>
          <w:i/>
          <w:iCs/>
        </w:rPr>
        <w:t>n</w:t>
      </w:r>
      <w:r w:rsidRPr="007D7F7D">
        <w:rPr>
          <w:i/>
          <w:iCs/>
          <w:vertAlign w:val="subscript"/>
        </w:rPr>
        <w:t>r</w:t>
      </w:r>
      <w:r w:rsidRPr="007D7F7D">
        <w:t xml:space="preserve"> = </w:t>
      </w:r>
      <w:r w:rsidRPr="007D7F7D">
        <w:rPr>
          <w:i/>
          <w:iCs/>
        </w:rPr>
        <w:t>n</w:t>
      </w:r>
      <w:r w:rsidRPr="007D7F7D">
        <w:rPr>
          <w:i/>
          <w:iCs/>
          <w:vertAlign w:val="subscript"/>
        </w:rPr>
        <w:t>a</w:t>
      </w:r>
      <w:r w:rsidRPr="007D7F7D">
        <w:t xml:space="preserve">. This condition </w:t>
      </w:r>
      <w:r w:rsidR="002A1146">
        <w:t>occurs</w:t>
      </w:r>
      <w:r w:rsidRPr="007D7F7D">
        <w:t xml:space="preserve"> when the phase thickness (</w:t>
      </w:r>
      <w:r w:rsidRPr="007D7F7D">
        <w:rPr>
          <w:i/>
          <w:iCs/>
          <w:lang w:bidi="th-TH"/>
        </w:rPr>
        <w:t>θ</w:t>
      </w:r>
      <w:r w:rsidRPr="007D7F7D">
        <w:rPr>
          <w:lang w:bidi="th-TH"/>
        </w:rPr>
        <w:t xml:space="preserve">) is </w:t>
      </w:r>
      <w:r w:rsidR="00313A2E">
        <w:rPr>
          <w:lang w:bidi="th-TH"/>
        </w:rPr>
        <w:t>in</w:t>
      </w:r>
      <w:r w:rsidRPr="007D7F7D">
        <w:rPr>
          <w:lang w:bidi="th-TH"/>
        </w:rPr>
        <w:t xml:space="preserve"> multiple of </w:t>
      </w:r>
      <w:r w:rsidRPr="007D7F7D">
        <w:t>π/2 rad</w:t>
      </w:r>
      <w:r w:rsidRPr="007D7F7D">
        <w:t>ian</w:t>
      </w:r>
      <w:r w:rsidRPr="007D7F7D">
        <w:t>:</w:t>
      </w:r>
    </w:p>
    <w:p w14:paraId="37017F46" w14:textId="34C5979E" w:rsidR="0034523F" w:rsidRPr="007D7F7D" w:rsidRDefault="00000000" w:rsidP="007205C6">
      <w:pPr>
        <w:pStyle w:val="13Equation"/>
        <w:rPr>
          <w:rFonts w:cs="Times New Roman"/>
        </w:rPr>
      </w:pPr>
      <w:r w:rsidRPr="007D7F7D">
        <w:rPr>
          <w:rFonts w:cs="Times New Roman"/>
        </w:rPr>
        <w:tab/>
      </w:r>
      <m:oMath>
        <m:r>
          <m:rPr>
            <m:sty m:val="p"/>
          </m:rPr>
          <w:rPr>
            <w:rFonts w:ascii="Cambria Math" w:hAnsi="Cambria Math" w:cs="Times New Roman"/>
          </w:rPr>
          <m:t>θ=Z</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oMath>
      <w:r w:rsidRPr="007D7F7D">
        <w:rPr>
          <w:rFonts w:cs="Times New Roman"/>
        </w:rPr>
        <w:t>,</w:t>
      </w:r>
      <w:r w:rsidRPr="007D7F7D">
        <w:rPr>
          <w:rFonts w:cs="Times New Roman"/>
        </w:rPr>
        <w:tab/>
        <w:t>(8)</w:t>
      </w:r>
    </w:p>
    <w:p w14:paraId="4F7C6F1B" w14:textId="17B35A73" w:rsidR="0034523F" w:rsidRPr="007D7F7D" w:rsidRDefault="00000000" w:rsidP="007205C6">
      <w:pPr>
        <w:pStyle w:val="09BodyFirstParagraph"/>
        <w:rPr>
          <w:rFonts w:cs="Times New Roman"/>
        </w:rPr>
      </w:pPr>
      <w:r w:rsidRPr="007D7F7D">
        <w:rPr>
          <w:rFonts w:cs="Times New Roman"/>
        </w:rPr>
        <w:lastRenderedPageBreak/>
        <w:t xml:space="preserve">where </w:t>
      </w:r>
      <w:r w:rsidRPr="007D7F7D">
        <w:rPr>
          <w:rFonts w:cs="Times New Roman"/>
          <w:i/>
          <w:iCs/>
        </w:rPr>
        <w:t>Z</w:t>
      </w:r>
      <w:r w:rsidRPr="007D7F7D">
        <w:rPr>
          <w:rFonts w:cs="Times New Roman"/>
        </w:rPr>
        <w:t xml:space="preserve"> </w:t>
      </w:r>
      <w:r w:rsidRPr="007D7F7D">
        <w:rPr>
          <w:rFonts w:cs="Times New Roman"/>
        </w:rPr>
        <w:t>denotes</w:t>
      </w:r>
      <w:r w:rsidRPr="007D7F7D">
        <w:rPr>
          <w:rFonts w:cs="Times New Roman"/>
        </w:rPr>
        <w:t xml:space="preserve"> even integer. If </w:t>
      </w:r>
      <w:r w:rsidR="00313A2E">
        <w:rPr>
          <w:rFonts w:cs="Times New Roman"/>
        </w:rPr>
        <w:t>this</w:t>
      </w:r>
      <w:r w:rsidR="002A1146">
        <w:rPr>
          <w:rFonts w:cs="Times New Roman"/>
        </w:rPr>
        <w:t xml:space="preserve"> </w:t>
      </w:r>
      <w:r w:rsidRPr="007D7F7D">
        <w:rPr>
          <w:rFonts w:cs="Times New Roman"/>
        </w:rPr>
        <w:t>condition</w:t>
      </w:r>
      <w:r w:rsidR="002A1146">
        <w:rPr>
          <w:rFonts w:cs="Times New Roman"/>
        </w:rPr>
        <w:t xml:space="preserve"> </w:t>
      </w:r>
      <w:r w:rsidR="00313A2E" w:rsidRPr="007D7F7D">
        <w:rPr>
          <w:rFonts w:cs="Times New Roman"/>
        </w:rPr>
        <w:t>is satisfied</w:t>
      </w:r>
      <w:r w:rsidRPr="007D7F7D">
        <w:rPr>
          <w:rFonts w:cs="Times New Roman"/>
        </w:rPr>
        <w:t xml:space="preserve">, Eq. </w:t>
      </w:r>
      <w:r w:rsidRPr="007D7F7D">
        <w:rPr>
          <w:rFonts w:cs="Times New Roman"/>
        </w:rPr>
        <w:t>5</w:t>
      </w:r>
      <w:r w:rsidRPr="007D7F7D">
        <w:rPr>
          <w:rFonts w:cs="Times New Roman"/>
        </w:rPr>
        <w:t xml:space="preserve"> can be simplified </w:t>
      </w:r>
      <w:r w:rsidR="00313A2E">
        <w:rPr>
          <w:rFonts w:cs="Times New Roman"/>
        </w:rPr>
        <w:t>with</w:t>
      </w:r>
      <w:r w:rsidRPr="007D7F7D">
        <w:rPr>
          <w:rFonts w:cs="Times New Roman"/>
        </w:rPr>
        <w:t xml:space="preserve"> Euler’s identity (</w:t>
      </w:r>
      <w:r w:rsidRPr="007D7F7D">
        <w:rPr>
          <w:rFonts w:cs="Times New Roman"/>
          <w:i/>
          <w:iCs/>
        </w:rPr>
        <w:t>exp</w:t>
      </w:r>
      <w:r w:rsidRPr="007D7F7D">
        <w:rPr>
          <w:rFonts w:cs="Times New Roman"/>
          <w:i/>
          <w:iCs/>
          <w:vertAlign w:val="superscript"/>
        </w:rPr>
        <w:t xml:space="preserve">-iπ </w:t>
      </w:r>
      <w:r w:rsidRPr="007D7F7D">
        <w:rPr>
          <w:rFonts w:cs="Times New Roman"/>
        </w:rPr>
        <w:t>=</w:t>
      </w:r>
      <w:r w:rsidRPr="007D7F7D">
        <w:rPr>
          <w:rFonts w:cs="Times New Roman"/>
          <w:i/>
          <w:iCs/>
        </w:rPr>
        <w:t xml:space="preserve"> </w:t>
      </w:r>
      <w:r w:rsidRPr="007D7F7D">
        <w:rPr>
          <w:rFonts w:cs="Times New Roman"/>
        </w:rPr>
        <w:t xml:space="preserve">-1) </w:t>
      </w:r>
      <w:r w:rsidR="00313A2E">
        <w:rPr>
          <w:rFonts w:cs="Times New Roman"/>
        </w:rPr>
        <w:t>to</w:t>
      </w:r>
      <w:r w:rsidRPr="007D7F7D">
        <w:rPr>
          <w:rFonts w:cs="Times New Roman"/>
        </w:rPr>
        <w:t>:</w:t>
      </w:r>
    </w:p>
    <w:p w14:paraId="73BF2E01" w14:textId="583ADB6A" w:rsidR="0034523F" w:rsidRPr="007D7F7D" w:rsidRDefault="00000000"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r</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f>
          <m:fPr>
            <m:ctrlPr>
              <w:rPr>
                <w:rFonts w:ascii="Cambria Math" w:hAnsi="Cambria Math" w:cs="Times New Roman"/>
                <w:vertAlign w:val="subscript"/>
              </w:rPr>
            </m:ctrlPr>
          </m:fPr>
          <m:num>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num>
          <m:den>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r>
              <m:rPr>
                <m:sty m:val="p"/>
              </m:rPr>
              <w:rPr>
                <w:rFonts w:ascii="Cambria Math" w:hAnsi="Cambria Math" w:cs="Times New Roman"/>
                <w:vertAlign w:val="subscript"/>
              </w:rPr>
              <m:t>+</m:t>
            </m:r>
            <m:d>
              <m:dPr>
                <m:ctrlPr>
                  <w:rPr>
                    <w:rFonts w:ascii="Cambria Math" w:hAnsi="Cambria Math" w:cs="Times New Roman"/>
                    <w:vertAlign w:val="subscript"/>
                  </w:rPr>
                </m:ctrlPr>
              </m:dPr>
              <m:e>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f</m:t>
                    </m:r>
                  </m:sub>
                </m:sSub>
              </m:e>
            </m:d>
          </m:den>
        </m:f>
        <m:r>
          <m:rPr>
            <m:sty m:val="p"/>
          </m:rPr>
          <w:rPr>
            <w:rFonts w:ascii="Cambria Math" w:hAnsi="Cambria Math" w:cs="Times New Roman"/>
            <w:vertAlign w:val="subscript"/>
          </w:rPr>
          <m:t>=</m:t>
        </m:r>
        <m:f>
          <m:fPr>
            <m:ctrlPr>
              <w:rPr>
                <w:rFonts w:ascii="Cambria Math" w:hAnsi="Cambria Math" w:cs="Times New Roman"/>
                <w:vertAlign w:val="subscript"/>
              </w:rPr>
            </m:ctrlPr>
          </m:fPr>
          <m:num>
            <m:sSubSup>
              <m:sSubSupPr>
                <m:ctrlPr>
                  <w:rPr>
                    <w:rFonts w:ascii="Cambria Math" w:hAnsi="Cambria Math" w:cs="Times New Roman"/>
                    <w:vertAlign w:val="subscript"/>
                  </w:rPr>
                </m:ctrlPr>
              </m:sSubSupPr>
              <m:e>
                <m:r>
                  <w:rPr>
                    <w:rFonts w:ascii="Cambria Math" w:hAnsi="Cambria Math" w:cs="Times New Roman"/>
                    <w:vertAlign w:val="subscript"/>
                  </w:rPr>
                  <m:t>n</m:t>
                </m:r>
              </m:e>
              <m:sub>
                <m:r>
                  <w:rPr>
                    <w:rFonts w:ascii="Cambria Math" w:hAnsi="Cambria Math" w:cs="Times New Roman"/>
                    <w:vertAlign w:val="subscript"/>
                  </w:rPr>
                  <m:t>f</m:t>
                </m:r>
              </m:sub>
              <m:sup>
                <m:r>
                  <m:rPr>
                    <m:sty m:val="p"/>
                  </m:rPr>
                  <w:rPr>
                    <w:rFonts w:ascii="Cambria Math" w:hAnsi="Cambria Math" w:cs="Times New Roman"/>
                    <w:vertAlign w:val="subscript"/>
                  </w:rPr>
                  <m:t>2</m:t>
                </m:r>
              </m:sup>
            </m:sSubSup>
          </m:num>
          <m:den>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den>
        </m:f>
      </m:oMath>
      <w:r w:rsidRPr="007D7F7D">
        <w:rPr>
          <w:rFonts w:cs="Times New Roman"/>
          <w:iCs/>
        </w:rPr>
        <w:t>.</w:t>
      </w:r>
      <w:r w:rsidRPr="007D7F7D">
        <w:rPr>
          <w:rFonts w:cs="Times New Roman"/>
          <w:vertAlign w:val="subscript"/>
        </w:rPr>
        <w:tab/>
      </w:r>
      <w:r w:rsidRPr="007D7F7D">
        <w:rPr>
          <w:rFonts w:cs="Times New Roman"/>
          <w:iCs/>
        </w:rPr>
        <w:t>(9)</w:t>
      </w:r>
    </w:p>
    <w:p w14:paraId="0854DC58" w14:textId="4C24BF14" w:rsidR="0034523F" w:rsidRPr="007D7F7D" w:rsidRDefault="00000000" w:rsidP="007205C6">
      <w:pPr>
        <w:pStyle w:val="10BodySubsequentParagraph"/>
        <w:rPr>
          <w:rFonts w:cs="Times New Roman"/>
        </w:rPr>
      </w:pPr>
      <w:r>
        <w:rPr>
          <w:rFonts w:cs="Times New Roman"/>
        </w:rPr>
        <w:t>By</w:t>
      </w:r>
      <w:r w:rsidRPr="007D7F7D">
        <w:rPr>
          <w:rFonts w:cs="Times New Roman"/>
        </w:rPr>
        <w:t xml:space="preserve"> </w:t>
      </w:r>
      <w:r>
        <w:rPr>
          <w:rFonts w:cs="Times New Roman"/>
        </w:rPr>
        <w:t>substituting</w:t>
      </w:r>
      <w:r w:rsidRPr="007D7F7D">
        <w:rPr>
          <w:rFonts w:cs="Times New Roman"/>
        </w:rPr>
        <w:t xml:space="preserve"> </w:t>
      </w:r>
      <w:r w:rsidR="00313A2E">
        <w:rPr>
          <w:rFonts w:cs="Times New Roman"/>
        </w:rPr>
        <w:t xml:space="preserve">this </w:t>
      </w:r>
      <w:r>
        <w:rPr>
          <w:rFonts w:cs="Times New Roman"/>
        </w:rPr>
        <w:t>in</w:t>
      </w:r>
      <w:r>
        <w:rPr>
          <w:rFonts w:eastAsia="MS Mincho" w:cs="Times New Roman"/>
          <w:color w:val="000000"/>
        </w:rPr>
        <w:t>to</w:t>
      </w:r>
      <w:r w:rsidRPr="007D7F7D">
        <w:rPr>
          <w:rFonts w:cs="Times New Roman"/>
        </w:rPr>
        <w:t xml:space="preserve"> Eq</w:t>
      </w:r>
      <w:r>
        <w:rPr>
          <w:rFonts w:eastAsia="MS Mincho" w:cs="Times New Roman"/>
          <w:color w:val="000000"/>
        </w:rPr>
        <w:t xml:space="preserve">. 7, </w:t>
      </w:r>
      <w:r>
        <w:rPr>
          <w:rFonts w:cs="Times New Roman"/>
        </w:rPr>
        <w:t>the required refractive ind</w:t>
      </w:r>
      <w:r w:rsidR="00313A2E">
        <w:rPr>
          <w:rFonts w:cs="Times New Roman"/>
        </w:rPr>
        <w:t>ex</w:t>
      </w:r>
      <w:r>
        <w:rPr>
          <w:rFonts w:cs="Times New Roman"/>
        </w:rPr>
        <w:t xml:space="preserve"> for </w:t>
      </w:r>
      <w:r w:rsidR="00313A2E">
        <w:rPr>
          <w:rFonts w:eastAsia="MS Mincho" w:cs="Times New Roman"/>
          <w:color w:val="000000"/>
        </w:rPr>
        <w:t>antireflection</w:t>
      </w:r>
      <w:r>
        <w:rPr>
          <w:rFonts w:eastAsia="MS Mincho" w:cs="Times New Roman"/>
          <w:color w:val="000000"/>
        </w:rPr>
        <w:t xml:space="preserve"> condition </w:t>
      </w:r>
      <w:r w:rsidR="00313A2E">
        <w:rPr>
          <w:rFonts w:cs="Times New Roman"/>
        </w:rPr>
        <w:t>is</w:t>
      </w:r>
      <w:r>
        <w:rPr>
          <w:rFonts w:cs="Times New Roman"/>
        </w:rPr>
        <w:t>:</w:t>
      </w:r>
    </w:p>
    <w:p w14:paraId="3A95D8BC" w14:textId="586E3A75" w:rsidR="0034523F" w:rsidRPr="007D7F7D" w:rsidRDefault="00000000" w:rsidP="007205C6">
      <w:pPr>
        <w:pStyle w:val="13Equation"/>
        <w:rPr>
          <w:rFonts w:cs="Times New Roman"/>
        </w:rPr>
      </w:pPr>
      <w:r w:rsidRPr="007D7F7D">
        <w:rPr>
          <w:rFonts w:cs="Times New Roman"/>
          <w:vertAlign w:val="subscript"/>
        </w:rPr>
        <w:tab/>
      </w:r>
      <m:oMath>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a</m:t>
            </m:r>
          </m:sub>
        </m:sSub>
        <m:sSub>
          <m:sSubPr>
            <m:ctrlPr>
              <w:rPr>
                <w:rFonts w:ascii="Cambria Math" w:hAnsi="Cambria Math" w:cs="Times New Roman"/>
                <w:vertAlign w:val="subscript"/>
              </w:rPr>
            </m:ctrlPr>
          </m:sSubPr>
          <m:e>
            <m:r>
              <w:rPr>
                <w:rFonts w:ascii="Cambria Math" w:hAnsi="Cambria Math" w:cs="Times New Roman"/>
                <w:vertAlign w:val="subscript"/>
              </w:rPr>
              <m:t>n</m:t>
            </m:r>
          </m:e>
          <m:sub>
            <m:r>
              <w:rPr>
                <w:rFonts w:ascii="Cambria Math" w:hAnsi="Cambria Math" w:cs="Times New Roman"/>
                <w:vertAlign w:val="subscript"/>
              </w:rPr>
              <m:t>s</m:t>
            </m:r>
          </m:sub>
        </m:sSub>
        <m:r>
          <m:rPr>
            <m:sty m:val="p"/>
          </m:rPr>
          <w:rPr>
            <w:rFonts w:ascii="Cambria Math" w:hAnsi="Cambria Math" w:cs="Times New Roman"/>
            <w:vertAlign w:val="subscript"/>
          </w:rPr>
          <m:t>=</m:t>
        </m:r>
        <m:sSubSup>
          <m:sSubSupPr>
            <m:ctrlPr>
              <w:rPr>
                <w:rFonts w:ascii="Cambria Math" w:hAnsi="Cambria Math" w:cs="Times New Roman"/>
                <w:vertAlign w:val="subscript"/>
              </w:rPr>
            </m:ctrlPr>
          </m:sSubSupPr>
          <m:e>
            <m:r>
              <w:rPr>
                <w:rFonts w:ascii="Cambria Math" w:hAnsi="Cambria Math" w:cs="Times New Roman"/>
                <w:vertAlign w:val="subscript"/>
              </w:rPr>
              <m:t>n</m:t>
            </m:r>
          </m:e>
          <m:sub>
            <m:r>
              <w:rPr>
                <w:rFonts w:ascii="Cambria Math" w:hAnsi="Cambria Math" w:cs="Times New Roman"/>
                <w:vertAlign w:val="subscript"/>
              </w:rPr>
              <m:t>f</m:t>
            </m:r>
          </m:sub>
          <m:sup>
            <m:r>
              <m:rPr>
                <m:sty m:val="p"/>
              </m:rPr>
              <w:rPr>
                <w:rFonts w:ascii="Cambria Math" w:hAnsi="Cambria Math" w:cs="Times New Roman"/>
                <w:vertAlign w:val="subscript"/>
              </w:rPr>
              <m:t>2</m:t>
            </m:r>
          </m:sup>
        </m:sSubSup>
      </m:oMath>
      <w:r w:rsidRPr="007D7F7D">
        <w:rPr>
          <w:rFonts w:cs="Times New Roman"/>
        </w:rPr>
        <w:t>.</w:t>
      </w:r>
      <w:r w:rsidRPr="007D7F7D">
        <w:rPr>
          <w:rFonts w:cs="Times New Roman"/>
          <w:vertAlign w:val="subscript"/>
        </w:rPr>
        <w:tab/>
      </w:r>
      <w:r w:rsidRPr="007D7F7D">
        <w:rPr>
          <w:rFonts w:cs="Times New Roman"/>
        </w:rPr>
        <w:t>(10)</w:t>
      </w:r>
    </w:p>
    <w:p w14:paraId="0FAEA9F5" w14:textId="4438B80D" w:rsidR="008B1811" w:rsidRPr="008B1811" w:rsidRDefault="00000000" w:rsidP="007205C6">
      <w:pPr>
        <w:pStyle w:val="10BodySubsequentParagraph"/>
        <w:rPr>
          <w:rFonts w:cs="Times New Roman"/>
        </w:rPr>
      </w:pPr>
      <w:r w:rsidRPr="007D7F7D">
        <w:rPr>
          <w:rFonts w:cs="Times New Roman"/>
        </w:rPr>
        <w:t xml:space="preserve">Another condition is the relative refractive index between </w:t>
      </w:r>
      <w:r>
        <w:rPr>
          <w:rFonts w:eastAsia="MS Mincho" w:cs="Times New Roman"/>
          <w:color w:val="000000"/>
        </w:rPr>
        <w:t xml:space="preserve">the </w:t>
      </w:r>
      <w:r>
        <w:rPr>
          <w:rFonts w:eastAsia="MS Mincho" w:cs="Times New Roman"/>
          <w:color w:val="000000"/>
        </w:rPr>
        <w:t xml:space="preserve">air, film, and substrate, which must be in </w:t>
      </w:r>
      <w:r w:rsidR="002A1146">
        <w:rPr>
          <w:rFonts w:cs="Times New Roman"/>
        </w:rPr>
        <w:t>the following order:</w:t>
      </w:r>
      <w:r w:rsidRPr="007D7F7D">
        <w:rPr>
          <w:rFonts w:cs="Times New Roman"/>
        </w:rPr>
        <w:t xml:space="preserve"> </w:t>
      </w:r>
      <w:r w:rsidRPr="007D7F7D">
        <w:rPr>
          <w:rFonts w:cs="Times New Roman"/>
          <w:i/>
          <w:iCs/>
        </w:rPr>
        <w:t>n</w:t>
      </w:r>
      <w:r w:rsidRPr="007D7F7D">
        <w:rPr>
          <w:rFonts w:cs="Times New Roman"/>
          <w:i/>
          <w:iCs/>
          <w:vertAlign w:val="subscript"/>
        </w:rPr>
        <w:t>air</w:t>
      </w:r>
      <w:r w:rsidRPr="007D7F7D">
        <w:rPr>
          <w:rFonts w:cs="Times New Roman"/>
          <w:vertAlign w:val="subscript"/>
        </w:rPr>
        <w:t xml:space="preserve"> </w:t>
      </w:r>
      <w:r w:rsidRPr="007D7F7D">
        <w:rPr>
          <w:rFonts w:cs="Times New Roman"/>
        </w:rPr>
        <w:t xml:space="preserve">&lt; </w:t>
      </w:r>
      <w:r w:rsidRPr="007D7F7D">
        <w:rPr>
          <w:rFonts w:cs="Times New Roman"/>
          <w:i/>
          <w:iCs/>
        </w:rPr>
        <w:t>n</w:t>
      </w:r>
      <w:r w:rsidRPr="007D7F7D">
        <w:rPr>
          <w:rFonts w:cs="Times New Roman"/>
          <w:i/>
          <w:iCs/>
          <w:vertAlign w:val="subscript"/>
        </w:rPr>
        <w:t>f</w:t>
      </w:r>
      <w:r w:rsidRPr="007D7F7D">
        <w:rPr>
          <w:rFonts w:cs="Times New Roman"/>
          <w:vertAlign w:val="subscript"/>
        </w:rPr>
        <w:t xml:space="preserve"> </w:t>
      </w:r>
      <w:r w:rsidRPr="007D7F7D">
        <w:rPr>
          <w:rFonts w:cs="Times New Roman"/>
        </w:rPr>
        <w:t xml:space="preserve"> &lt; </w:t>
      </w:r>
      <w:r w:rsidRPr="007D7F7D">
        <w:rPr>
          <w:rFonts w:cs="Times New Roman"/>
          <w:i/>
          <w:iCs/>
        </w:rPr>
        <w:t>n</w:t>
      </w:r>
      <w:r w:rsidRPr="007D7F7D">
        <w:rPr>
          <w:rFonts w:cs="Times New Roman"/>
          <w:i/>
          <w:iCs/>
          <w:vertAlign w:val="subscript"/>
        </w:rPr>
        <w:t>substrate</w:t>
      </w:r>
      <w:r w:rsidR="002A1146">
        <w:rPr>
          <w:rFonts w:cs="Times New Roman"/>
          <w:i/>
          <w:iCs/>
        </w:rPr>
        <w:t>.</w:t>
      </w:r>
      <w:r w:rsidRPr="007D7F7D">
        <w:rPr>
          <w:rFonts w:cs="Times New Roman"/>
        </w:rPr>
        <w:t xml:space="preserve"> </w:t>
      </w:r>
      <w:r w:rsidRPr="007D7F7D">
        <w:rPr>
          <w:rFonts w:cs="Times New Roman"/>
        </w:rPr>
        <w:t>L</w:t>
      </w:r>
      <w:r w:rsidRPr="007D7F7D">
        <w:rPr>
          <w:rFonts w:cs="Times New Roman"/>
        </w:rPr>
        <w:t>ight shift</w:t>
      </w:r>
      <w:r>
        <w:rPr>
          <w:rFonts w:eastAsia="MS Mincho" w:cs="Times New Roman"/>
          <w:color w:val="000000"/>
        </w:rPr>
        <w:t>s</w:t>
      </w:r>
      <w:r>
        <w:rPr>
          <w:rFonts w:eastAsia="MS Mincho" w:cs="Times New Roman"/>
          <w:color w:val="000000"/>
        </w:rPr>
        <w:t xml:space="preserve"> its phase by π radian when reflected from </w:t>
      </w:r>
      <w:r>
        <w:rPr>
          <w:rFonts w:eastAsia="MS Mincho" w:cs="Times New Roman"/>
          <w:color w:val="000000"/>
        </w:rPr>
        <w:t xml:space="preserve">a </w:t>
      </w:r>
      <w:r>
        <w:rPr>
          <w:rFonts w:eastAsia="MS Mincho" w:cs="Times New Roman"/>
          <w:color w:val="000000"/>
        </w:rPr>
        <w:t xml:space="preserve">lower to </w:t>
      </w:r>
      <w:r>
        <w:rPr>
          <w:rFonts w:eastAsia="MS Mincho" w:cs="Times New Roman"/>
          <w:color w:val="000000"/>
        </w:rPr>
        <w:t xml:space="preserve">a </w:t>
      </w:r>
      <w:r>
        <w:rPr>
          <w:rFonts w:eastAsia="MS Mincho" w:cs="Times New Roman"/>
          <w:color w:val="000000"/>
        </w:rPr>
        <w:t xml:space="preserve">higher refractive index medium. The reflected light at </w:t>
      </w:r>
      <w:r>
        <w:rPr>
          <w:rFonts w:eastAsia="MS Mincho" w:cs="Times New Roman"/>
          <w:color w:val="000000"/>
        </w:rPr>
        <w:t xml:space="preserve">the </w:t>
      </w:r>
      <w:r>
        <w:rPr>
          <w:rFonts w:eastAsia="MS Mincho" w:cs="Times New Roman"/>
          <w:color w:val="000000"/>
        </w:rPr>
        <w:t>air-film interface</w:t>
      </w:r>
      <w:r>
        <w:rPr>
          <w:rFonts w:cs="Times New Roman"/>
        </w:rPr>
        <w:t xml:space="preserve"> </w:t>
      </w:r>
      <w:r w:rsidRPr="007D7F7D">
        <w:rPr>
          <w:rFonts w:cs="Times New Roman"/>
        </w:rPr>
        <w:t>(R</w:t>
      </w:r>
      <w:r w:rsidRPr="007D7F7D">
        <w:rPr>
          <w:rFonts w:cs="Times New Roman"/>
          <w:vertAlign w:val="subscript"/>
        </w:rPr>
        <w:t>2</w:t>
      </w:r>
      <w:r w:rsidRPr="007D7F7D">
        <w:rPr>
          <w:rFonts w:cs="Times New Roman"/>
        </w:rPr>
        <w:t>)</w:t>
      </w:r>
      <w:r>
        <w:rPr>
          <w:rFonts w:cs="Times New Roman"/>
        </w:rPr>
        <w:t xml:space="preserve"> will</w:t>
      </w:r>
      <w:r w:rsidRPr="007D7F7D">
        <w:rPr>
          <w:rFonts w:cs="Times New Roman"/>
        </w:rPr>
        <w:t xml:space="preserve"> always undergo </w:t>
      </w:r>
      <w:r>
        <w:rPr>
          <w:rFonts w:eastAsia="MS Mincho" w:cs="Times New Roman"/>
          <w:color w:val="000000"/>
        </w:rPr>
        <w:t xml:space="preserve">a </w:t>
      </w:r>
      <w:r>
        <w:rPr>
          <w:rFonts w:eastAsia="MS Mincho" w:cs="Times New Roman"/>
          <w:color w:val="000000"/>
        </w:rPr>
        <w:t xml:space="preserve">π radian phase shift </w:t>
      </w:r>
      <w:r w:rsidRPr="007D7F7D">
        <w:rPr>
          <w:rFonts w:cs="Times New Roman"/>
        </w:rPr>
        <w:t>since</w:t>
      </w:r>
      <w:r w:rsidRPr="007D7F7D">
        <w:rPr>
          <w:rFonts w:cs="Times New Roman"/>
        </w:rPr>
        <w:t xml:space="preserve"> </w:t>
      </w:r>
      <w:r w:rsidRPr="007D7F7D">
        <w:rPr>
          <w:rFonts w:cs="Times New Roman"/>
          <w:i/>
          <w:iCs/>
        </w:rPr>
        <w:t>n</w:t>
      </w:r>
      <w:r w:rsidRPr="007D7F7D">
        <w:rPr>
          <w:rFonts w:cs="Times New Roman"/>
          <w:i/>
          <w:iCs/>
          <w:vertAlign w:val="subscript"/>
        </w:rPr>
        <w:t>a</w:t>
      </w:r>
      <w:r w:rsidRPr="007D7F7D">
        <w:rPr>
          <w:rFonts w:cs="Times New Roman"/>
        </w:rPr>
        <w:t xml:space="preserve"> will be the lowest in most cases</w:t>
      </w:r>
      <w:r>
        <w:rPr>
          <w:rFonts w:cs="Times New Roman"/>
        </w:rPr>
        <w:t xml:space="preserve">. </w:t>
      </w:r>
      <w:r>
        <w:rPr>
          <w:rFonts w:cs="Times New Roman"/>
        </w:rPr>
        <w:t>Therefore,</w:t>
      </w:r>
      <w:r>
        <w:rPr>
          <w:rFonts w:cs="Times New Roman"/>
        </w:rPr>
        <w:t xml:space="preserve"> R</w:t>
      </w:r>
      <w:r>
        <w:rPr>
          <w:rFonts w:cs="Times New Roman"/>
          <w:vertAlign w:val="subscript"/>
        </w:rPr>
        <w:t>1</w:t>
      </w:r>
      <w:r>
        <w:rPr>
          <w:rFonts w:cs="Times New Roman"/>
        </w:rPr>
        <w:t xml:space="preserve"> must undergo the same phase shift to create destructive interference.</w:t>
      </w:r>
    </w:p>
    <w:p w14:paraId="5FC75E76" w14:textId="1D944AF2" w:rsidR="007205C6" w:rsidRPr="007D7F7D" w:rsidRDefault="00000000" w:rsidP="008F7361">
      <w:pPr>
        <w:pStyle w:val="10BodySubsequentParagraph"/>
        <w:rPr>
          <w:rFonts w:cs="Times New Roman"/>
        </w:rPr>
      </w:pPr>
      <w:r w:rsidRPr="007D7F7D">
        <w:rPr>
          <w:rFonts w:cs="Times New Roman"/>
        </w:rPr>
        <w:t xml:space="preserve">These two conditions </w:t>
      </w:r>
      <w:r w:rsidRPr="007D7F7D">
        <w:rPr>
          <w:rFonts w:cs="Times New Roman"/>
        </w:rPr>
        <w:t>limit</w:t>
      </w:r>
      <w:r w:rsidRPr="007D7F7D">
        <w:rPr>
          <w:rFonts w:cs="Times New Roman"/>
        </w:rPr>
        <w:t xml:space="preserve"> </w:t>
      </w:r>
      <w:r w:rsidRPr="007D7F7D">
        <w:rPr>
          <w:rFonts w:cs="Times New Roman"/>
        </w:rPr>
        <w:t>the</w:t>
      </w:r>
      <w:r w:rsidRPr="007D7F7D">
        <w:rPr>
          <w:rFonts w:cs="Times New Roman"/>
        </w:rPr>
        <w:t xml:space="preserve"> material selection</w:t>
      </w:r>
      <w:r w:rsidR="00313A2E">
        <w:rPr>
          <w:rFonts w:cs="Times New Roman"/>
        </w:rPr>
        <w:t xml:space="preserve">s, since for a perfect antireflection, there is only one ideal refractive </w:t>
      </w:r>
      <w:r w:rsidRPr="007D7F7D">
        <w:rPr>
          <w:rFonts w:cs="Times New Roman"/>
        </w:rPr>
        <w:t>index</w:t>
      </w:r>
      <w:r w:rsidR="008B1811">
        <w:rPr>
          <w:rFonts w:cs="Times New Roman"/>
        </w:rPr>
        <w:t xml:space="preserve"> (</w:t>
      </w:r>
      <w:r w:rsidR="008B1811" w:rsidRPr="008B1811">
        <w:rPr>
          <w:rFonts w:cs="Times New Roman"/>
          <w:i/>
          <w:iCs/>
        </w:rPr>
        <w:t>n</w:t>
      </w:r>
      <w:r w:rsidR="008B1811" w:rsidRPr="008B1811">
        <w:rPr>
          <w:rFonts w:cs="Times New Roman"/>
          <w:i/>
          <w:iCs/>
          <w:vertAlign w:val="subscript"/>
        </w:rPr>
        <w:t>ideal</w:t>
      </w:r>
      <w:r w:rsidR="008B1811">
        <w:rPr>
          <w:rFonts w:cs="Times New Roman"/>
        </w:rPr>
        <w:t>)</w:t>
      </w:r>
      <w:r w:rsidRPr="007D7F7D">
        <w:rPr>
          <w:rFonts w:cs="Times New Roman"/>
        </w:rPr>
        <w:t xml:space="preserve"> for each </w:t>
      </w:r>
      <w:r w:rsidRPr="007D7F7D">
        <w:rPr>
          <w:rFonts w:cs="Times New Roman"/>
          <w:i/>
          <w:iCs/>
        </w:rPr>
        <w:t>n</w:t>
      </w:r>
      <w:r w:rsidRPr="007D7F7D">
        <w:rPr>
          <w:rFonts w:cs="Times New Roman"/>
          <w:i/>
          <w:iCs/>
          <w:vertAlign w:val="subscript"/>
        </w:rPr>
        <w:t>s</w:t>
      </w:r>
      <w:r w:rsidRPr="007D7F7D">
        <w:rPr>
          <w:rFonts w:cs="Times New Roman"/>
        </w:rPr>
        <w:t xml:space="preserve">. </w:t>
      </w:r>
      <w:r w:rsidR="0046430E">
        <w:rPr>
          <w:rFonts w:cs="Times New Roman"/>
        </w:rPr>
        <w:t>T</w:t>
      </w:r>
      <w:r w:rsidR="0046430E">
        <w:rPr>
          <w:rFonts w:cs="Times New Roman"/>
        </w:rPr>
        <w:t xml:space="preserve">he </w:t>
      </w:r>
      <w:r w:rsidR="0046430E">
        <w:rPr>
          <w:rFonts w:cs="Times New Roman"/>
        </w:rPr>
        <w:t>refractive index</w:t>
      </w:r>
      <w:r w:rsidR="0046430E">
        <w:rPr>
          <w:rFonts w:cs="Times New Roman"/>
        </w:rPr>
        <w:t xml:space="preserve"> of Sb</w:t>
      </w:r>
      <w:r w:rsidR="0046430E">
        <w:rPr>
          <w:rFonts w:cs="Times New Roman"/>
          <w:vertAlign w:val="subscript"/>
        </w:rPr>
        <w:t>2</w:t>
      </w:r>
      <w:r w:rsidR="0046430E">
        <w:rPr>
          <w:rFonts w:cs="Times New Roman"/>
        </w:rPr>
        <w:t>Se</w:t>
      </w:r>
      <w:r w:rsidR="0046430E">
        <w:rPr>
          <w:rFonts w:cs="Times New Roman"/>
          <w:vertAlign w:val="subscript"/>
        </w:rPr>
        <w:t>3</w:t>
      </w:r>
      <w:r w:rsidR="0046430E">
        <w:rPr>
          <w:rFonts w:cs="Times New Roman"/>
        </w:rPr>
        <w:t xml:space="preserve"> </w:t>
      </w:r>
      <w:r w:rsidR="00313A2E">
        <w:rPr>
          <w:rFonts w:cs="Times New Roman"/>
        </w:rPr>
        <w:t>is</w:t>
      </w:r>
      <w:r w:rsidR="0046430E">
        <w:rPr>
          <w:rFonts w:cs="Times New Roman"/>
        </w:rPr>
        <w:t xml:space="preserve"> higher than </w:t>
      </w:r>
      <w:r>
        <w:rPr>
          <w:rFonts w:eastAsia="MS Mincho" w:cs="Times New Roman"/>
          <w:color w:val="000000"/>
        </w:rPr>
        <w:t xml:space="preserve">that of </w:t>
      </w:r>
      <w:r w:rsidR="0046430E" w:rsidRPr="00FA3527">
        <w:rPr>
          <w:rFonts w:cs="Times New Roman"/>
        </w:rPr>
        <w:t>substrate (silica; SiO</w:t>
      </w:r>
      <w:r w:rsidR="0046430E" w:rsidRPr="00FA3527">
        <w:rPr>
          <w:rFonts w:cs="Times New Roman"/>
          <w:vertAlign w:val="subscript"/>
        </w:rPr>
        <w:t>2</w:t>
      </w:r>
      <w:r w:rsidR="0046430E" w:rsidRPr="00FA3527">
        <w:rPr>
          <w:rFonts w:cs="Times New Roman"/>
        </w:rPr>
        <w:t xml:space="preserve">) at every wavelength. </w:t>
      </w:r>
      <w:r w:rsidR="0039443D" w:rsidRPr="00FA3527">
        <w:rPr>
          <w:rFonts w:cs="Times New Roman"/>
        </w:rPr>
        <w:t>So</w:t>
      </w:r>
      <w:r w:rsidR="0039443D" w:rsidRPr="00FA3527">
        <w:rPr>
          <w:rFonts w:cs="Times New Roman"/>
        </w:rPr>
        <w:t>, if Sb</w:t>
      </w:r>
      <w:r w:rsidR="0039443D" w:rsidRPr="00FA3527">
        <w:rPr>
          <w:rFonts w:cs="Times New Roman"/>
          <w:vertAlign w:val="subscript"/>
        </w:rPr>
        <w:t>2</w:t>
      </w:r>
      <w:r w:rsidR="0039443D" w:rsidRPr="00FA3527">
        <w:rPr>
          <w:rFonts w:cs="Times New Roman"/>
        </w:rPr>
        <w:t>Se</w:t>
      </w:r>
      <w:r w:rsidR="0039443D" w:rsidRPr="00FA3527">
        <w:rPr>
          <w:rFonts w:cs="Times New Roman"/>
          <w:vertAlign w:val="subscript"/>
        </w:rPr>
        <w:t>3</w:t>
      </w:r>
      <w:r w:rsidR="0039443D" w:rsidRPr="00FA3527">
        <w:rPr>
          <w:rFonts w:cs="Times New Roman"/>
        </w:rPr>
        <w:t xml:space="preserve"> is QWOT thick</w:t>
      </w:r>
      <w:r w:rsidR="00C5185E" w:rsidRPr="00FA3527">
        <w:rPr>
          <w:rFonts w:cs="Times New Roman"/>
        </w:rPr>
        <w:t xml:space="preserve">, the </w:t>
      </w:r>
      <w:r w:rsidR="0046430E" w:rsidRPr="00FA3527">
        <w:rPr>
          <w:rFonts w:cs="Times New Roman"/>
        </w:rPr>
        <w:t>reflection now become:</w:t>
      </w:r>
      <w:r w:rsidRPr="00FA3527">
        <w:rPr>
          <w:rFonts w:cs="Times New Roman"/>
        </w:rPr>
        <w:t xml:space="preserve"> R</w:t>
      </w:r>
      <w:r w:rsidRPr="00FA3527">
        <w:rPr>
          <w:rFonts w:cs="Times New Roman"/>
          <w:vertAlign w:val="subscript"/>
        </w:rPr>
        <w:t>1</w:t>
      </w:r>
      <w:r w:rsidRPr="00FA3527">
        <w:rPr>
          <w:rFonts w:cs="Times New Roman"/>
        </w:rPr>
        <w:t xml:space="preserve"> </w:t>
      </w:r>
      <w:r w:rsidR="00C5185E" w:rsidRPr="00FA3527">
        <w:rPr>
          <w:rFonts w:cs="Times New Roman"/>
        </w:rPr>
        <w:t xml:space="preserve">still </w:t>
      </w:r>
      <w:r w:rsidRPr="00FA3527">
        <w:rPr>
          <w:rFonts w:cs="Times New Roman"/>
        </w:rPr>
        <w:t>travel</w:t>
      </w:r>
      <w:r w:rsidRPr="00FA3527">
        <w:rPr>
          <w:rFonts w:cs="Times New Roman"/>
        </w:rPr>
        <w:t>s</w:t>
      </w:r>
      <w:r w:rsidRPr="00FA3527">
        <w:rPr>
          <w:rFonts w:cs="Times New Roman"/>
        </w:rPr>
        <w:t xml:space="preserve"> 2QWOT (π radian) further than R</w:t>
      </w:r>
      <w:r w:rsidRPr="00FA3527">
        <w:rPr>
          <w:rFonts w:cs="Times New Roman"/>
          <w:vertAlign w:val="subscript"/>
        </w:rPr>
        <w:t>2</w:t>
      </w:r>
      <w:r w:rsidRPr="00FA3527">
        <w:rPr>
          <w:rFonts w:cs="Times New Roman"/>
        </w:rPr>
        <w:t xml:space="preserve"> but only R</w:t>
      </w:r>
      <w:r w:rsidRPr="00FA3527">
        <w:rPr>
          <w:rFonts w:cs="Times New Roman"/>
          <w:vertAlign w:val="subscript"/>
        </w:rPr>
        <w:t>2</w:t>
      </w:r>
      <w:r w:rsidRPr="00FA3527">
        <w:rPr>
          <w:rFonts w:cs="Times New Roman"/>
        </w:rPr>
        <w:t xml:space="preserve"> has its phase shifted </w:t>
      </w:r>
      <w:r w:rsidR="00313A2E" w:rsidRPr="00FA3527">
        <w:rPr>
          <w:rFonts w:cs="Times New Roman"/>
        </w:rPr>
        <w:t>by π radian</w:t>
      </w:r>
      <w:r w:rsidR="00313A2E" w:rsidRPr="00FA3527">
        <w:rPr>
          <w:rFonts w:cs="Times New Roman"/>
        </w:rPr>
        <w:t xml:space="preserve"> </w:t>
      </w:r>
      <w:r w:rsidR="00C5185E" w:rsidRPr="00FA3527">
        <w:rPr>
          <w:rFonts w:cs="Times New Roman"/>
        </w:rPr>
        <w:t>during reflection</w:t>
      </w:r>
      <w:r w:rsidRPr="00FA3527">
        <w:rPr>
          <w:rFonts w:cs="Times New Roman"/>
        </w:rPr>
        <w:t xml:space="preserve">, </w:t>
      </w:r>
      <w:r w:rsidR="00881E7F" w:rsidRPr="00FA3527">
        <w:rPr>
          <w:rFonts w:cs="Times New Roman"/>
        </w:rPr>
        <w:t xml:space="preserve">so the two Rs have a phase difference of </w:t>
      </w:r>
      <w:r w:rsidR="008F7361" w:rsidRPr="00FA3527">
        <w:rPr>
          <w:rFonts w:cs="Times New Roman"/>
        </w:rPr>
        <w:t>0</w:t>
      </w:r>
      <w:r w:rsidR="00881E7F" w:rsidRPr="00FA3527">
        <w:rPr>
          <w:rFonts w:cs="Times New Roman"/>
        </w:rPr>
        <w:t xml:space="preserve"> rad</w:t>
      </w:r>
      <w:r w:rsidR="00313A2E">
        <w:rPr>
          <w:rFonts w:cs="Times New Roman"/>
        </w:rPr>
        <w:t xml:space="preserve">ian, a </w:t>
      </w:r>
      <w:r w:rsidR="008F7361" w:rsidRPr="00FA3527">
        <w:rPr>
          <w:rFonts w:cs="Times New Roman"/>
        </w:rPr>
        <w:t>constructive interference.</w:t>
      </w:r>
      <w:r w:rsidR="00F21892" w:rsidRPr="00FA3527">
        <w:rPr>
          <w:rFonts w:cs="Times New Roman"/>
        </w:rPr>
        <w:t xml:space="preserve"> </w:t>
      </w:r>
      <w:r w:rsidR="008F7361" w:rsidRPr="00FA3527">
        <w:rPr>
          <w:rFonts w:cs="Times New Roman"/>
        </w:rPr>
        <w:t xml:space="preserve">To </w:t>
      </w:r>
      <w:r w:rsidR="00F21892" w:rsidRPr="00FA3527">
        <w:rPr>
          <w:rFonts w:cs="Times New Roman"/>
        </w:rPr>
        <w:t>minimize reflection</w:t>
      </w:r>
      <w:r w:rsidR="008F7361" w:rsidRPr="00FA3527">
        <w:rPr>
          <w:rFonts w:cs="Times New Roman"/>
        </w:rPr>
        <w:t xml:space="preserve">, </w:t>
      </w:r>
      <w:r>
        <w:rPr>
          <w:rFonts w:eastAsia="MS Mincho" w:cs="Times New Roman"/>
          <w:color w:val="000000"/>
        </w:rPr>
        <w:t xml:space="preserve">the </w:t>
      </w:r>
      <w:r>
        <w:rPr>
          <w:rFonts w:eastAsia="MS Mincho" w:cs="Times New Roman"/>
          <w:color w:val="000000"/>
        </w:rPr>
        <w:t>Sb</w:t>
      </w:r>
      <w:r w:rsidR="008F7361" w:rsidRPr="00FA3527">
        <w:rPr>
          <w:rFonts w:cs="Times New Roman"/>
          <w:vertAlign w:val="subscript"/>
        </w:rPr>
        <w:t>2</w:t>
      </w:r>
      <w:r w:rsidR="008F7361" w:rsidRPr="00FA3527">
        <w:rPr>
          <w:rFonts w:cs="Times New Roman"/>
        </w:rPr>
        <w:t>Se</w:t>
      </w:r>
      <w:r w:rsidR="008F7361" w:rsidRPr="00FA3527">
        <w:rPr>
          <w:rFonts w:cs="Times New Roman"/>
          <w:vertAlign w:val="subscript"/>
        </w:rPr>
        <w:t>3</w:t>
      </w:r>
      <w:r w:rsidR="008F7361" w:rsidRPr="00FA3527">
        <w:rPr>
          <w:rFonts w:cs="Times New Roman"/>
        </w:rPr>
        <w:t xml:space="preserve"> optical thickness can be increased to tw</w:t>
      </w:r>
      <w:r w:rsidR="008F7361" w:rsidRPr="00FA3527">
        <w:rPr>
          <w:rFonts w:cs="Times New Roman"/>
        </w:rPr>
        <w:t>ice</w:t>
      </w:r>
      <w:r w:rsidR="008F7361" w:rsidRPr="00FA3527">
        <w:rPr>
          <w:rFonts w:cs="Times New Roman"/>
        </w:rPr>
        <w:t xml:space="preserve"> the QWOT (</w:t>
      </w:r>
      <w:r w:rsidR="008F7361" w:rsidRPr="00FA3527">
        <w:rPr>
          <w:rFonts w:cs="Times New Roman"/>
          <w:i/>
          <w:iCs/>
        </w:rPr>
        <w:t>OT</w:t>
      </w:r>
      <w:r w:rsidR="008F7361" w:rsidRPr="00FA3527">
        <w:rPr>
          <w:rFonts w:cs="Times New Roman"/>
        </w:rPr>
        <w:t xml:space="preserve"> = </w:t>
      </w:r>
      <w:r w:rsidR="008F7361" w:rsidRPr="00FA3527">
        <w:rPr>
          <w:rFonts w:cs="Times New Roman"/>
          <w:i/>
          <w:iCs/>
        </w:rPr>
        <w:t>λ</w:t>
      </w:r>
      <w:r w:rsidR="008F7361" w:rsidRPr="00FA3527">
        <w:rPr>
          <w:rFonts w:cs="Times New Roman"/>
        </w:rPr>
        <w:t>/2)</w:t>
      </w:r>
      <w:r w:rsidR="008F7361" w:rsidRPr="00FA3527">
        <w:rPr>
          <w:rFonts w:cs="Times New Roman"/>
          <w:i/>
          <w:iCs/>
        </w:rPr>
        <w:t xml:space="preserve">, </w:t>
      </w:r>
      <w:r w:rsidR="008F7361" w:rsidRPr="00FA3527">
        <w:rPr>
          <w:rFonts w:cs="Times New Roman"/>
        </w:rPr>
        <w:t xml:space="preserve">this is called </w:t>
      </w:r>
      <w:r>
        <w:rPr>
          <w:rFonts w:eastAsia="MS Mincho" w:cs="Times New Roman"/>
          <w:color w:val="000000"/>
        </w:rPr>
        <w:t xml:space="preserve">the </w:t>
      </w:r>
      <w:r>
        <w:rPr>
          <w:rFonts w:eastAsia="MS Mincho" w:cs="Times New Roman"/>
          <w:color w:val="000000"/>
        </w:rPr>
        <w:t>half-wave optical thickness (HWOT)</w:t>
      </w:r>
      <w:r w:rsidR="00313A2E">
        <w:rPr>
          <w:rFonts w:cs="Times New Roman"/>
        </w:rPr>
        <w:t xml:space="preserve"> and is equivalent to </w:t>
      </w:r>
      <w:r w:rsidR="00F21892" w:rsidRPr="00FA3527">
        <w:rPr>
          <w:rFonts w:cs="Times New Roman"/>
        </w:rPr>
        <w:t>an absentee layer</w:t>
      </w:r>
      <w:r w:rsidR="008F7361" w:rsidRPr="00FA3527">
        <w:rPr>
          <w:rFonts w:cs="Times New Roman"/>
        </w:rPr>
        <w:t>.</w:t>
      </w:r>
      <w:r w:rsidR="00881E7F" w:rsidRPr="00FA3527">
        <w:rPr>
          <w:rFonts w:cs="Times New Roman"/>
        </w:rPr>
        <w:t xml:space="preserve"> </w:t>
      </w:r>
      <w:r w:rsidRPr="00FA3527">
        <w:rPr>
          <w:rFonts w:cs="Times New Roman"/>
        </w:rPr>
        <w:t>For</w:t>
      </w:r>
      <w:r w:rsidRPr="00FA3527">
        <w:rPr>
          <w:rFonts w:cs="Times New Roman"/>
        </w:rPr>
        <w:t xml:space="preserve"> example, at the reference wavelength </w:t>
      </w:r>
      <w:r w:rsidRPr="00FA3527">
        <w:rPr>
          <w:rFonts w:cs="Times New Roman"/>
          <w:i/>
          <w:iCs/>
        </w:rPr>
        <w:t>λ</w:t>
      </w:r>
      <w:r w:rsidRPr="00FA3527">
        <w:rPr>
          <w:rFonts w:cs="Times New Roman"/>
          <w:i/>
          <w:iCs/>
          <w:vertAlign w:val="subscript"/>
        </w:rPr>
        <w:t>0</w:t>
      </w:r>
      <w:r w:rsidRPr="00FA3527">
        <w:rPr>
          <w:rFonts w:cs="Times New Roman"/>
        </w:rPr>
        <w:t xml:space="preserve"> = 1064 nm, if we use 3-mm-thick SiO</w:t>
      </w:r>
      <w:r w:rsidRPr="00FA3527">
        <w:rPr>
          <w:rFonts w:cs="Times New Roman"/>
          <w:vertAlign w:val="subscript"/>
        </w:rPr>
        <w:t>2</w:t>
      </w:r>
      <w:r w:rsidRPr="00FA3527">
        <w:rPr>
          <w:rFonts w:cs="Times New Roman"/>
        </w:rPr>
        <w:t xml:space="preserve"> as </w:t>
      </w:r>
      <w:r>
        <w:rPr>
          <w:rFonts w:eastAsia="MS Mincho" w:cs="Times New Roman"/>
          <w:color w:val="000000"/>
        </w:rPr>
        <w:t xml:space="preserve">the </w:t>
      </w:r>
      <w:r>
        <w:rPr>
          <w:rFonts w:eastAsia="MS Mincho" w:cs="Times New Roman"/>
          <w:color w:val="000000"/>
        </w:rPr>
        <w:t>substrate</w:t>
      </w:r>
      <w:r w:rsidR="0039443D" w:rsidRPr="00FA3527">
        <w:rPr>
          <w:rFonts w:cs="Times New Roman"/>
        </w:rPr>
        <w:t xml:space="preserve"> (</w:t>
      </w:r>
      <w:r w:rsidR="0039443D" w:rsidRPr="00FA3527">
        <w:rPr>
          <w:rFonts w:cs="Times New Roman"/>
          <w:i/>
          <w:iCs/>
        </w:rPr>
        <w:t>n</w:t>
      </w:r>
      <w:r w:rsidR="0039443D" w:rsidRPr="00FA3527">
        <w:rPr>
          <w:rFonts w:cs="Times New Roman"/>
          <w:i/>
          <w:iCs/>
          <w:vertAlign w:val="subscript"/>
        </w:rPr>
        <w:t>s</w:t>
      </w:r>
      <w:r w:rsidR="0039443D" w:rsidRPr="00FA3527">
        <w:rPr>
          <w:rFonts w:cs="Times New Roman"/>
        </w:rPr>
        <w:t xml:space="preserve"> = 1.46)</w:t>
      </w:r>
      <w:r w:rsidRPr="00FA3527">
        <w:rPr>
          <w:rFonts w:cs="Times New Roman"/>
        </w:rPr>
        <w:t xml:space="preserve"> </w:t>
      </w:r>
      <w:r w:rsidRPr="00FA3527">
        <w:rPr>
          <w:rFonts w:cs="Times New Roman"/>
        </w:rPr>
        <w:fldChar w:fldCharType="begin"/>
      </w:r>
      <w:r w:rsidR="00FF77D2" w:rsidRPr="00FA3527">
        <w:rPr>
          <w:rFonts w:cs="Times New Roman"/>
        </w:rPr>
        <w:instrText xml:space="preserve"> ADDIN EN.CITE &lt;EndNote&gt;&lt;Cite&gt;&lt;Author&gt;Franta&lt;/Author&gt;&lt;Year&gt;2016&lt;/Year&gt;&lt;RecNum&gt;97&lt;/RecNum&gt;&lt;DisplayText&gt;[26]&lt;/DisplayText&gt;&lt;record&gt;&lt;rec-number&gt;97&lt;/rec-number&gt;&lt;foreign-keys&gt;&lt;key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rPr>
          <w:rFonts w:cs="Times New Roman"/>
        </w:rPr>
        <w:fldChar w:fldCharType="separate"/>
      </w:r>
      <w:r w:rsidR="00FF77D2" w:rsidRPr="00FA3527">
        <w:rPr>
          <w:rFonts w:cs="Times New Roman"/>
          <w:noProof/>
        </w:rPr>
        <w:t>[26]</w:t>
      </w:r>
      <w:r w:rsidRPr="00FA3527">
        <w:rPr>
          <w:rFonts w:cs="Times New Roman"/>
        </w:rPr>
        <w:fldChar w:fldCharType="end"/>
      </w:r>
      <w:r w:rsidRPr="00FA3527">
        <w:rPr>
          <w:rFonts w:cs="Times New Roman"/>
        </w:rPr>
        <w:t xml:space="preserve">, the ideal QWOT-film thickness is calculated from Eq.10 to </w:t>
      </w:r>
      <w:r w:rsidR="0039443D" w:rsidRPr="00FA3527">
        <w:rPr>
          <w:rFonts w:cs="Times New Roman"/>
        </w:rPr>
        <w:t xml:space="preserve">be </w:t>
      </w:r>
      <w:r w:rsidR="0039443D" w:rsidRPr="00FA3527">
        <w:rPr>
          <w:rFonts w:cs="Times New Roman"/>
          <w:i/>
          <w:iCs/>
        </w:rPr>
        <w:t>n</w:t>
      </w:r>
      <w:r w:rsidR="0039443D" w:rsidRPr="00FA3527">
        <w:rPr>
          <w:rFonts w:cs="Times New Roman"/>
          <w:i/>
          <w:iCs/>
          <w:vertAlign w:val="subscript"/>
        </w:rPr>
        <w:t>ideal</w:t>
      </w:r>
      <w:r w:rsidR="0039443D" w:rsidRPr="00FA3527">
        <w:rPr>
          <w:rFonts w:cs="Times New Roman"/>
        </w:rPr>
        <w:t xml:space="preserve"> = </w:t>
      </w:r>
      <w:r w:rsidRPr="00FA3527">
        <w:rPr>
          <w:rFonts w:cs="Times New Roman"/>
        </w:rPr>
        <w:t>1</w:t>
      </w:r>
      <w:r w:rsidRPr="007D7F7D">
        <w:rPr>
          <w:rFonts w:cs="Times New Roman"/>
        </w:rPr>
        <w:t xml:space="preserve">.21. </w:t>
      </w:r>
      <w:r w:rsidR="0039443D">
        <w:rPr>
          <w:rFonts w:cs="Times New Roman"/>
        </w:rPr>
        <w:t>The</w:t>
      </w:r>
      <w:r w:rsidRPr="007D7F7D">
        <w:rPr>
          <w:rFonts w:cs="Times New Roman"/>
        </w:rPr>
        <w:t xml:space="preserve"> material with the closest refractive index is MgF</w:t>
      </w:r>
      <w:r w:rsidRPr="007D7F7D">
        <w:rPr>
          <w:rFonts w:cs="Times New Roman"/>
          <w:vertAlign w:val="subscript"/>
        </w:rPr>
        <w:t>2</w:t>
      </w:r>
      <w:r w:rsidRPr="007D7F7D">
        <w:rPr>
          <w:rFonts w:cs="Times New Roman"/>
        </w:rPr>
        <w:t xml:space="preserve"> </w:t>
      </w:r>
      <w:r w:rsidR="0039443D">
        <w:rPr>
          <w:rFonts w:cs="Times New Roman"/>
        </w:rPr>
        <w:t>(</w:t>
      </w:r>
      <w:r w:rsidRPr="007D7F7D">
        <w:rPr>
          <w:rFonts w:cs="Times New Roman"/>
          <w:i/>
          <w:iCs/>
        </w:rPr>
        <w:t>n</w:t>
      </w:r>
      <w:r w:rsidRPr="007D7F7D">
        <w:rPr>
          <w:rFonts w:cs="Times New Roman"/>
          <w:i/>
          <w:iCs/>
          <w:vertAlign w:val="subscript"/>
        </w:rPr>
        <w:t>MgF2</w:t>
      </w:r>
      <w:r w:rsidRPr="007D7F7D">
        <w:rPr>
          <w:rFonts w:cs="Times New Roman"/>
        </w:rPr>
        <w:t xml:space="preserve"> = 1.38</w:t>
      </w:r>
      <w:r w:rsidR="0039443D">
        <w:rPr>
          <w:rFonts w:cs="Times New Roman"/>
        </w:rPr>
        <w:t>)</w:t>
      </w:r>
      <w:r w:rsidRPr="007D7F7D">
        <w:rPr>
          <w:rFonts w:cs="Times New Roman"/>
        </w:rPr>
        <w:t xml:space="preserve"> </w:t>
      </w:r>
      <w:r w:rsidRPr="007D7F7D">
        <w:rPr>
          <w:rFonts w:cs="Times New Roman"/>
        </w:rPr>
        <w:fldChar w:fldCharType="begin"/>
      </w:r>
      <w:r w:rsidR="00FF77D2" w:rsidRPr="007D7F7D">
        <w:rPr>
          <w:rFonts w:cs="Times New Roman"/>
        </w:rPr>
        <w:instrText xml:space="preserve"> ADDIN EN.CITE &lt;EndNote&gt;&lt;Cite&gt;&lt;Author&gt;Franta&lt;/Author&gt;&lt;Year&gt;2017&lt;/Year&gt;&lt;RecNum&gt;87&lt;/RecNum&gt;&lt;DisplayText&gt;[27]&lt;/DisplayText&gt;&lt;record&gt;&lt;rec-number&gt;87&lt;/rec-number&gt;&lt;foreign-keys&gt;&lt;key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rPr>
          <w:rFonts w:cs="Times New Roman"/>
        </w:rPr>
        <w:fldChar w:fldCharType="separate"/>
      </w:r>
      <w:r w:rsidR="00FF77D2" w:rsidRPr="007D7F7D">
        <w:rPr>
          <w:rFonts w:cs="Times New Roman"/>
          <w:noProof/>
        </w:rPr>
        <w:t>[27]</w:t>
      </w:r>
      <w:r w:rsidRPr="007D7F7D">
        <w:rPr>
          <w:rFonts w:cs="Times New Roman"/>
        </w:rPr>
        <w:fldChar w:fldCharType="end"/>
      </w:r>
      <w:r w:rsidRPr="007D7F7D">
        <w:rPr>
          <w:rFonts w:cs="Times New Roman"/>
        </w:rPr>
        <w:t xml:space="preserve">, </w:t>
      </w:r>
      <w:r>
        <w:rPr>
          <w:rFonts w:eastAsia="MS Mincho" w:cs="Times New Roman"/>
          <w:color w:val="000000"/>
        </w:rPr>
        <w:t xml:space="preserve">and </w:t>
      </w:r>
      <w:r w:rsidR="0039443D">
        <w:rPr>
          <w:rFonts w:cs="Times New Roman"/>
        </w:rPr>
        <w:t xml:space="preserve">a slight difference from </w:t>
      </w:r>
      <w:r>
        <w:rPr>
          <w:rFonts w:eastAsia="MS Mincho" w:cs="Times New Roman"/>
          <w:color w:val="000000"/>
        </w:rPr>
        <w:t xml:space="preserve">ideal value </w:t>
      </w:r>
      <w:r w:rsidRPr="007D7F7D">
        <w:rPr>
          <w:rFonts w:cs="Times New Roman"/>
        </w:rPr>
        <w:t>cause</w:t>
      </w:r>
      <w:r w:rsidR="0039443D">
        <w:rPr>
          <w:rFonts w:cs="Times New Roman"/>
        </w:rPr>
        <w:t>s</w:t>
      </w:r>
      <w:r w:rsidRPr="007D7F7D">
        <w:rPr>
          <w:rFonts w:cs="Times New Roman"/>
        </w:rPr>
        <w:t xml:space="preserve"> the reflection to be </w:t>
      </w:r>
      <w:r w:rsidR="00B47E02">
        <w:rPr>
          <w:rFonts w:cs="Times New Roman"/>
        </w:rPr>
        <w:t xml:space="preserve">slightly </w:t>
      </w:r>
      <w:r w:rsidRPr="007D7F7D">
        <w:rPr>
          <w:rFonts w:cs="Times New Roman"/>
        </w:rPr>
        <w:t>higher</w:t>
      </w:r>
      <w:r w:rsidR="0039443D">
        <w:rPr>
          <w:rFonts w:cs="Times New Roman"/>
        </w:rPr>
        <w:t xml:space="preserve">, </w:t>
      </w:r>
      <w:r w:rsidRPr="007D7F7D">
        <w:rPr>
          <w:rFonts w:cs="Times New Roman"/>
        </w:rPr>
        <w:t xml:space="preserve">as illustrated in Fig. </w:t>
      </w:r>
      <w:r w:rsidR="008F7361">
        <w:rPr>
          <w:rFonts w:cs="Times New Roman"/>
        </w:rPr>
        <w:t>2</w:t>
      </w:r>
      <w:r w:rsidRPr="007D7F7D">
        <w:rPr>
          <w:rFonts w:cs="Times New Roman"/>
        </w:rPr>
        <w:t xml:space="preserve">. The reflectance of </w:t>
      </w:r>
      <w:r>
        <w:rPr>
          <w:rFonts w:eastAsia="MS Mincho" w:cs="Times New Roman"/>
          <w:color w:val="000000"/>
        </w:rPr>
        <w:t xml:space="preserve">the </w:t>
      </w:r>
      <w:r>
        <w:rPr>
          <w:rFonts w:eastAsia="MS Mincho" w:cs="Times New Roman"/>
          <w:color w:val="000000"/>
        </w:rPr>
        <w:t>HWOT-thick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(blue) is the highest </w:t>
      </w:r>
      <w:r w:rsidRPr="007D7F7D">
        <w:rPr>
          <w:rFonts w:cs="Times New Roman"/>
        </w:rPr>
        <w:t>because</w:t>
      </w:r>
      <w:r w:rsidRPr="007D7F7D">
        <w:rPr>
          <w:rFonts w:cs="Times New Roman"/>
        </w:rPr>
        <w:t xml:space="preserve"> it is </w:t>
      </w:r>
      <w:r w:rsidR="008F7361">
        <w:rPr>
          <w:rFonts w:cs="Times New Roman"/>
        </w:rPr>
        <w:t>just an absentee layer</w:t>
      </w:r>
      <w:r w:rsidRPr="007D7F7D">
        <w:rPr>
          <w:rFonts w:cs="Times New Roman"/>
        </w:rPr>
        <w:t xml:space="preserve">, </w:t>
      </w:r>
      <w:r>
        <w:rPr>
          <w:rFonts w:eastAsia="MS Mincho" w:cs="Times New Roman"/>
          <w:color w:val="000000"/>
        </w:rPr>
        <w:t xml:space="preserve">and </w:t>
      </w:r>
      <w:r>
        <w:rPr>
          <w:rFonts w:eastAsia="MS Mincho" w:cs="Times New Roman"/>
          <w:color w:val="000000"/>
        </w:rPr>
        <w:t xml:space="preserve">the reflectance is </w:t>
      </w:r>
      <w:r w:rsidR="008F7361">
        <w:rPr>
          <w:rFonts w:cs="Times New Roman"/>
        </w:rPr>
        <w:t xml:space="preserve">equivalent </w:t>
      </w:r>
      <w:r w:rsidRPr="007D7F7D">
        <w:rPr>
          <w:rFonts w:cs="Times New Roman"/>
        </w:rPr>
        <w:t xml:space="preserve">to </w:t>
      </w:r>
      <w:r w:rsidR="008F7361">
        <w:rPr>
          <w:rFonts w:cs="Times New Roman"/>
        </w:rPr>
        <w:t xml:space="preserve">a standalone </w:t>
      </w:r>
      <w:r w:rsidRPr="007D7F7D">
        <w:rPr>
          <w:rFonts w:cs="Times New Roman"/>
        </w:rPr>
        <w:t>3-mm SiO</w:t>
      </w:r>
      <w:r w:rsidRPr="007D7F7D">
        <w:rPr>
          <w:rFonts w:cs="Times New Roman"/>
          <w:vertAlign w:val="subscript"/>
        </w:rPr>
        <w:t>2</w:t>
      </w:r>
      <w:r w:rsidRPr="007D7F7D">
        <w:rPr>
          <w:rFonts w:cs="Times New Roman"/>
        </w:rPr>
        <w:t xml:space="preserve"> substrate. An ideal film also exhibits some reflection because of the reflection at the substrate-air interface on the other side.</w:t>
      </w:r>
    </w:p>
    <w:p w14:paraId="3988126A" w14:textId="0EDEC9BC" w:rsidR="007205C6" w:rsidRPr="007D7F7D" w:rsidRDefault="007205C6" w:rsidP="007205C6">
      <w:pPr>
        <w:pStyle w:val="10BodySubsequentParagraph"/>
        <w:rPr>
          <w:rFonts w:cs="Times New Roman"/>
        </w:rPr>
      </w:pPr>
    </w:p>
    <w:p w14:paraId="3422ABC0" w14:textId="04CA53F4" w:rsidR="0034523F" w:rsidRPr="007D7F7D" w:rsidRDefault="00000000" w:rsidP="002C2AE2">
      <w:pPr>
        <w:pStyle w:val="11Figure"/>
        <w:rPr>
          <w:rFonts w:cs="Times New Roman"/>
        </w:rPr>
      </w:pPr>
      <w:r>
        <w:rPr>
          <w:rFonts w:cs="Times New Roman"/>
          <w:noProof/>
        </w:rPr>
        <w:drawing>
          <wp:inline distT="0" distB="0" distL="0" distR="0" wp14:anchorId="672F7764" wp14:editId="23041703">
            <wp:extent cx="3910328" cy="2520000"/>
            <wp:effectExtent l="0" t="0" r="0" b="0"/>
            <wp:docPr id="1769785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511" name="Picture 176978511"/>
                    <pic:cNvPicPr/>
                  </pic:nvPicPr>
                  <pic:blipFill>
                    <a:blip r:embed="rId7"/>
                    <a:stretch>
                      <a:fillRect/>
                    </a:stretch>
                  </pic:blipFill>
                  <pic:spPr>
                    <a:xfrm>
                      <a:off x="0" y="0"/>
                      <a:ext cx="3910328" cy="2520000"/>
                    </a:xfrm>
                    <a:prstGeom prst="rect">
                      <a:avLst/>
                    </a:prstGeom>
                  </pic:spPr>
                </pic:pic>
              </a:graphicData>
            </a:graphic>
          </wp:inline>
        </w:drawing>
      </w:r>
    </w:p>
    <w:p w14:paraId="080E9869" w14:textId="1E72AA6C" w:rsidR="00234DA1" w:rsidRDefault="00000000" w:rsidP="006D0B69">
      <w:pPr>
        <w:pStyle w:val="12FigureCaptionLong"/>
        <w:rPr>
          <w:rFonts w:cs="Times New Roman"/>
        </w:rPr>
      </w:pPr>
      <w:r w:rsidRPr="007D7F7D">
        <w:rPr>
          <w:rFonts w:cs="Times New Roman"/>
          <w:b/>
          <w:bCs/>
        </w:rPr>
        <w:t xml:space="preserve">Fig. </w:t>
      </w:r>
      <w:r w:rsidR="006D0B69">
        <w:rPr>
          <w:rFonts w:cs="Times New Roman"/>
          <w:b/>
          <w:bCs/>
        </w:rPr>
        <w:t>2</w:t>
      </w:r>
      <w:r w:rsidRPr="007D7F7D">
        <w:rPr>
          <w:rFonts w:cs="Times New Roman"/>
          <w:b/>
          <w:bCs/>
        </w:rPr>
        <w:t>.</w:t>
      </w:r>
      <w:r w:rsidRPr="007D7F7D">
        <w:rPr>
          <w:rFonts w:cs="Times New Roman"/>
        </w:rPr>
        <w:t xml:space="preserve"> </w:t>
      </w:r>
      <w:r w:rsidR="006D0B69">
        <w:rPr>
          <w:rFonts w:cs="Times New Roman"/>
        </w:rPr>
        <w:t>Reflectance comparison of a single-layer design with different film. At 1064 nm (black, vertical line), HWOT-thick Sb</w:t>
      </w:r>
      <w:r w:rsidR="006D0B69">
        <w:rPr>
          <w:rFonts w:cs="Times New Roman"/>
          <w:vertAlign w:val="subscript"/>
        </w:rPr>
        <w:t>2</w:t>
      </w:r>
      <w:r w:rsidR="006D0B69">
        <w:rPr>
          <w:rFonts w:cs="Times New Roman"/>
        </w:rPr>
        <w:t>Se</w:t>
      </w:r>
      <w:r w:rsidR="006D0B69">
        <w:rPr>
          <w:rFonts w:cs="Times New Roman"/>
          <w:vertAlign w:val="subscript"/>
        </w:rPr>
        <w:t>3</w:t>
      </w:r>
      <w:r w:rsidR="006D0B69">
        <w:rPr>
          <w:rFonts w:cs="Times New Roman"/>
        </w:rPr>
        <w:t xml:space="preserve"> (blue) has the lowest reflectance R = 6.5%. QWOT-thick MgF</w:t>
      </w:r>
      <w:r w:rsidR="006D0B69" w:rsidRPr="006D0B69">
        <w:rPr>
          <w:rFonts w:cs="Times New Roman"/>
          <w:vertAlign w:val="subscript"/>
        </w:rPr>
        <w:t>2</w:t>
      </w:r>
      <w:r w:rsidR="006D0B69">
        <w:rPr>
          <w:rFonts w:cs="Times New Roman"/>
        </w:rPr>
        <w:t xml:space="preserve"> (green) R = 5.0%, slightly higher than an ideal film with </w:t>
      </w:r>
      <w:r w:rsidR="006D0B69" w:rsidRPr="006D0B69">
        <w:rPr>
          <w:rFonts w:cs="Times New Roman"/>
          <w:i/>
          <w:iCs/>
        </w:rPr>
        <w:t>n</w:t>
      </w:r>
      <w:r w:rsidR="006D0B69" w:rsidRPr="006D0B69">
        <w:rPr>
          <w:rFonts w:cs="Times New Roman"/>
          <w:i/>
          <w:iCs/>
          <w:vertAlign w:val="subscript"/>
        </w:rPr>
        <w:t>ideal</w:t>
      </w:r>
      <w:r w:rsidR="006D0B69">
        <w:rPr>
          <w:rFonts w:cs="Times New Roman"/>
        </w:rPr>
        <w:t xml:space="preserve"> = 1.21 (grey) R = 3.4%</w:t>
      </w:r>
      <w:r w:rsidR="002C544D">
        <w:rPr>
          <w:rFonts w:cs="Times New Roman"/>
        </w:rPr>
        <w:t>. The QWOT-thick structure is shown in the top right corner.</w:t>
      </w:r>
    </w:p>
    <w:p w14:paraId="58F3DDB0" w14:textId="77777777" w:rsidR="006D0B69" w:rsidRPr="006D0B69" w:rsidRDefault="006D0B69" w:rsidP="006D0B69">
      <w:pPr>
        <w:pStyle w:val="10BodySubsequentParagraph"/>
      </w:pPr>
    </w:p>
    <w:p w14:paraId="05FA28A0" w14:textId="02FDC947" w:rsidR="00697FEE" w:rsidRPr="007D7F7D" w:rsidRDefault="00000000" w:rsidP="008C1DFB">
      <w:pPr>
        <w:pStyle w:val="08SectionHeader2"/>
        <w:rPr>
          <w:rFonts w:ascii="Times New Roman" w:hAnsi="Times New Roman" w:cs="Times New Roman"/>
        </w:rPr>
      </w:pPr>
      <w:r w:rsidRPr="007D7F7D">
        <w:rPr>
          <w:rFonts w:ascii="Times New Roman" w:hAnsi="Times New Roman" w:cs="Times New Roman"/>
        </w:rPr>
        <w:lastRenderedPageBreak/>
        <w:t xml:space="preserve">2.3 </w:t>
      </w:r>
      <w:r>
        <w:rPr>
          <w:rFonts w:ascii="Times New Roman" w:eastAsia="MS Mincho" w:hAnsi="Times New Roman" w:cs="Times New Roman"/>
        </w:rPr>
        <w:t>Multilayer antireflection design</w:t>
      </w:r>
    </w:p>
    <w:p w14:paraId="4D66B3E6" w14:textId="1122C1F2" w:rsidR="00697FEE" w:rsidRPr="007D7F7D" w:rsidRDefault="00B47E02" w:rsidP="00697FEE">
      <w:pPr>
        <w:pStyle w:val="09BodyFirstParagraph"/>
        <w:rPr>
          <w:rFonts w:cs="Times New Roman"/>
        </w:rPr>
      </w:pPr>
      <w:r>
        <w:rPr>
          <w:rFonts w:cs="Times New Roman"/>
        </w:rPr>
        <w:t>Two</w:t>
      </w:r>
      <w:r w:rsidR="00000000" w:rsidRPr="007D7F7D">
        <w:rPr>
          <w:rFonts w:cs="Times New Roman"/>
        </w:rPr>
        <w:t xml:space="preserve">-layer </w:t>
      </w:r>
      <w:r w:rsidR="00F21892">
        <w:rPr>
          <w:rFonts w:cs="Times New Roman"/>
        </w:rPr>
        <w:t xml:space="preserve">design with each layer thickness </w:t>
      </w:r>
      <w:r w:rsidR="00F21892">
        <w:rPr>
          <w:rFonts w:cs="Times New Roman"/>
        </w:rPr>
        <w:t xml:space="preserve">being </w:t>
      </w:r>
      <w:r w:rsidR="00F21892">
        <w:rPr>
          <w:rFonts w:cs="Times New Roman"/>
        </w:rPr>
        <w:t>QWOT</w:t>
      </w:r>
      <w:r w:rsidR="00000000" w:rsidRPr="007D7F7D">
        <w:rPr>
          <w:rFonts w:cs="Times New Roman"/>
        </w:rPr>
        <w:t xml:space="preserve"> (Q/Q design) </w:t>
      </w:r>
      <w:r>
        <w:rPr>
          <w:rFonts w:cs="Times New Roman"/>
        </w:rPr>
        <w:t>is</w:t>
      </w:r>
      <w:r w:rsidR="00000000" w:rsidRPr="007D7F7D">
        <w:rPr>
          <w:rFonts w:cs="Times New Roman"/>
        </w:rPr>
        <w:t xml:space="preserve"> also be used to create antireflection condition</w:t>
      </w:r>
      <w:r w:rsidR="00000000">
        <w:rPr>
          <w:rFonts w:eastAsia="MS Mincho" w:cs="Times New Roman"/>
          <w:color w:val="000000"/>
        </w:rPr>
        <w:t>s</w:t>
      </w:r>
      <w:r w:rsidR="00000000">
        <w:rPr>
          <w:rFonts w:eastAsia="MS Mincho" w:cs="Times New Roman"/>
          <w:color w:val="000000"/>
        </w:rPr>
        <w:t>. The Fresnel reflection coefficient (</w:t>
      </w:r>
      <w:r w:rsidR="00000000" w:rsidRPr="007D7F7D">
        <w:rPr>
          <w:rFonts w:cs="Times New Roman"/>
          <w:i/>
          <w:iCs/>
        </w:rPr>
        <w:t>r</w:t>
      </w:r>
      <w:r w:rsidR="00000000" w:rsidRPr="007D7F7D">
        <w:rPr>
          <w:rFonts w:cs="Times New Roman"/>
        </w:rPr>
        <w:t xml:space="preserve">) from Eq. 7 can be </w:t>
      </w:r>
      <w:r w:rsidR="00F21892">
        <w:rPr>
          <w:rFonts w:cs="Times New Roman"/>
        </w:rPr>
        <w:t>expanded</w:t>
      </w:r>
      <w:r w:rsidR="00000000" w:rsidRPr="007D7F7D">
        <w:rPr>
          <w:rFonts w:cs="Times New Roman"/>
        </w:rPr>
        <w:t xml:space="preserve"> to:</w:t>
      </w:r>
    </w:p>
    <w:p w14:paraId="781065CE" w14:textId="3A9E2D2B" w:rsidR="00697FEE" w:rsidRPr="007D7F7D" w:rsidRDefault="00000000" w:rsidP="00697FEE">
      <w:pPr>
        <w:pStyle w:val="13Equation"/>
        <w:rPr>
          <w:rFonts w:cs="Times New Roman"/>
        </w:rPr>
      </w:pPr>
      <w:r w:rsidRPr="007D7F7D">
        <w:rPr>
          <w:rFonts w:cs="Times New Roman"/>
        </w:rPr>
        <w:tab/>
      </w:r>
      <m:oMath>
        <m:r>
          <w:rPr>
            <w:rFonts w:ascii="Cambria Math" w:hAnsi="Cambria Math" w:cs="Times New Roman"/>
          </w:rPr>
          <m:t>r=</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r2</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r2</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den>
        </m:f>
      </m:oMath>
      <w:r w:rsidRPr="007D7F7D">
        <w:rPr>
          <w:rFonts w:cs="Times New Roman"/>
        </w:rPr>
        <w:t>,</w:t>
      </w:r>
      <w:r w:rsidRPr="007D7F7D">
        <w:rPr>
          <w:rFonts w:cs="Times New Roman"/>
        </w:rPr>
        <w:tab/>
        <w:t>(11)</w:t>
      </w:r>
    </w:p>
    <w:p w14:paraId="281E7537" w14:textId="74BE67AB" w:rsidR="00697FEE" w:rsidRPr="007D7F7D" w:rsidRDefault="00000000" w:rsidP="00697FEE">
      <w:pPr>
        <w:pStyle w:val="09BodyFirstParagraph"/>
        <w:rPr>
          <w:rFonts w:cs="Times New Roman"/>
        </w:rPr>
      </w:pPr>
      <w:r w:rsidRPr="007D7F7D">
        <w:rPr>
          <w:rFonts w:cs="Times New Roman"/>
        </w:rPr>
        <w:t xml:space="preserve">where </w:t>
      </w:r>
      <w:r w:rsidR="00F21892" w:rsidRPr="007D7F7D">
        <w:rPr>
          <w:rFonts w:cs="Times New Roman"/>
          <w:i/>
          <w:iCs/>
        </w:rPr>
        <w:t>n</w:t>
      </w:r>
      <w:r w:rsidR="00F21892" w:rsidRPr="007D7F7D">
        <w:rPr>
          <w:rFonts w:cs="Times New Roman"/>
          <w:i/>
          <w:iCs/>
          <w:vertAlign w:val="subscript"/>
        </w:rPr>
        <w:t>f</w:t>
      </w:r>
      <w:r w:rsidRPr="007D7F7D">
        <w:rPr>
          <w:rFonts w:cs="Times New Roman"/>
        </w:rPr>
        <w:t xml:space="preserve"> begins from </w:t>
      </w:r>
      <w:r>
        <w:rPr>
          <w:rFonts w:eastAsia="MS Mincho" w:cs="Times New Roman"/>
          <w:color w:val="000000"/>
        </w:rPr>
        <w:t xml:space="preserve">the </w:t>
      </w:r>
      <w:r>
        <w:rPr>
          <w:rFonts w:eastAsia="MS Mincho" w:cs="Times New Roman"/>
          <w:color w:val="000000"/>
        </w:rPr>
        <w:t xml:space="preserve">substrate side and increases toward </w:t>
      </w:r>
      <w:r>
        <w:rPr>
          <w:rFonts w:eastAsia="MS Mincho" w:cs="Times New Roman"/>
          <w:color w:val="000000"/>
        </w:rPr>
        <w:t xml:space="preserve">the </w:t>
      </w:r>
      <w:r>
        <w:rPr>
          <w:rFonts w:eastAsia="MS Mincho" w:cs="Times New Roman"/>
          <w:color w:val="000000"/>
        </w:rPr>
        <w:t>air</w:t>
      </w:r>
      <w:r w:rsidR="00F21892">
        <w:rPr>
          <w:rFonts w:cs="Times New Roman"/>
        </w:rPr>
        <w:t xml:space="preserve"> side</w:t>
      </w:r>
      <w:r w:rsidRPr="007D7F7D">
        <w:rPr>
          <w:rFonts w:cs="Times New Roman"/>
        </w:rPr>
        <w:t xml:space="preserve"> (</w:t>
      </w:r>
      <w:r w:rsidRPr="007D7F7D">
        <w:rPr>
          <w:rFonts w:cs="Times New Roman"/>
          <w:i/>
          <w:iCs/>
        </w:rPr>
        <w:t>n</w:t>
      </w:r>
      <w:r w:rsidRPr="007D7F7D">
        <w:rPr>
          <w:rFonts w:cs="Times New Roman"/>
          <w:i/>
          <w:iCs/>
          <w:vertAlign w:val="subscript"/>
        </w:rPr>
        <w:t xml:space="preserve">s </w:t>
      </w:r>
      <w:r w:rsidRPr="007D7F7D">
        <w:rPr>
          <w:rFonts w:cs="Times New Roman"/>
          <w:i/>
          <w:iCs/>
        </w:rPr>
        <w:t>/ n</w:t>
      </w:r>
      <w:r w:rsidRPr="007D7F7D">
        <w:rPr>
          <w:rFonts w:cs="Times New Roman"/>
          <w:i/>
          <w:iCs/>
          <w:vertAlign w:val="subscript"/>
        </w:rPr>
        <w:t xml:space="preserve">f1 </w:t>
      </w:r>
      <w:r w:rsidRPr="007D7F7D">
        <w:rPr>
          <w:rFonts w:cs="Times New Roman"/>
          <w:i/>
          <w:iCs/>
        </w:rPr>
        <w:t>/ n</w:t>
      </w:r>
      <w:r w:rsidRPr="007D7F7D">
        <w:rPr>
          <w:rFonts w:cs="Times New Roman"/>
          <w:i/>
          <w:iCs/>
          <w:vertAlign w:val="subscript"/>
        </w:rPr>
        <w:t xml:space="preserve">f2 </w:t>
      </w:r>
      <w:r w:rsidRPr="007D7F7D">
        <w:rPr>
          <w:rFonts w:cs="Times New Roman"/>
          <w:i/>
          <w:iCs/>
        </w:rPr>
        <w:t>/ n</w:t>
      </w:r>
      <w:r w:rsidRPr="007D7F7D">
        <w:rPr>
          <w:rFonts w:cs="Times New Roman"/>
          <w:i/>
          <w:iCs/>
          <w:vertAlign w:val="subscript"/>
        </w:rPr>
        <w:t>a</w:t>
      </w:r>
      <w:r w:rsidRPr="00F21892">
        <w:rPr>
          <w:rFonts w:cs="Times New Roman"/>
        </w:rPr>
        <w:t>)</w:t>
      </w:r>
      <w:r w:rsidRPr="007D7F7D">
        <w:rPr>
          <w:rFonts w:cs="Times New Roman"/>
        </w:rPr>
        <w:t xml:space="preserve">, </w:t>
      </w:r>
      <w:r w:rsidRPr="007D7F7D">
        <w:rPr>
          <w:rFonts w:cs="Times New Roman"/>
          <w:i/>
          <w:iCs/>
        </w:rPr>
        <w:t>n</w:t>
      </w:r>
      <w:r w:rsidRPr="007D7F7D">
        <w:rPr>
          <w:rFonts w:cs="Times New Roman"/>
          <w:i/>
          <w:iCs/>
          <w:vertAlign w:val="subscript"/>
        </w:rPr>
        <w:t>r2</w:t>
      </w:r>
      <w:r w:rsidRPr="007D7F7D">
        <w:rPr>
          <w:rFonts w:cs="Times New Roman"/>
        </w:rPr>
        <w:t xml:space="preserve"> is the effective reflectance index </w:t>
      </w:r>
      <w:r w:rsidR="00F21892">
        <w:rPr>
          <w:rFonts w:cs="Times New Roman"/>
        </w:rPr>
        <w:t xml:space="preserve">of </w:t>
      </w:r>
      <w:r w:rsidRPr="007D7F7D">
        <w:rPr>
          <w:rFonts w:cs="Times New Roman"/>
        </w:rPr>
        <w:t xml:space="preserve">the entire structure </w:t>
      </w:r>
      <w:r w:rsidRPr="007D7F7D">
        <w:rPr>
          <w:rFonts w:cs="Times New Roman"/>
        </w:rPr>
        <w:fldChar w:fldCharType="begin"/>
      </w:r>
      <w:r w:rsidR="00FF77D2" w:rsidRPr="007D7F7D">
        <w:rPr>
          <w:rFonts w:cs="Times New Roman"/>
        </w:rPr>
        <w:instrText xml:space="preserve"> ADDIN EN.CITE &lt;EndNote&gt;&lt;Cite&gt;&lt;Author&gt;Sarangan&lt;/Author&gt;&lt;Year&gt;2020&lt;/Year&gt;&lt;RecNum&gt;66&lt;/RecNum&gt;&lt;DisplayText&gt;[25]&lt;/DisplayText&gt;&lt;record&gt;&lt;rec-number&gt;66&lt;/rec-number&gt;&lt;foreign-keys&gt;&lt;key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rPr>
        <w:fldChar w:fldCharType="separate"/>
      </w:r>
      <w:r w:rsidR="00FF77D2" w:rsidRPr="007D7F7D">
        <w:rPr>
          <w:rFonts w:cs="Times New Roman"/>
          <w:noProof/>
        </w:rPr>
        <w:t>[25]</w:t>
      </w:r>
      <w:r w:rsidRPr="007D7F7D">
        <w:rPr>
          <w:rFonts w:cs="Times New Roman"/>
        </w:rPr>
        <w:fldChar w:fldCharType="end"/>
      </w:r>
      <w:r w:rsidRPr="007D7F7D">
        <w:rPr>
          <w:rFonts w:cs="Times New Roman"/>
        </w:rPr>
        <w:t xml:space="preserve">, and </w:t>
      </w:r>
      <w:r w:rsidRPr="007D7F7D">
        <w:rPr>
          <w:rFonts w:cs="Times New Roman"/>
          <w:i/>
          <w:iCs/>
        </w:rPr>
        <w:t>n</w:t>
      </w:r>
      <w:r w:rsidRPr="007D7F7D">
        <w:rPr>
          <w:rFonts w:cs="Times New Roman"/>
          <w:i/>
          <w:iCs/>
          <w:vertAlign w:val="subscript"/>
        </w:rPr>
        <w:t>r1</w:t>
      </w:r>
      <w:r w:rsidRPr="007D7F7D">
        <w:rPr>
          <w:rFonts w:cs="Times New Roman"/>
        </w:rPr>
        <w:t xml:space="preserve"> is the effective reflectance index of only </w:t>
      </w:r>
      <w:r>
        <w:rPr>
          <w:rFonts w:eastAsia="MS Mincho" w:cs="Times New Roman"/>
          <w:color w:val="000000"/>
        </w:rPr>
        <w:t xml:space="preserve">the </w:t>
      </w:r>
      <w:r>
        <w:rPr>
          <w:rFonts w:eastAsia="MS Mincho" w:cs="Times New Roman"/>
          <w:color w:val="000000"/>
        </w:rPr>
        <w:t>substrate (</w:t>
      </w:r>
      <w:r w:rsidRPr="007D7F7D">
        <w:rPr>
          <w:rFonts w:cs="Times New Roman"/>
          <w:i/>
          <w:iCs/>
        </w:rPr>
        <w:t>n</w:t>
      </w:r>
      <w:r w:rsidRPr="007D7F7D">
        <w:rPr>
          <w:rFonts w:cs="Times New Roman"/>
          <w:i/>
          <w:iCs/>
          <w:vertAlign w:val="subscript"/>
        </w:rPr>
        <w:t>s</w:t>
      </w:r>
      <w:r w:rsidRPr="007D7F7D">
        <w:rPr>
          <w:rFonts w:cs="Times New Roman"/>
        </w:rPr>
        <w:t>) and bottom film (</w:t>
      </w:r>
      <w:r w:rsidRPr="007D7F7D">
        <w:rPr>
          <w:rFonts w:cs="Times New Roman"/>
          <w:i/>
          <w:iCs/>
        </w:rPr>
        <w:t>n</w:t>
      </w:r>
      <w:r w:rsidRPr="007D7F7D">
        <w:rPr>
          <w:rFonts w:cs="Times New Roman"/>
          <w:i/>
          <w:iCs/>
          <w:vertAlign w:val="subscript"/>
        </w:rPr>
        <w:t>f1</w:t>
      </w:r>
      <w:r w:rsidRPr="007D7F7D">
        <w:rPr>
          <w:rFonts w:cs="Times New Roman"/>
        </w:rPr>
        <w:t>). Similar to Eq.7</w:t>
      </w:r>
      <w:r w:rsidR="00777A63" w:rsidRPr="007D7F7D">
        <w:rPr>
          <w:rFonts w:cs="Times New Roman"/>
        </w:rPr>
        <w:t xml:space="preserve">, </w:t>
      </w:r>
      <w:r w:rsidR="00F21892">
        <w:rPr>
          <w:rFonts w:cs="Times New Roman"/>
        </w:rPr>
        <w:t xml:space="preserve">the antireflection condition </w:t>
      </w:r>
      <w:r w:rsidR="008D55B9">
        <w:rPr>
          <w:rFonts w:cs="Times New Roman"/>
        </w:rPr>
        <w:t>of the</w:t>
      </w:r>
      <w:r w:rsidR="00F21892">
        <w:rPr>
          <w:rFonts w:cs="Times New Roman"/>
        </w:rPr>
        <w:t xml:space="preserve"> </w:t>
      </w:r>
      <w:r w:rsidR="00777A63" w:rsidRPr="007D7F7D">
        <w:rPr>
          <w:rFonts w:cs="Times New Roman"/>
        </w:rPr>
        <w:t>two-layer</w:t>
      </w:r>
      <w:r w:rsidRPr="007D7F7D">
        <w:rPr>
          <w:rFonts w:cs="Times New Roman"/>
        </w:rPr>
        <w:t xml:space="preserve"> </w:t>
      </w:r>
      <w:r w:rsidR="00F21892">
        <w:rPr>
          <w:rFonts w:cs="Times New Roman"/>
        </w:rPr>
        <w:t xml:space="preserve">design </w:t>
      </w:r>
      <w:r w:rsidR="008D55B9">
        <w:rPr>
          <w:rFonts w:cs="Times New Roman"/>
        </w:rPr>
        <w:t>occurs</w:t>
      </w:r>
      <w:r w:rsidRPr="007D7F7D">
        <w:rPr>
          <w:rFonts w:cs="Times New Roman"/>
        </w:rPr>
        <w:t xml:space="preserve"> when</w:t>
      </w:r>
      <w:r w:rsidR="003B1083">
        <w:rPr>
          <w:rFonts w:cs="Times New Roman"/>
        </w:rPr>
        <w:t xml:space="preserve"> </w:t>
      </w:r>
      <w:r w:rsidR="003B1083" w:rsidRPr="003B1083">
        <w:rPr>
          <w:rFonts w:cs="Times New Roman"/>
          <w:i/>
          <w:iCs/>
        </w:rPr>
        <w:t>n</w:t>
      </w:r>
      <w:r w:rsidR="003B1083" w:rsidRPr="003B1083">
        <w:rPr>
          <w:rFonts w:cs="Times New Roman"/>
          <w:i/>
          <w:iCs/>
          <w:vertAlign w:val="subscript"/>
        </w:rPr>
        <w:t>a</w:t>
      </w:r>
      <w:r w:rsidR="003B1083">
        <w:rPr>
          <w:rFonts w:cs="Times New Roman"/>
        </w:rPr>
        <w:t xml:space="preserve"> = </w:t>
      </w:r>
      <w:r w:rsidR="003B1083" w:rsidRPr="003B1083">
        <w:rPr>
          <w:rFonts w:cs="Times New Roman"/>
          <w:i/>
          <w:iCs/>
        </w:rPr>
        <w:t>n</w:t>
      </w:r>
      <w:r w:rsidR="003B1083" w:rsidRPr="003B1083">
        <w:rPr>
          <w:rFonts w:cs="Times New Roman"/>
          <w:i/>
          <w:iCs/>
          <w:vertAlign w:val="subscript"/>
        </w:rPr>
        <w:t>r2</w:t>
      </w:r>
      <w:r w:rsidR="003B1083">
        <w:rPr>
          <w:rFonts w:cs="Times New Roman"/>
        </w:rPr>
        <w:t xml:space="preserve"> or</w:t>
      </w:r>
      <w:r w:rsidR="00B47E02">
        <w:rPr>
          <w:rFonts w:cs="Times New Roman"/>
        </w:rPr>
        <w:t>:</w:t>
      </w:r>
    </w:p>
    <w:p w14:paraId="33838FAE" w14:textId="551C2365" w:rsidR="00697FEE" w:rsidRPr="007D7F7D" w:rsidRDefault="00000000" w:rsidP="00697FEE">
      <w:pPr>
        <w:pStyle w:val="13Equation"/>
        <w:rPr>
          <w:rFonts w:cs="Times New Roman"/>
        </w:rPr>
      </w:pPr>
      <w:r w:rsidRPr="007D7F7D">
        <w:rPr>
          <w:rFonts w:cs="Times New Roman"/>
        </w:rPr>
        <w:tab/>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oMath>
      <w:r w:rsidRPr="002A6526">
        <w:rPr>
          <w:rFonts w:cs="Times New Roman"/>
        </w:rPr>
        <w:t>,</w:t>
      </w:r>
      <w:r w:rsidRPr="002A6526">
        <w:rPr>
          <w:rFonts w:cs="Times New Roman"/>
        </w:rPr>
        <w:tab/>
        <w:t>(12)</w:t>
      </w:r>
    </w:p>
    <w:p w14:paraId="011A1D1A" w14:textId="04691EF5" w:rsidR="00697FEE" w:rsidRPr="007D7F7D" w:rsidRDefault="00000000" w:rsidP="00697FEE">
      <w:pPr>
        <w:pStyle w:val="13Equation"/>
        <w:rPr>
          <w:rFonts w:cs="Times New Roman"/>
        </w:rPr>
      </w:pPr>
      <w:r w:rsidRPr="007D7F7D">
        <w:rPr>
          <w:rFonts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2</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den>
        </m:f>
      </m:oMath>
      <w:r w:rsidRPr="007D7F7D">
        <w:rPr>
          <w:rFonts w:cs="Times New Roman"/>
        </w:rPr>
        <w:t>.</w:t>
      </w:r>
      <w:r w:rsidRPr="007D7F7D">
        <w:rPr>
          <w:rFonts w:cs="Times New Roman"/>
        </w:rPr>
        <w:tab/>
        <w:t>(13)</w:t>
      </w:r>
    </w:p>
    <w:p w14:paraId="61DB0EF6" w14:textId="16EBA3DB" w:rsidR="00697FEE" w:rsidRPr="007D7F7D" w:rsidRDefault="00000000" w:rsidP="00697FEE">
      <w:pPr>
        <w:pStyle w:val="10BodySubsequentParagraph"/>
        <w:rPr>
          <w:rFonts w:cs="Times New Roman"/>
          <w:lang w:bidi="th-TH"/>
        </w:rPr>
      </w:pPr>
      <w:r>
        <w:rPr>
          <w:rFonts w:cs="Times New Roman"/>
          <w:lang w:bidi="th-TH"/>
        </w:rPr>
        <w:t>From Eq. 13</w:t>
      </w:r>
      <w:r w:rsidR="008D55B9">
        <w:rPr>
          <w:rFonts w:cs="Times New Roman"/>
          <w:lang w:bidi="th-TH"/>
        </w:rPr>
        <w:t>, it can be seen that the refractive index of the top film must be smaller than the bottom film</w:t>
      </w:r>
      <w:r w:rsidRPr="007D7F7D">
        <w:rPr>
          <w:rFonts w:cs="Times New Roman"/>
          <w:lang w:bidi="th-TH"/>
        </w:rPr>
        <w:t xml:space="preserve"> (</w:t>
      </w:r>
      <w:r w:rsidRPr="007D7F7D">
        <w:rPr>
          <w:rFonts w:cs="Times New Roman"/>
          <w:i/>
          <w:iCs/>
          <w:lang w:bidi="th-TH"/>
        </w:rPr>
        <w:t>n</w:t>
      </w:r>
      <w:r w:rsidRPr="007D7F7D">
        <w:rPr>
          <w:rFonts w:cs="Times New Roman"/>
          <w:i/>
          <w:iCs/>
          <w:vertAlign w:val="subscript"/>
          <w:lang w:bidi="th-TH"/>
        </w:rPr>
        <w:t>f2</w:t>
      </w:r>
      <w:r w:rsidRPr="007D7F7D">
        <w:rPr>
          <w:rFonts w:cs="Times New Roman"/>
          <w:i/>
          <w:iCs/>
          <w:lang w:bidi="th-TH"/>
        </w:rPr>
        <w:t xml:space="preserve"> &lt; n</w:t>
      </w:r>
      <w:r w:rsidRPr="007D7F7D">
        <w:rPr>
          <w:rFonts w:cs="Times New Roman"/>
          <w:i/>
          <w:iCs/>
          <w:vertAlign w:val="subscript"/>
          <w:lang w:bidi="th-TH"/>
        </w:rPr>
        <w:t>f1</w:t>
      </w:r>
      <w:r w:rsidRPr="007D7F7D">
        <w:rPr>
          <w:rFonts w:cs="Times New Roman"/>
          <w:lang w:bidi="th-TH"/>
        </w:rPr>
        <w:t xml:space="preserve">). </w:t>
      </w:r>
      <w:r w:rsidRPr="007D7F7D">
        <w:rPr>
          <w:rFonts w:cs="Times New Roman"/>
          <w:lang w:bidi="th-TH"/>
        </w:rPr>
        <w:t>For</w:t>
      </w:r>
      <w:r w:rsidRPr="007D7F7D">
        <w:rPr>
          <w:rFonts w:cs="Times New Roman"/>
          <w:lang w:bidi="th-TH"/>
        </w:rPr>
        <w:t xml:space="preserve"> example, at </w:t>
      </w:r>
      <w:r w:rsidR="00147E19" w:rsidRPr="00147E19">
        <w:rPr>
          <w:rFonts w:cs="Times New Roman"/>
          <w:i/>
          <w:iCs/>
        </w:rPr>
        <w:t>λ</w:t>
      </w:r>
      <w:r w:rsidR="00147E19" w:rsidRPr="00147E19">
        <w:rPr>
          <w:rFonts w:cs="Times New Roman"/>
          <w:i/>
          <w:iCs/>
          <w:vertAlign w:val="subscript"/>
        </w:rPr>
        <w:t>0</w:t>
      </w:r>
      <w:r w:rsidR="00147E19" w:rsidRPr="00147E19">
        <w:rPr>
          <w:rFonts w:cs="Times New Roman"/>
          <w:vertAlign w:val="subscript"/>
        </w:rPr>
        <w:t xml:space="preserve"> </w:t>
      </w:r>
      <w:r w:rsidR="00147E19" w:rsidRPr="00147E19">
        <w:rPr>
          <w:rFonts w:cs="Times New Roman"/>
        </w:rPr>
        <w:t xml:space="preserve">= </w:t>
      </w:r>
      <w:r w:rsidRPr="00147E19">
        <w:rPr>
          <w:rFonts w:cs="Times New Roman"/>
          <w:lang w:bidi="th-TH"/>
        </w:rPr>
        <w:t>1064</w:t>
      </w:r>
      <w:r w:rsidRPr="007D7F7D">
        <w:rPr>
          <w:rFonts w:cs="Times New Roman"/>
          <w:lang w:bidi="th-TH"/>
        </w:rPr>
        <w:t xml:space="preserve"> nm</w:t>
      </w:r>
      <w:r>
        <w:rPr>
          <w:rFonts w:eastAsia="MS Mincho" w:cs="Times New Roman"/>
          <w:color w:val="000000"/>
        </w:rPr>
        <w:t>,</w:t>
      </w:r>
      <w:r>
        <w:rPr>
          <w:rFonts w:eastAsia="MS Mincho" w:cs="Times New Roman"/>
          <w:color w:val="000000"/>
        </w:rPr>
        <w:t xml:space="preserve"> if we use the same SiO</w:t>
      </w:r>
      <w:r w:rsidRPr="007D7F7D">
        <w:rPr>
          <w:rFonts w:cs="Times New Roman"/>
          <w:vertAlign w:val="subscript"/>
          <w:lang w:bidi="th-TH"/>
        </w:rPr>
        <w:t>2</w:t>
      </w:r>
      <w:r w:rsidRPr="007D7F7D">
        <w:rPr>
          <w:rFonts w:cs="Times New Roman"/>
          <w:lang w:bidi="th-TH"/>
        </w:rPr>
        <w:t xml:space="preserve"> substrate (</w:t>
      </w:r>
      <w:r w:rsidRPr="007D7F7D">
        <w:rPr>
          <w:rFonts w:cs="Times New Roman"/>
          <w:i/>
          <w:iCs/>
          <w:lang w:bidi="th-TH"/>
        </w:rPr>
        <w:t>n</w:t>
      </w:r>
      <w:r w:rsidRPr="007D7F7D">
        <w:rPr>
          <w:rFonts w:cs="Times New Roman"/>
          <w:i/>
          <w:iCs/>
          <w:vertAlign w:val="subscript"/>
          <w:lang w:bidi="th-TH"/>
        </w:rPr>
        <w:t>s</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7D7F7D">
        <w:rPr>
          <w:rFonts w:cs="Times New Roman"/>
          <w:i/>
          <w:iCs/>
          <w:lang w:bidi="th-TH"/>
        </w:rPr>
        <w:t>1.46</w:t>
      </w:r>
      <w:r w:rsidRPr="007D7F7D">
        <w:rPr>
          <w:rFonts w:cs="Times New Roman"/>
          <w:lang w:bidi="th-TH"/>
        </w:rPr>
        <w:t>) and Sb</w:t>
      </w:r>
      <w:r w:rsidRPr="007D7F7D">
        <w:rPr>
          <w:rFonts w:cs="Times New Roman"/>
          <w:vertAlign w:val="subscript"/>
          <w:lang w:bidi="th-TH"/>
        </w:rPr>
        <w:t>2</w:t>
      </w:r>
      <w:r w:rsidRPr="007D7F7D">
        <w:rPr>
          <w:rFonts w:cs="Times New Roman"/>
          <w:lang w:bidi="th-TH"/>
        </w:rPr>
        <w:t>Se</w:t>
      </w:r>
      <w:r w:rsidRPr="007D7F7D">
        <w:rPr>
          <w:rFonts w:cs="Times New Roman"/>
          <w:vertAlign w:val="subscript"/>
          <w:lang w:bidi="th-TH"/>
        </w:rPr>
        <w:t>3</w:t>
      </w:r>
      <w:r w:rsidRPr="007D7F7D">
        <w:rPr>
          <w:rFonts w:cs="Times New Roman"/>
          <w:lang w:bidi="th-TH"/>
        </w:rPr>
        <w:t xml:space="preserve"> as </w:t>
      </w:r>
      <w:r>
        <w:rPr>
          <w:rFonts w:eastAsia="MS Mincho" w:cs="Times New Roman"/>
          <w:color w:val="000000"/>
        </w:rPr>
        <w:t xml:space="preserve">the </w:t>
      </w:r>
      <w:r>
        <w:rPr>
          <w:rFonts w:eastAsia="MS Mincho" w:cs="Times New Roman"/>
          <w:color w:val="000000"/>
        </w:rPr>
        <w:t>bottom film (</w:t>
      </w:r>
      <w:r w:rsidRPr="007D7F7D">
        <w:rPr>
          <w:rFonts w:cs="Times New Roman"/>
          <w:i/>
          <w:iCs/>
          <w:lang w:bidi="th-TH"/>
        </w:rPr>
        <w:t>n</w:t>
      </w:r>
      <w:r w:rsidRPr="007D7F7D">
        <w:rPr>
          <w:rFonts w:cs="Times New Roman"/>
          <w:i/>
          <w:iCs/>
          <w:vertAlign w:val="subscript"/>
          <w:lang w:bidi="th-TH"/>
        </w:rPr>
        <w:t>f1</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7D7F7D">
        <w:rPr>
          <w:rFonts w:cs="Times New Roman"/>
          <w:i/>
          <w:iCs/>
          <w:lang w:bidi="th-TH"/>
        </w:rPr>
        <w:t>3.37</w:t>
      </w:r>
      <w:r w:rsidRPr="007D7F7D">
        <w:rPr>
          <w:rFonts w:cs="Times New Roman"/>
          <w:lang w:bidi="th-TH"/>
        </w:rPr>
        <w:t>), the ideal refractive index of</w:t>
      </w:r>
      <w:r w:rsidR="008D55B9">
        <w:rPr>
          <w:rFonts w:cs="Times New Roman"/>
          <w:lang w:bidi="th-TH"/>
        </w:rPr>
        <w:t xml:space="preserve"> the top film</w:t>
      </w:r>
      <w:r w:rsidRPr="007D7F7D">
        <w:rPr>
          <w:rFonts w:cs="Times New Roman"/>
          <w:lang w:bidi="th-TH"/>
        </w:rPr>
        <w:t xml:space="preserve"> </w:t>
      </w:r>
      <w:r w:rsidR="008D55B9">
        <w:rPr>
          <w:rFonts w:cs="Times New Roman"/>
          <w:lang w:bidi="th-TH"/>
        </w:rPr>
        <w:t>(</w:t>
      </w:r>
      <w:r w:rsidRPr="007D7F7D">
        <w:rPr>
          <w:rFonts w:cs="Times New Roman"/>
          <w:i/>
          <w:iCs/>
          <w:lang w:bidi="th-TH"/>
        </w:rPr>
        <w:t>n</w:t>
      </w:r>
      <w:r w:rsidRPr="007D7F7D">
        <w:rPr>
          <w:rFonts w:cs="Times New Roman"/>
          <w:i/>
          <w:iCs/>
          <w:vertAlign w:val="subscript"/>
          <w:lang w:bidi="th-TH"/>
        </w:rPr>
        <w:t>f2</w:t>
      </w:r>
      <w:r w:rsidR="008D55B9" w:rsidRPr="008D55B9">
        <w:rPr>
          <w:rFonts w:cs="Times New Roman"/>
          <w:lang w:bidi="th-TH"/>
        </w:rPr>
        <w:t>)</w:t>
      </w:r>
      <w:r w:rsidRPr="007D7F7D">
        <w:rPr>
          <w:rFonts w:cs="Times New Roman"/>
          <w:lang w:bidi="th-TH"/>
        </w:rPr>
        <w:t xml:space="preserve"> is 2.78. A commonly used material with the closest refractive index is TiO</w:t>
      </w:r>
      <w:r w:rsidRPr="007D7F7D">
        <w:rPr>
          <w:rFonts w:cs="Times New Roman"/>
          <w:vertAlign w:val="subscript"/>
          <w:lang w:bidi="th-TH"/>
        </w:rPr>
        <w:t>2</w:t>
      </w:r>
      <w:r w:rsidRPr="007D7F7D">
        <w:rPr>
          <w:rFonts w:cs="Times New Roman"/>
          <w:lang w:bidi="th-TH"/>
        </w:rPr>
        <w:t xml:space="preserve"> </w:t>
      </w:r>
      <w:r w:rsidR="008D55B9">
        <w:rPr>
          <w:rFonts w:cs="Times New Roman"/>
          <w:lang w:bidi="th-TH"/>
        </w:rPr>
        <w:t>(</w:t>
      </w:r>
      <w:r w:rsidRPr="007D7F7D">
        <w:rPr>
          <w:rFonts w:cs="Times New Roman"/>
          <w:i/>
          <w:iCs/>
          <w:lang w:bidi="th-TH"/>
        </w:rPr>
        <w:t>n</w:t>
      </w:r>
      <w:r w:rsidR="00147E19">
        <w:rPr>
          <w:rFonts w:cs="Times New Roman"/>
          <w:i/>
          <w:iCs/>
          <w:vertAlign w:val="subscript"/>
          <w:lang w:bidi="th-TH"/>
        </w:rPr>
        <w:t>TiO2</w:t>
      </w:r>
      <w:r w:rsidR="007132F0">
        <w:rPr>
          <w:rFonts w:cs="Times New Roman"/>
          <w:i/>
          <w:iCs/>
          <w:vertAlign w:val="subscript"/>
          <w:lang w:bidi="th-TH"/>
        </w:rPr>
        <w:t xml:space="preserve"> </w:t>
      </w:r>
      <w:r w:rsidRPr="007D7F7D">
        <w:rPr>
          <w:rFonts w:cs="Times New Roman"/>
          <w:i/>
          <w:iCs/>
          <w:lang w:bidi="th-TH"/>
        </w:rPr>
        <w:t>=</w:t>
      </w:r>
      <w:r w:rsidR="007132F0">
        <w:rPr>
          <w:rFonts w:cs="Times New Roman"/>
          <w:i/>
          <w:iCs/>
          <w:lang w:bidi="th-TH"/>
        </w:rPr>
        <w:t xml:space="preserve"> </w:t>
      </w:r>
      <w:r w:rsidRPr="008D55B9">
        <w:rPr>
          <w:rFonts w:cs="Times New Roman"/>
          <w:lang w:bidi="th-TH"/>
        </w:rPr>
        <w:t>2.31</w:t>
      </w:r>
      <w:r w:rsidR="008D55B9" w:rsidRPr="008D55B9">
        <w:rPr>
          <w:rFonts w:cs="Times New Roman"/>
          <w:lang w:bidi="th-TH"/>
        </w:rPr>
        <w:t>)</w:t>
      </w:r>
      <w:r w:rsidRPr="007D7F7D">
        <w:rPr>
          <w:rFonts w:cs="Times New Roman"/>
          <w:lang w:bidi="th-TH"/>
        </w:rPr>
        <w:t xml:space="preserve"> </w:t>
      </w:r>
      <w:r w:rsidRPr="007D7F7D">
        <w:rPr>
          <w:rFonts w:cs="Times New Roman"/>
          <w:lang w:bidi="th-TH"/>
        </w:rPr>
        <w:fldChar w:fldCharType="begin"/>
      </w:r>
      <w:r w:rsidR="00FF77D2" w:rsidRPr="007D7F7D">
        <w:rPr>
          <w:rFonts w:cs="Times New Roman"/>
          <w:lang w:bidi="th-TH"/>
        </w:rPr>
        <w:instrText xml:space="preserve"> ADDIN EN.CITE &lt;EndNote&gt;&lt;Cite&gt;&lt;Author&gt;Zhukovsky&lt;/Author&gt;&lt;Year&gt;2015&lt;/Year&gt;&lt;RecNum&gt;90&lt;/RecNum&gt;&lt;DisplayText&gt;[28]&lt;/DisplayText&gt;&lt;record&gt;&lt;rec-number&gt;90&lt;/rec-number&gt;&lt;foreign-keys&gt;&lt;key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lang w:bidi="th-TH"/>
        </w:rPr>
        <w:fldChar w:fldCharType="separate"/>
      </w:r>
      <w:r w:rsidR="00FF77D2" w:rsidRPr="007D7F7D">
        <w:rPr>
          <w:rFonts w:cs="Times New Roman"/>
          <w:noProof/>
          <w:lang w:bidi="th-TH"/>
        </w:rPr>
        <w:t>[28]</w:t>
      </w:r>
      <w:r w:rsidRPr="007D7F7D">
        <w:rPr>
          <w:rFonts w:cs="Times New Roman"/>
          <w:lang w:bidi="th-TH"/>
        </w:rPr>
        <w:fldChar w:fldCharType="end"/>
      </w:r>
      <w:r w:rsidRPr="007D7F7D">
        <w:rPr>
          <w:rFonts w:cs="Times New Roman"/>
          <w:lang w:bidi="th-TH"/>
        </w:rPr>
        <w:t xml:space="preserve">. </w:t>
      </w:r>
      <w:r w:rsidRPr="007D7F7D">
        <w:rPr>
          <w:rFonts w:cs="Times New Roman"/>
          <w:lang w:bidi="th-TH"/>
        </w:rPr>
        <w:t>C</w:t>
      </w:r>
      <w:r w:rsidRPr="007D7F7D">
        <w:rPr>
          <w:rFonts w:cs="Times New Roman"/>
          <w:lang w:bidi="th-TH"/>
        </w:rPr>
        <w:t xml:space="preserve">ompared </w:t>
      </w:r>
      <w:r w:rsidR="00147E19">
        <w:rPr>
          <w:rFonts w:cs="Times New Roman"/>
          <w:lang w:bidi="th-TH"/>
        </w:rPr>
        <w:t>to</w:t>
      </w:r>
      <w:r w:rsidRPr="007D7F7D">
        <w:rPr>
          <w:rFonts w:cs="Times New Roman"/>
          <w:lang w:bidi="th-TH"/>
        </w:rPr>
        <w:t xml:space="preserve"> </w:t>
      </w:r>
      <w:r w:rsidR="00147E19">
        <w:rPr>
          <w:rFonts w:eastAsia="MS Mincho" w:cs="Times New Roman"/>
          <w:color w:val="000000"/>
        </w:rPr>
        <w:t xml:space="preserve">the </w:t>
      </w:r>
      <w:r>
        <w:rPr>
          <w:rFonts w:eastAsia="MS Mincho" w:cs="Times New Roman"/>
          <w:color w:val="000000"/>
        </w:rPr>
        <w:t>single-layer Sb</w:t>
      </w:r>
      <w:r w:rsidRPr="007D7F7D">
        <w:rPr>
          <w:rFonts w:cs="Times New Roman"/>
          <w:vertAlign w:val="subscript"/>
          <w:lang w:bidi="th-TH"/>
        </w:rPr>
        <w:t>2</w:t>
      </w:r>
      <w:r w:rsidRPr="007D7F7D">
        <w:rPr>
          <w:rFonts w:cs="Times New Roman"/>
          <w:lang w:bidi="th-TH"/>
        </w:rPr>
        <w:t>Se</w:t>
      </w:r>
      <w:r w:rsidRPr="007D7F7D">
        <w:rPr>
          <w:rFonts w:cs="Times New Roman"/>
          <w:vertAlign w:val="subscript"/>
          <w:lang w:bidi="th-TH"/>
        </w:rPr>
        <w:t>3</w:t>
      </w:r>
      <w:r w:rsidRPr="007D7F7D">
        <w:rPr>
          <w:rFonts w:cs="Times New Roman"/>
          <w:lang w:bidi="th-TH"/>
        </w:rPr>
        <w:t xml:space="preserve"> design, </w:t>
      </w:r>
      <w:r>
        <w:rPr>
          <w:rFonts w:eastAsia="MS Mincho" w:cs="Times New Roman"/>
          <w:color w:val="000000"/>
        </w:rPr>
        <w:t xml:space="preserve">the </w:t>
      </w:r>
      <w:r>
        <w:rPr>
          <w:rFonts w:eastAsia="MS Mincho" w:cs="Times New Roman"/>
          <w:color w:val="000000"/>
        </w:rPr>
        <w:t>two-layer</w:t>
      </w:r>
      <w:r w:rsidR="007132F0">
        <w:rPr>
          <w:rFonts w:cs="Times New Roman"/>
          <w:lang w:bidi="th-TH"/>
        </w:rPr>
        <w:t xml:space="preserve"> Sb</w:t>
      </w:r>
      <w:r w:rsidR="007132F0" w:rsidRPr="007132F0">
        <w:rPr>
          <w:rFonts w:cs="Times New Roman"/>
          <w:vertAlign w:val="subscript"/>
          <w:lang w:bidi="th-TH"/>
        </w:rPr>
        <w:t>2</w:t>
      </w:r>
      <w:r w:rsidR="007132F0">
        <w:rPr>
          <w:rFonts w:cs="Times New Roman"/>
          <w:lang w:bidi="th-TH"/>
        </w:rPr>
        <w:t>Se</w:t>
      </w:r>
      <w:r w:rsidR="007132F0" w:rsidRPr="007132F0">
        <w:rPr>
          <w:rFonts w:cs="Times New Roman"/>
          <w:vertAlign w:val="subscript"/>
          <w:lang w:bidi="th-TH"/>
        </w:rPr>
        <w:t>3</w:t>
      </w:r>
      <w:r w:rsidR="007132F0">
        <w:rPr>
          <w:rFonts w:cs="Times New Roman"/>
          <w:lang w:bidi="th-TH"/>
        </w:rPr>
        <w:t>/TiO</w:t>
      </w:r>
      <w:r w:rsidR="007132F0" w:rsidRPr="007132F0">
        <w:rPr>
          <w:rFonts w:cs="Times New Roman"/>
          <w:vertAlign w:val="subscript"/>
          <w:lang w:bidi="th-TH"/>
        </w:rPr>
        <w:t>2</w:t>
      </w:r>
      <w:r w:rsidRPr="007D7F7D">
        <w:rPr>
          <w:rFonts w:cs="Times New Roman"/>
          <w:lang w:bidi="th-TH"/>
        </w:rPr>
        <w:t xml:space="preserve"> design has </w:t>
      </w:r>
      <w:r>
        <w:rPr>
          <w:rFonts w:eastAsia="MS Mincho" w:cs="Times New Roman"/>
          <w:color w:val="000000"/>
        </w:rPr>
        <w:t xml:space="preserve">a </w:t>
      </w:r>
      <w:r>
        <w:rPr>
          <w:rFonts w:eastAsia="MS Mincho" w:cs="Times New Roman"/>
          <w:color w:val="000000"/>
        </w:rPr>
        <w:t>lower reflect</w:t>
      </w:r>
      <w:r w:rsidR="00147E19">
        <w:rPr>
          <w:rFonts w:eastAsia="MS Mincho" w:cs="Times New Roman"/>
          <w:color w:val="000000"/>
        </w:rPr>
        <w:t>ance</w:t>
      </w:r>
      <w:r w:rsidR="00454F95">
        <w:rPr>
          <w:rFonts w:cs="Times New Roman"/>
          <w:lang w:bidi="th-TH"/>
        </w:rPr>
        <w:t xml:space="preserve"> at 1064 nm</w:t>
      </w:r>
      <w:r w:rsidRPr="007D7F7D">
        <w:rPr>
          <w:rFonts w:cs="Times New Roman"/>
          <w:lang w:bidi="th-TH"/>
        </w:rPr>
        <w:t xml:space="preserve"> and</w:t>
      </w:r>
      <w:r>
        <w:rPr>
          <w:rFonts w:eastAsia="MS Mincho" w:cs="Times New Roman"/>
          <w:color w:val="000000"/>
        </w:rPr>
        <w:t xml:space="preserve"> </w:t>
      </w:r>
      <w:r w:rsidR="006A7C1F">
        <w:rPr>
          <w:rFonts w:eastAsia="MS Mincho" w:cs="Times New Roman"/>
          <w:color w:val="000000"/>
        </w:rPr>
        <w:t>wider</w:t>
      </w:r>
      <w:r>
        <w:rPr>
          <w:rFonts w:eastAsia="MS Mincho" w:cs="Times New Roman"/>
          <w:color w:val="000000"/>
        </w:rPr>
        <w:t xml:space="preserve"> </w:t>
      </w:r>
      <w:r w:rsidR="00454F95">
        <w:rPr>
          <w:rFonts w:cs="Times New Roman"/>
          <w:lang w:bidi="th-TH"/>
        </w:rPr>
        <w:t>AR region</w:t>
      </w:r>
      <w:r w:rsidRPr="007D7F7D">
        <w:rPr>
          <w:rFonts w:cs="Times New Roman"/>
          <w:lang w:bidi="th-TH"/>
        </w:rPr>
        <w:t xml:space="preserve">, as shown in Fig. </w:t>
      </w:r>
      <w:r w:rsidR="008B3306">
        <w:rPr>
          <w:rFonts w:cs="Times New Roman"/>
          <w:lang w:bidi="th-TH"/>
        </w:rPr>
        <w:t>3</w:t>
      </w:r>
      <w:r w:rsidRPr="007D7F7D">
        <w:rPr>
          <w:rFonts w:cs="Times New Roman"/>
          <w:lang w:bidi="th-TH"/>
        </w:rPr>
        <w:t xml:space="preserve">. Another way to create </w:t>
      </w:r>
      <w:r>
        <w:rPr>
          <w:rFonts w:eastAsia="MS Mincho" w:cs="Times New Roman"/>
          <w:color w:val="000000"/>
        </w:rPr>
        <w:t xml:space="preserve">a </w:t>
      </w:r>
      <w:r>
        <w:rPr>
          <w:rFonts w:eastAsia="MS Mincho" w:cs="Times New Roman"/>
          <w:color w:val="000000"/>
        </w:rPr>
        <w:t>two-layer AR condition is to fix</w:t>
      </w:r>
      <w:r w:rsidRPr="007D7F7D">
        <w:rPr>
          <w:rFonts w:cs="Times New Roman"/>
          <w:lang w:bidi="th-TH"/>
        </w:rPr>
        <w:t xml:space="preserve"> the two film refractive </w:t>
      </w:r>
      <w:r w:rsidRPr="007D7F7D">
        <w:rPr>
          <w:rFonts w:cs="Times New Roman"/>
          <w:lang w:bidi="th-TH"/>
        </w:rPr>
        <w:t>indices</w:t>
      </w:r>
      <w:r w:rsidRPr="007D7F7D">
        <w:rPr>
          <w:rFonts w:cs="Times New Roman"/>
          <w:lang w:bidi="th-TH"/>
        </w:rPr>
        <w:t xml:space="preserve"> and vary </w:t>
      </w:r>
      <w:r w:rsidR="009A5020">
        <w:rPr>
          <w:rFonts w:cs="Times New Roman"/>
          <w:lang w:bidi="th-TH"/>
        </w:rPr>
        <w:t>the</w:t>
      </w:r>
      <w:r w:rsidRPr="007D7F7D">
        <w:rPr>
          <w:rFonts w:cs="Times New Roman"/>
          <w:lang w:bidi="th-TH"/>
        </w:rPr>
        <w:t xml:space="preserve"> thickness </w:t>
      </w:r>
      <w:r w:rsidR="009A5020">
        <w:rPr>
          <w:rFonts w:cs="Times New Roman"/>
          <w:lang w:bidi="th-TH"/>
        </w:rPr>
        <w:t>of each film</w:t>
      </w:r>
      <w:r w:rsidRPr="007D7F7D">
        <w:rPr>
          <w:rFonts w:cs="Times New Roman"/>
          <w:lang w:bidi="th-TH"/>
        </w:rPr>
        <w:t xml:space="preserve">, </w:t>
      </w:r>
      <w:r w:rsidRPr="007D7F7D">
        <w:rPr>
          <w:rFonts w:cs="Times New Roman"/>
          <w:lang w:bidi="th-TH"/>
        </w:rPr>
        <w:t>as</w:t>
      </w:r>
      <w:r w:rsidRPr="007D7F7D">
        <w:rPr>
          <w:rFonts w:cs="Times New Roman"/>
          <w:lang w:bidi="th-TH"/>
        </w:rPr>
        <w:t xml:space="preserve"> </w:t>
      </w:r>
      <w:r w:rsidR="00147E19">
        <w:rPr>
          <w:rFonts w:cs="Times New Roman"/>
          <w:lang w:bidi="th-TH"/>
        </w:rPr>
        <w:t>explained</w:t>
      </w:r>
      <w:r w:rsidRPr="007D7F7D">
        <w:rPr>
          <w:rFonts w:cs="Times New Roman"/>
          <w:lang w:bidi="th-TH"/>
        </w:rPr>
        <w:t xml:space="preserve"> in </w:t>
      </w:r>
      <w:r w:rsidR="007E588B">
        <w:rPr>
          <w:rFonts w:cs="Times New Roman"/>
          <w:lang w:bidi="th-TH"/>
        </w:rPr>
        <w:t>C</w:t>
      </w:r>
      <w:r w:rsidRPr="007D7F7D">
        <w:rPr>
          <w:rFonts w:cs="Times New Roman"/>
          <w:lang w:bidi="th-TH"/>
        </w:rPr>
        <w:t xml:space="preserve">hapter 5.2 </w:t>
      </w:r>
      <w:r w:rsidRPr="007D7F7D">
        <w:rPr>
          <w:rFonts w:cs="Times New Roman"/>
          <w:lang w:bidi="th-TH"/>
        </w:rPr>
        <w:t xml:space="preserve">of </w:t>
      </w:r>
      <w:r w:rsidRPr="007D7F7D">
        <w:rPr>
          <w:rFonts w:cs="Times New Roman"/>
          <w:lang w:bidi="th-TH"/>
        </w:rPr>
        <w:fldChar w:fldCharType="begin"/>
      </w:r>
      <w:r w:rsidR="003B1083">
        <w:rPr>
          <w:rFonts w:cs="Times New Roman"/>
          <w:lang w:bidi="th-TH"/>
        </w:rPr>
        <w:instrText xml:space="preserve"> ADDIN EN.CITE &lt;EndNote&gt;&lt;Cite&gt;&lt;Author&gt;Sarangan&lt;/Author&gt;&lt;Year&gt;2020&lt;/Year&gt;&lt;RecNum&gt;66&lt;/RecNum&gt;&lt;DisplayText&gt;[25]&lt;/DisplayText&gt;&lt;record&gt;&lt;rec-number&gt;66&lt;/rec-number&gt;&lt;foreign-keys&gt;&lt;key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7D7F7D">
        <w:rPr>
          <w:rFonts w:cs="Times New Roman"/>
          <w:lang w:bidi="th-TH"/>
        </w:rPr>
        <w:fldChar w:fldCharType="separate"/>
      </w:r>
      <w:r w:rsidR="003B1083">
        <w:rPr>
          <w:rFonts w:cs="Times New Roman"/>
          <w:noProof/>
          <w:lang w:bidi="th-TH"/>
        </w:rPr>
        <w:t>[25]</w:t>
      </w:r>
      <w:r w:rsidRPr="007D7F7D">
        <w:rPr>
          <w:rFonts w:cs="Times New Roman"/>
          <w:lang w:bidi="th-TH"/>
        </w:rPr>
        <w:fldChar w:fldCharType="end"/>
      </w:r>
      <w:r w:rsidRPr="007D7F7D">
        <w:rPr>
          <w:rFonts w:cs="Times New Roman"/>
          <w:lang w:bidi="th-TH"/>
        </w:rPr>
        <w:t>. However, this method narrow</w:t>
      </w:r>
      <w:r w:rsidRPr="007D7F7D">
        <w:rPr>
          <w:rFonts w:cs="Times New Roman"/>
          <w:lang w:bidi="th-TH"/>
        </w:rPr>
        <w:t>ed</w:t>
      </w:r>
      <w:r w:rsidRPr="007D7F7D">
        <w:rPr>
          <w:rFonts w:cs="Times New Roman"/>
          <w:lang w:bidi="th-TH"/>
        </w:rPr>
        <w:t xml:space="preserve"> the antireflection </w:t>
      </w:r>
      <w:r w:rsidR="00445007">
        <w:rPr>
          <w:rFonts w:cs="Times New Roman"/>
          <w:lang w:bidi="th-TH"/>
        </w:rPr>
        <w:t>region</w:t>
      </w:r>
      <w:r w:rsidRPr="007D7F7D">
        <w:rPr>
          <w:rFonts w:cs="Times New Roman"/>
          <w:lang w:bidi="th-TH"/>
        </w:rPr>
        <w:t>.</w:t>
      </w:r>
    </w:p>
    <w:p w14:paraId="2BD9ED21" w14:textId="7C884E8A" w:rsidR="00697FEE" w:rsidRPr="007D7F7D" w:rsidRDefault="00000000" w:rsidP="00697FEE">
      <w:pPr>
        <w:pStyle w:val="10BodySubsequentParagraph"/>
        <w:rPr>
          <w:rFonts w:cs="Times New Roman"/>
          <w:lang w:bidi="th-TH"/>
        </w:rPr>
      </w:pPr>
      <w:r>
        <w:rPr>
          <w:rFonts w:eastAsia="MS Mincho" w:cs="Times New Roman"/>
          <w:color w:val="000000"/>
        </w:rPr>
        <w:t xml:space="preserve">A </w:t>
      </w:r>
      <w:r w:rsidRPr="007D7F7D">
        <w:rPr>
          <w:rFonts w:cs="Times New Roman"/>
          <w:lang w:bidi="th-TH"/>
        </w:rPr>
        <w:t>t</w:t>
      </w:r>
      <w:r w:rsidRPr="007D7F7D">
        <w:rPr>
          <w:rFonts w:cs="Times New Roman"/>
          <w:lang w:bidi="th-TH"/>
        </w:rPr>
        <w:t>hree-layer design</w:t>
      </w:r>
      <w:r w:rsidR="00445007">
        <w:rPr>
          <w:rFonts w:cs="Times New Roman"/>
          <w:lang w:bidi="th-TH"/>
        </w:rPr>
        <w:t xml:space="preserve"> with </w:t>
      </w:r>
      <w:r>
        <w:rPr>
          <w:rFonts w:eastAsia="MS Mincho" w:cs="Times New Roman"/>
          <w:color w:val="000000"/>
        </w:rPr>
        <w:t xml:space="preserve">an </w:t>
      </w:r>
      <w:r>
        <w:rPr>
          <w:rFonts w:eastAsia="MS Mincho" w:cs="Times New Roman"/>
          <w:color w:val="000000"/>
        </w:rPr>
        <w:t>HWOT-thick film in the middle</w:t>
      </w:r>
      <w:r w:rsidRPr="007D7F7D">
        <w:rPr>
          <w:rFonts w:cs="Times New Roman"/>
          <w:lang w:bidi="th-TH"/>
        </w:rPr>
        <w:t xml:space="preserve"> (Q/H/Q)</w:t>
      </w:r>
      <w:r w:rsidR="003B1083">
        <w:rPr>
          <w:rFonts w:cs="Times New Roman"/>
          <w:lang w:bidi="th-TH"/>
        </w:rPr>
        <w:t xml:space="preserve"> </w:t>
      </w:r>
      <w:r w:rsidR="00445007">
        <w:rPr>
          <w:rFonts w:cs="Times New Roman"/>
          <w:lang w:bidi="th-TH"/>
        </w:rPr>
        <w:t xml:space="preserve">required </w:t>
      </w:r>
      <w:r w:rsidRPr="007D7F7D">
        <w:rPr>
          <w:rFonts w:cs="Times New Roman"/>
          <w:lang w:bidi="th-TH"/>
        </w:rPr>
        <w:t xml:space="preserve">refractive index orderings </w:t>
      </w:r>
      <w:r w:rsidRPr="007D7F7D">
        <w:rPr>
          <w:rFonts w:cs="Times New Roman"/>
          <w:lang w:bidi="th-TH"/>
        </w:rPr>
        <w:t>of</w:t>
      </w:r>
      <w:r w:rsidRPr="007D7F7D">
        <w:rPr>
          <w:rFonts w:cs="Times New Roman"/>
          <w:lang w:bidi="th-TH"/>
        </w:rPr>
        <w:t xml:space="preserve"> </w:t>
      </w:r>
      <w:r w:rsidRPr="007D7F7D">
        <w:rPr>
          <w:rFonts w:cs="Times New Roman"/>
          <w:i/>
          <w:iCs/>
          <w:lang w:bidi="th-TH"/>
        </w:rPr>
        <w:t>n</w:t>
      </w:r>
      <w:r w:rsidRPr="007D7F7D">
        <w:rPr>
          <w:rFonts w:cs="Times New Roman"/>
          <w:i/>
          <w:iCs/>
          <w:vertAlign w:val="subscript"/>
          <w:lang w:bidi="th-TH"/>
        </w:rPr>
        <w:t>s</w:t>
      </w:r>
      <w:r w:rsidRPr="007D7F7D">
        <w:rPr>
          <w:rFonts w:cs="Times New Roman"/>
          <w:lang w:bidi="th-TH"/>
        </w:rPr>
        <w:t xml:space="preserve"> &lt; </w:t>
      </w:r>
      <w:r w:rsidRPr="007D7F7D">
        <w:rPr>
          <w:rFonts w:cs="Times New Roman"/>
          <w:i/>
          <w:iCs/>
          <w:lang w:bidi="th-TH"/>
        </w:rPr>
        <w:t>n</w:t>
      </w:r>
      <w:r w:rsidRPr="007D7F7D">
        <w:rPr>
          <w:rFonts w:cs="Times New Roman"/>
          <w:i/>
          <w:iCs/>
          <w:vertAlign w:val="subscript"/>
          <w:lang w:bidi="th-TH"/>
        </w:rPr>
        <w:t xml:space="preserve">f1 </w:t>
      </w:r>
      <w:r w:rsidRPr="007D7F7D">
        <w:rPr>
          <w:rFonts w:cs="Times New Roman"/>
          <w:i/>
          <w:iCs/>
          <w:lang w:bidi="th-TH"/>
        </w:rPr>
        <w:t>&lt; n</w:t>
      </w:r>
      <w:r w:rsidRPr="007D7F7D">
        <w:rPr>
          <w:rFonts w:cs="Times New Roman"/>
          <w:i/>
          <w:iCs/>
          <w:vertAlign w:val="subscript"/>
          <w:lang w:bidi="th-TH"/>
        </w:rPr>
        <w:t>f2</w:t>
      </w:r>
      <w:r w:rsidRPr="007D7F7D">
        <w:rPr>
          <w:rFonts w:cs="Times New Roman"/>
          <w:i/>
          <w:iCs/>
          <w:lang w:bidi="th-TH"/>
        </w:rPr>
        <w:t xml:space="preserve"> </w:t>
      </w:r>
      <w:r w:rsidRPr="007D7F7D">
        <w:rPr>
          <w:rFonts w:cs="Times New Roman"/>
          <w:lang w:bidi="th-TH"/>
        </w:rPr>
        <w:t xml:space="preserve">and </w:t>
      </w:r>
      <w:r w:rsidRPr="007D7F7D">
        <w:rPr>
          <w:rFonts w:cs="Times New Roman"/>
          <w:i/>
          <w:iCs/>
          <w:lang w:bidi="th-TH"/>
        </w:rPr>
        <w:t>n</w:t>
      </w:r>
      <w:r w:rsidRPr="007D7F7D">
        <w:rPr>
          <w:rFonts w:cs="Times New Roman"/>
          <w:i/>
          <w:iCs/>
          <w:vertAlign w:val="subscript"/>
          <w:lang w:bidi="th-TH"/>
        </w:rPr>
        <w:t>f2</w:t>
      </w:r>
      <w:r w:rsidRPr="007D7F7D">
        <w:rPr>
          <w:rFonts w:cs="Times New Roman"/>
          <w:i/>
          <w:iCs/>
          <w:lang w:bidi="th-TH"/>
        </w:rPr>
        <w:t xml:space="preserve"> &gt; n</w:t>
      </w:r>
      <w:r w:rsidRPr="007D7F7D">
        <w:rPr>
          <w:rFonts w:cs="Times New Roman"/>
          <w:i/>
          <w:iCs/>
          <w:vertAlign w:val="subscript"/>
          <w:lang w:bidi="th-TH"/>
        </w:rPr>
        <w:t>f3</w:t>
      </w:r>
      <w:r w:rsidRPr="007D7F7D">
        <w:rPr>
          <w:rFonts w:cs="Times New Roman"/>
          <w:i/>
          <w:iCs/>
          <w:lang w:bidi="th-TH"/>
        </w:rPr>
        <w:t xml:space="preserve"> &gt; n</w:t>
      </w:r>
      <w:r w:rsidRPr="007D7F7D">
        <w:rPr>
          <w:rFonts w:cs="Times New Roman"/>
          <w:i/>
          <w:iCs/>
          <w:vertAlign w:val="subscript"/>
          <w:lang w:bidi="th-TH"/>
        </w:rPr>
        <w:t>a</w:t>
      </w:r>
      <w:r w:rsidR="00445007">
        <w:rPr>
          <w:rFonts w:cs="Times New Roman"/>
          <w:i/>
          <w:iCs/>
          <w:lang w:bidi="th-TH"/>
        </w:rPr>
        <w:t xml:space="preserve"> </w:t>
      </w:r>
      <w:r w:rsidR="00445007">
        <w:rPr>
          <w:rFonts w:cs="Times New Roman"/>
          <w:lang w:bidi="th-TH"/>
        </w:rPr>
        <w:t>for antireflection propert</w:t>
      </w:r>
      <w:r w:rsidR="00445007">
        <w:rPr>
          <w:rFonts w:cs="Times New Roman"/>
          <w:lang w:bidi="th-TH"/>
        </w:rPr>
        <w:t>ies</w:t>
      </w:r>
      <w:r w:rsidRPr="007D7F7D">
        <w:rPr>
          <w:rFonts w:cs="Times New Roman"/>
          <w:lang w:bidi="th-TH"/>
        </w:rPr>
        <w:t>. The middle layer (</w:t>
      </w:r>
      <w:r w:rsidRPr="007D7F7D">
        <w:rPr>
          <w:rFonts w:cs="Times New Roman"/>
          <w:i/>
          <w:iCs/>
          <w:lang w:bidi="th-TH"/>
        </w:rPr>
        <w:t>n</w:t>
      </w:r>
      <w:r w:rsidRPr="007D7F7D">
        <w:rPr>
          <w:rFonts w:cs="Times New Roman"/>
          <w:i/>
          <w:iCs/>
          <w:vertAlign w:val="subscript"/>
          <w:lang w:bidi="th-TH"/>
        </w:rPr>
        <w:t>f2</w:t>
      </w:r>
      <w:r w:rsidRPr="007D7F7D">
        <w:rPr>
          <w:rFonts w:cs="Times New Roman"/>
          <w:lang w:bidi="th-TH"/>
        </w:rPr>
        <w:t xml:space="preserve">) acts </w:t>
      </w:r>
      <w:r>
        <w:rPr>
          <w:rFonts w:eastAsia="MS Mincho" w:cs="Times New Roman"/>
          <w:color w:val="000000"/>
        </w:rPr>
        <w:t xml:space="preserve">as </w:t>
      </w:r>
      <w:r>
        <w:rPr>
          <w:rFonts w:eastAsia="MS Mincho" w:cs="Times New Roman"/>
          <w:color w:val="000000"/>
        </w:rPr>
        <w:t xml:space="preserve">an absentee layer when </w:t>
      </w:r>
      <w:r>
        <w:rPr>
          <w:rFonts w:eastAsia="MS Mincho" w:cs="Times New Roman"/>
          <w:color w:val="000000"/>
        </w:rPr>
        <w:t xml:space="preserve">the </w:t>
      </w:r>
      <w:r>
        <w:rPr>
          <w:rFonts w:eastAsia="MS Mincho" w:cs="Times New Roman"/>
          <w:color w:val="000000"/>
        </w:rPr>
        <w:t>incident wavelength</w:t>
      </w:r>
      <w:r w:rsidRPr="007D7F7D">
        <w:rPr>
          <w:rFonts w:cs="Times New Roman"/>
        </w:rPr>
        <w:t xml:space="preserve"> </w:t>
      </w:r>
      <w:r w:rsidRPr="007D7F7D">
        <w:rPr>
          <w:rFonts w:cs="Times New Roman"/>
          <w:lang w:bidi="th-TH"/>
        </w:rPr>
        <w:t xml:space="preserve">is the same as </w:t>
      </w:r>
      <w:r>
        <w:rPr>
          <w:rFonts w:eastAsia="MS Mincho" w:cs="Times New Roman"/>
          <w:color w:val="000000"/>
        </w:rPr>
        <w:t xml:space="preserve">the </w:t>
      </w:r>
      <w:r>
        <w:rPr>
          <w:rFonts w:eastAsia="MS Mincho" w:cs="Times New Roman"/>
          <w:color w:val="000000"/>
        </w:rPr>
        <w:t xml:space="preserve">reference wavelength </w:t>
      </w:r>
      <w:r w:rsidRPr="007D7F7D">
        <w:rPr>
          <w:rFonts w:cs="Times New Roman"/>
        </w:rPr>
        <w:t>(</w:t>
      </w:r>
      <w:r w:rsidR="000F7FCC" w:rsidRPr="007D7F7D">
        <w:rPr>
          <w:rFonts w:cs="Times New Roman"/>
          <w:i/>
          <w:iCs/>
        </w:rPr>
        <w:t>λ</w:t>
      </w:r>
      <w:r w:rsidR="000F7FCC">
        <w:rPr>
          <w:rFonts w:cs="Times New Roman"/>
          <w:i/>
          <w:iCs/>
        </w:rPr>
        <w:t xml:space="preserve"> = </w:t>
      </w:r>
      <w:r w:rsidRPr="007D7F7D">
        <w:rPr>
          <w:rFonts w:cs="Times New Roman"/>
          <w:i/>
          <w:iCs/>
        </w:rPr>
        <w:t>λ</w:t>
      </w:r>
      <w:r w:rsidRPr="007D7F7D">
        <w:rPr>
          <w:rFonts w:cs="Times New Roman"/>
          <w:i/>
          <w:iCs/>
          <w:vertAlign w:val="subscript"/>
        </w:rPr>
        <w:t>0</w:t>
      </w:r>
      <w:r w:rsidRPr="007D7F7D">
        <w:rPr>
          <w:rFonts w:cs="Times New Roman"/>
        </w:rPr>
        <w:t>)</w:t>
      </w:r>
      <w:r w:rsidR="006A7C1F">
        <w:rPr>
          <w:rFonts w:cs="Times New Roman"/>
        </w:rPr>
        <w:t xml:space="preserve">. </w:t>
      </w:r>
      <w:r w:rsidRPr="007D7F7D">
        <w:rPr>
          <w:rFonts w:cs="Times New Roman"/>
          <w:lang w:bidi="th-TH"/>
        </w:rPr>
        <w:t xml:space="preserve">The </w:t>
      </w:r>
      <w:r w:rsidRPr="007D7F7D">
        <w:rPr>
          <w:rFonts w:cs="Times New Roman"/>
        </w:rPr>
        <w:t>reflection coefficient</w:t>
      </w:r>
      <w:r w:rsidRPr="007D7F7D">
        <w:rPr>
          <w:rFonts w:cs="Times New Roman"/>
          <w:lang w:bidi="th-TH"/>
        </w:rPr>
        <w:t xml:space="preserve"> </w:t>
      </w:r>
      <w:r w:rsidR="003B1083">
        <w:rPr>
          <w:rFonts w:cs="Times New Roman"/>
          <w:lang w:bidi="th-TH"/>
        </w:rPr>
        <w:t>is</w:t>
      </w:r>
      <w:r w:rsidRPr="007D7F7D">
        <w:rPr>
          <w:rFonts w:cs="Times New Roman"/>
          <w:lang w:bidi="th-TH"/>
        </w:rPr>
        <w:t xml:space="preserve"> equal to</w:t>
      </w:r>
      <w:r w:rsidRPr="007D7F7D">
        <w:rPr>
          <w:rFonts w:cs="Times New Roman"/>
          <w:lang w:bidi="th-TH"/>
        </w:rPr>
        <w:t>:</w:t>
      </w:r>
    </w:p>
    <w:p w14:paraId="626AD04C" w14:textId="05652137" w:rsidR="00697FEE" w:rsidRPr="007D7F7D" w:rsidRDefault="00000000" w:rsidP="00697FEE">
      <w:pPr>
        <w:pStyle w:val="13Equation"/>
        <w:rPr>
          <w:rFonts w:cs="Times New Roman"/>
        </w:rPr>
      </w:pPr>
      <w:r w:rsidRPr="007D7F7D">
        <w:rPr>
          <w:rFonts w:cs="Times New Roman"/>
          <w:iCs/>
        </w:rPr>
        <w:tab/>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3</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3</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2</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2</m:t>
                    </m:r>
                  </m:sub>
                </m:sSub>
              </m:den>
            </m:f>
            <m:r>
              <m:rPr>
                <m:sty m:val="p"/>
              </m:rPr>
              <w:rPr>
                <w:rFonts w:ascii="Cambria Math" w:hAnsi="Cambria Math" w:cs="Times New Roman"/>
              </w:rPr>
              <m:t>)</m:t>
            </m:r>
          </m:den>
        </m:f>
      </m:oMath>
      <w:r w:rsidRPr="007D7F7D">
        <w:rPr>
          <w:rFonts w:cs="Times New Roman"/>
        </w:rPr>
        <w:t>.</w:t>
      </w:r>
      <w:r w:rsidRPr="007D7F7D">
        <w:rPr>
          <w:rFonts w:cs="Times New Roman"/>
        </w:rPr>
        <w:tab/>
        <w:t>(14)</w:t>
      </w:r>
    </w:p>
    <w:p w14:paraId="36C5CE20" w14:textId="09B8B965" w:rsidR="00697FEE" w:rsidRPr="007D7F7D" w:rsidRDefault="00000000" w:rsidP="00697FEE">
      <w:pPr>
        <w:pStyle w:val="10BodySubsequentParagraph"/>
        <w:rPr>
          <w:rFonts w:cs="Times New Roman"/>
        </w:rPr>
      </w:pPr>
      <w:r w:rsidRPr="007D7F7D">
        <w:rPr>
          <w:rFonts w:cs="Times New Roman"/>
        </w:rPr>
        <w:t>Because the middle film layer (</w:t>
      </w:r>
      <w:r w:rsidRPr="007D7F7D">
        <w:rPr>
          <w:rFonts w:cs="Times New Roman"/>
          <w:i/>
          <w:iCs/>
        </w:rPr>
        <w:t>n</w:t>
      </w:r>
      <w:r w:rsidRPr="007D7F7D">
        <w:rPr>
          <w:rFonts w:cs="Times New Roman"/>
          <w:i/>
          <w:iCs/>
          <w:vertAlign w:val="subscript"/>
        </w:rPr>
        <w:t>f2</w:t>
      </w:r>
      <w:r w:rsidRPr="007D7F7D">
        <w:rPr>
          <w:rFonts w:cs="Times New Roman"/>
        </w:rPr>
        <w:t xml:space="preserve">) is HWOT thick, it behaves as an absentee layer </w:t>
      </w:r>
      <w:r w:rsidRPr="007D7F7D">
        <w:rPr>
          <w:rFonts w:cs="Times New Roman"/>
        </w:rPr>
        <w:fldChar w:fldCharType="begin"/>
      </w:r>
      <w:r w:rsidR="00FF77D2" w:rsidRPr="007D7F7D">
        <w:rPr>
          <w:rFonts w:cs="Times New Roman"/>
        </w:rPr>
        <w:instrText xml:space="preserve"> ADDIN EN.CITE &lt;EndNote&gt;&lt;Cite&gt;&lt;Author&gt;Sarangan&lt;/Author&gt;&lt;Year&gt;2020&lt;/Year&gt;&lt;RecNum&gt;66&lt;/RecNum&gt;&lt;DisplayText&gt;[25, 29]&lt;/DisplayText&gt;&lt;record&gt;&lt;rec-number&gt;66&lt;/rec-number&gt;&lt;foreign-keys&gt;&lt;key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7D7F7D">
        <w:rPr>
          <w:rFonts w:cs="Times New Roman"/>
        </w:rPr>
        <w:fldChar w:fldCharType="separate"/>
      </w:r>
      <w:r w:rsidR="00FF77D2" w:rsidRPr="007D7F7D">
        <w:rPr>
          <w:rFonts w:cs="Times New Roman"/>
          <w:noProof/>
        </w:rPr>
        <w:t>[25, 29]</w:t>
      </w:r>
      <w:r w:rsidRPr="007D7F7D">
        <w:rPr>
          <w:rFonts w:cs="Times New Roman"/>
        </w:rPr>
        <w:fldChar w:fldCharType="end"/>
      </w:r>
      <w:r w:rsidRPr="007D7F7D">
        <w:rPr>
          <w:rFonts w:cs="Times New Roman"/>
        </w:rPr>
        <w:t xml:space="preserve">. So </w:t>
      </w:r>
      <w:r w:rsidRPr="007D7F7D">
        <w:rPr>
          <w:rFonts w:cs="Times New Roman"/>
          <w:i/>
          <w:iCs/>
        </w:rPr>
        <w:t>n</w:t>
      </w:r>
      <w:r w:rsidRPr="007D7F7D">
        <w:rPr>
          <w:rFonts w:cs="Times New Roman"/>
          <w:i/>
          <w:iCs/>
          <w:vertAlign w:val="subscript"/>
        </w:rPr>
        <w:t>r2</w:t>
      </w:r>
      <w:r w:rsidRPr="007D7F7D">
        <w:rPr>
          <w:rFonts w:cs="Times New Roman"/>
          <w:i/>
          <w:iCs/>
        </w:rPr>
        <w:t xml:space="preserve"> = n</w:t>
      </w:r>
      <w:r w:rsidRPr="007D7F7D">
        <w:rPr>
          <w:rFonts w:cs="Times New Roman"/>
          <w:i/>
          <w:iCs/>
          <w:vertAlign w:val="subscript"/>
        </w:rPr>
        <w:t>r1</w:t>
      </w:r>
      <w:r w:rsidR="006A7C1F" w:rsidRPr="006A7C1F">
        <w:rPr>
          <w:rFonts w:cs="Times New Roman"/>
        </w:rPr>
        <w:t>,</w:t>
      </w:r>
      <w:r w:rsidRPr="007D7F7D">
        <w:rPr>
          <w:rFonts w:cs="Times New Roman"/>
        </w:rPr>
        <w:t xml:space="preserve"> and Eq. 14 becomes:</w:t>
      </w:r>
    </w:p>
    <w:p w14:paraId="5D816549" w14:textId="79AF28D7" w:rsidR="00697FEE" w:rsidRPr="007D7F7D" w:rsidRDefault="00000000" w:rsidP="00697FEE">
      <w:pPr>
        <w:pStyle w:val="13Equation"/>
        <w:rPr>
          <w:rFonts w:cs="Times New Roman"/>
        </w:rPr>
      </w:pPr>
      <w:r w:rsidRPr="007D7F7D">
        <w:rPr>
          <w:rFonts w:cs="Times New Roman"/>
        </w:rPr>
        <w:tab/>
      </w: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r>
                      <m:rPr>
                        <m:sty m:val="p"/>
                      </m:rPr>
                      <w:rPr>
                        <w:rFonts w:ascii="Cambria Math" w:hAnsi="Cambria Math" w:cs="Times New Roman"/>
                      </w:rPr>
                      <m:t>1</m:t>
                    </m:r>
                  </m:sub>
                </m:sSub>
              </m:den>
            </m:f>
            <m:r>
              <m:rPr>
                <m:sty m:val="p"/>
              </m:rPr>
              <w:rPr>
                <w:rFonts w:ascii="Cambria Math" w:hAnsi="Cambria Math" w:cs="Times New Roman"/>
              </w:rPr>
              <m:t>)</m:t>
            </m:r>
          </m:den>
        </m:f>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f1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f1</m:t>
                    </m:r>
                  </m:sub>
                  <m:sup>
                    <m:r>
                      <w:rPr>
                        <w:rFonts w:ascii="Cambria Math" w:hAnsi="Cambria Math" w:cs="Times New Roman"/>
                      </w:rPr>
                      <m:t>2</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m:t>
                    </m:r>
                  </m:sub>
                </m:sSub>
              </m:den>
            </m:f>
            <m:r>
              <m:rPr>
                <m:sty m:val="p"/>
              </m:rPr>
              <w:rPr>
                <w:rFonts w:ascii="Cambria Math" w:hAnsi="Cambria Math" w:cs="Times New Roman"/>
              </w:rPr>
              <m:t>)</m:t>
            </m:r>
          </m:den>
        </m:f>
      </m:oMath>
      <w:r w:rsidRPr="007D7F7D">
        <w:rPr>
          <w:rFonts w:cs="Times New Roman"/>
        </w:rPr>
        <w:t>,</w:t>
      </w:r>
      <w:r w:rsidRPr="007D7F7D">
        <w:rPr>
          <w:rFonts w:cs="Times New Roman"/>
        </w:rPr>
        <w:tab/>
        <w:t>(15)</w:t>
      </w:r>
    </w:p>
    <w:p w14:paraId="48177C2F" w14:textId="720AB2AA" w:rsidR="00697FEE" w:rsidRPr="007D7F7D" w:rsidRDefault="00000000" w:rsidP="00697FEE">
      <w:pPr>
        <w:pStyle w:val="09BodyFirstParagraph"/>
        <w:rPr>
          <w:rFonts w:cs="Times New Roman"/>
        </w:rPr>
      </w:pPr>
      <w:r w:rsidRPr="007D7F7D">
        <w:rPr>
          <w:rFonts w:cs="Times New Roman"/>
        </w:rPr>
        <w:t>a three-layer antireflection condition occurs when:</w:t>
      </w:r>
    </w:p>
    <w:p w14:paraId="4803E8AC" w14:textId="4D5BBFD5" w:rsidR="00697FEE" w:rsidRPr="007D7F7D" w:rsidRDefault="00000000" w:rsidP="00697FEE">
      <w:pPr>
        <w:pStyle w:val="13Equation"/>
        <w:rPr>
          <w:rFonts w:cs="Times New Roman"/>
        </w:rPr>
      </w:pPr>
      <w:r w:rsidRPr="007D7F7D">
        <w:rPr>
          <w:rFonts w:cs="Times New Roman"/>
        </w:rPr>
        <w:tab/>
      </w:r>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a</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s</m:t>
                </m:r>
              </m:sub>
            </m:sSub>
          </m:den>
        </m:f>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3</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f</m:t>
                </m:r>
                <m:r>
                  <m:rPr>
                    <m:sty m:val="p"/>
                  </m:rPr>
                  <w:rPr>
                    <w:rFonts w:ascii="Cambria Math" w:hAnsi="Cambria Math" w:cs="Times New Roman"/>
                  </w:rPr>
                  <m:t>1</m:t>
                </m:r>
              </m:sub>
              <m:sup>
                <m:r>
                  <m:rPr>
                    <m:sty m:val="p"/>
                  </m:rPr>
                  <w:rPr>
                    <w:rFonts w:ascii="Cambria Math" w:hAnsi="Cambria Math" w:cs="Times New Roman"/>
                  </w:rPr>
                  <m:t>2</m:t>
                </m:r>
              </m:sup>
            </m:sSubSup>
          </m:den>
        </m:f>
      </m:oMath>
      <w:r w:rsidRPr="007D7F7D">
        <w:rPr>
          <w:rFonts w:cs="Times New Roman"/>
        </w:rPr>
        <w:t>.</w:t>
      </w:r>
      <w:r w:rsidRPr="007D7F7D">
        <w:rPr>
          <w:rFonts w:cs="Times New Roman"/>
        </w:rPr>
        <w:tab/>
        <w:t>(16)</w:t>
      </w:r>
    </w:p>
    <w:p w14:paraId="5901E0E7" w14:textId="45835005" w:rsidR="00697FEE" w:rsidRPr="007D7F7D" w:rsidRDefault="00000000" w:rsidP="00697FEE">
      <w:pPr>
        <w:pStyle w:val="10BodySubsequentParagraph"/>
        <w:rPr>
          <w:rFonts w:cs="Times New Roman"/>
        </w:rPr>
      </w:pPr>
      <w:r w:rsidRPr="007D7F7D">
        <w:rPr>
          <w:rFonts w:cs="Times New Roman"/>
        </w:rPr>
        <w:t>The</w:t>
      </w:r>
      <w:r>
        <w:rPr>
          <w:rFonts w:eastAsia="MS Mincho" w:cs="Times New Roman"/>
          <w:color w:val="000000"/>
        </w:rPr>
        <w:t xml:space="preserve"> </w:t>
      </w:r>
      <w:r w:rsidRPr="007D7F7D">
        <w:rPr>
          <w:rFonts w:cs="Times New Roman"/>
        </w:rPr>
        <w:t xml:space="preserve">refractive </w:t>
      </w:r>
      <w:r w:rsidRPr="007D7F7D">
        <w:rPr>
          <w:rFonts w:cs="Times New Roman"/>
        </w:rPr>
        <w:t>ind</w:t>
      </w:r>
      <w:r w:rsidR="006A7C1F">
        <w:rPr>
          <w:rFonts w:cs="Times New Roman"/>
        </w:rPr>
        <w:t xml:space="preserve">ex ratio </w:t>
      </w:r>
      <w:r w:rsidRPr="007D7F7D">
        <w:rPr>
          <w:rFonts w:cs="Times New Roman"/>
        </w:rPr>
        <w:t>of</w:t>
      </w:r>
      <w:r w:rsidRPr="007D7F7D">
        <w:rPr>
          <w:rFonts w:cs="Times New Roman"/>
        </w:rPr>
        <w:t xml:space="preserve"> </w:t>
      </w:r>
      <w:r>
        <w:rPr>
          <w:rFonts w:eastAsia="MS Mincho" w:cs="Times New Roman"/>
          <w:color w:val="000000"/>
        </w:rPr>
        <w:t>top and bottom film</w:t>
      </w:r>
      <w:r w:rsidR="006A7C1F">
        <w:rPr>
          <w:rFonts w:eastAsia="MS Mincho" w:cs="Times New Roman"/>
          <w:color w:val="000000"/>
        </w:rPr>
        <w:t>s</w:t>
      </w:r>
      <w:r>
        <w:rPr>
          <w:rFonts w:eastAsia="MS Mincho" w:cs="Times New Roman"/>
          <w:color w:val="000000"/>
        </w:rPr>
        <w:t xml:space="preserve"> is similar to </w:t>
      </w:r>
      <w:r w:rsidRPr="007D7F7D">
        <w:rPr>
          <w:rFonts w:cs="Times New Roman"/>
        </w:rPr>
        <w:t>that</w:t>
      </w:r>
      <w:r w:rsidRPr="007D7F7D">
        <w:rPr>
          <w:rFonts w:cs="Times New Roman"/>
        </w:rPr>
        <w:t xml:space="preserve"> </w:t>
      </w:r>
      <w:r>
        <w:rPr>
          <w:rFonts w:eastAsia="MS Mincho" w:cs="Times New Roman"/>
          <w:color w:val="000000"/>
        </w:rPr>
        <w:t xml:space="preserve">of the </w:t>
      </w:r>
      <w:r>
        <w:rPr>
          <w:rFonts w:eastAsia="MS Mincho" w:cs="Times New Roman"/>
          <w:color w:val="000000"/>
        </w:rPr>
        <w:t xml:space="preserve">two-layer design </w:t>
      </w:r>
      <w:r w:rsidR="006A7C1F">
        <w:rPr>
          <w:rFonts w:cs="Times New Roman"/>
        </w:rPr>
        <w:t>(</w:t>
      </w:r>
      <w:r w:rsidRPr="007D7F7D">
        <w:rPr>
          <w:rFonts w:cs="Times New Roman"/>
        </w:rPr>
        <w:t>Eq. 13</w:t>
      </w:r>
      <w:r w:rsidR="006A7C1F">
        <w:rPr>
          <w:rFonts w:cs="Times New Roman"/>
        </w:rPr>
        <w:t>)</w:t>
      </w:r>
      <w:r w:rsidRPr="007D7F7D">
        <w:rPr>
          <w:rFonts w:cs="Times New Roman"/>
        </w:rPr>
        <w:t xml:space="preserve">. As </w:t>
      </w:r>
      <w:r w:rsidR="00755C68">
        <w:rPr>
          <w:rFonts w:cs="Times New Roman"/>
        </w:rPr>
        <w:t xml:space="preserve">an </w:t>
      </w:r>
      <w:r w:rsidRPr="007D7F7D">
        <w:rPr>
          <w:rFonts w:cs="Times New Roman"/>
        </w:rPr>
        <w:t>example</w:t>
      </w:r>
      <w:r w:rsidRPr="007D7F7D">
        <w:rPr>
          <w:rFonts w:cs="Times New Roman"/>
        </w:rPr>
        <w:t>,</w:t>
      </w:r>
      <w:r w:rsidRPr="007D7F7D">
        <w:rPr>
          <w:rFonts w:cs="Times New Roman"/>
        </w:rPr>
        <w:t xml:space="preserve"> using Eq. 16, </w:t>
      </w:r>
      <w:r w:rsidR="00755C68">
        <w:rPr>
          <w:rFonts w:cs="Times New Roman"/>
        </w:rPr>
        <w:t xml:space="preserve">if </w:t>
      </w:r>
      <w:r w:rsidRPr="007D7F7D">
        <w:rPr>
          <w:rFonts w:cs="Times New Roman"/>
        </w:rPr>
        <w:t>the bottom layer (</w:t>
      </w:r>
      <w:r w:rsidRPr="007D7F7D">
        <w:rPr>
          <w:rFonts w:cs="Times New Roman"/>
          <w:i/>
          <w:iCs/>
        </w:rPr>
        <w:t>n</w:t>
      </w:r>
      <w:r w:rsidRPr="007D7F7D">
        <w:rPr>
          <w:rFonts w:cs="Times New Roman"/>
          <w:i/>
          <w:iCs/>
          <w:vertAlign w:val="subscript"/>
        </w:rPr>
        <w:t>f1</w:t>
      </w:r>
      <w:r w:rsidRPr="007D7F7D">
        <w:rPr>
          <w:rFonts w:cs="Times New Roman"/>
        </w:rPr>
        <w:t>) is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(QWOT)</w:t>
      </w:r>
      <w:r>
        <w:rPr>
          <w:rFonts w:eastAsia="MS Mincho" w:cs="Times New Roman"/>
          <w:color w:val="000000"/>
        </w:rPr>
        <w:t>,</w:t>
      </w:r>
      <w:r>
        <w:rPr>
          <w:rFonts w:eastAsia="MS Mincho" w:cs="Times New Roman"/>
          <w:color w:val="000000"/>
        </w:rPr>
        <w:t xml:space="preserve"> then the</w:t>
      </w:r>
      <w:r w:rsidR="00755C68">
        <w:rPr>
          <w:rFonts w:cs="Times New Roman"/>
        </w:rPr>
        <w:t xml:space="preserve"> ideal</w:t>
      </w:r>
      <w:r w:rsidRPr="007D7F7D">
        <w:rPr>
          <w:rFonts w:cs="Times New Roman"/>
        </w:rPr>
        <w:t xml:space="preserve"> top layer (</w:t>
      </w:r>
      <w:r w:rsidRPr="007D7F7D">
        <w:rPr>
          <w:rFonts w:cs="Times New Roman"/>
          <w:i/>
          <w:iCs/>
        </w:rPr>
        <w:t>n</w:t>
      </w:r>
      <w:r w:rsidRPr="007D7F7D">
        <w:rPr>
          <w:rFonts w:cs="Times New Roman"/>
          <w:i/>
          <w:iCs/>
          <w:vertAlign w:val="subscript"/>
        </w:rPr>
        <w:t>f3</w:t>
      </w:r>
      <w:r w:rsidR="00755C68">
        <w:rPr>
          <w:rFonts w:cs="Times New Roman"/>
          <w:i/>
          <w:iCs/>
          <w:vertAlign w:val="subscript"/>
        </w:rPr>
        <w:t>, ideal</w:t>
      </w:r>
      <w:r w:rsidRPr="007D7F7D">
        <w:rPr>
          <w:rFonts w:cs="Times New Roman"/>
        </w:rPr>
        <w:t xml:space="preserve">) </w:t>
      </w:r>
      <w:r w:rsidR="00755C68">
        <w:rPr>
          <w:rFonts w:cs="Times New Roman"/>
        </w:rPr>
        <w:t xml:space="preserve">is </w:t>
      </w:r>
      <w:r w:rsidRPr="007D7F7D">
        <w:rPr>
          <w:rFonts w:cs="Times New Roman"/>
        </w:rPr>
        <w:t xml:space="preserve">2.78, </w:t>
      </w:r>
      <w:r w:rsidR="006A7C1F">
        <w:rPr>
          <w:rFonts w:cs="Times New Roman"/>
        </w:rPr>
        <w:t>so</w:t>
      </w:r>
      <w:r w:rsidRPr="007D7F7D">
        <w:rPr>
          <w:rFonts w:cs="Times New Roman"/>
        </w:rPr>
        <w:t xml:space="preserve"> TiO</w:t>
      </w:r>
      <w:r w:rsidRPr="007D7F7D">
        <w:rPr>
          <w:rFonts w:cs="Times New Roman"/>
          <w:vertAlign w:val="subscript"/>
        </w:rPr>
        <w:t>2</w:t>
      </w:r>
      <w:r w:rsidRPr="007D7F7D">
        <w:rPr>
          <w:rFonts w:cs="Times New Roman"/>
        </w:rPr>
        <w:t xml:space="preserve"> (</w:t>
      </w:r>
      <w:r w:rsidRPr="007D7F7D">
        <w:rPr>
          <w:rFonts w:cs="Times New Roman"/>
          <w:i/>
          <w:iCs/>
        </w:rPr>
        <w:t>n</w:t>
      </w:r>
      <w:r w:rsidRPr="007D7F7D">
        <w:rPr>
          <w:rFonts w:cs="Times New Roman"/>
          <w:i/>
          <w:iCs/>
          <w:vertAlign w:val="subscript"/>
        </w:rPr>
        <w:t>TiO2</w:t>
      </w:r>
      <w:r w:rsidRPr="007D7F7D">
        <w:rPr>
          <w:rFonts w:cs="Times New Roman"/>
        </w:rPr>
        <w:t xml:space="preserve"> = 2.31) is used again. The middle layer needs to have the highest refractive index, so Silicon (Si) </w:t>
      </w:r>
      <w:r w:rsidR="006A7C1F">
        <w:rPr>
          <w:rFonts w:cs="Times New Roman"/>
        </w:rPr>
        <w:t>is used</w:t>
      </w:r>
      <w:r w:rsidRPr="007D7F7D">
        <w:rPr>
          <w:rFonts w:cs="Times New Roman"/>
        </w:rPr>
        <w:t xml:space="preserve"> </w:t>
      </w:r>
      <w:r w:rsidR="006A7C1F">
        <w:rPr>
          <w:rFonts w:cs="Times New Roman"/>
        </w:rPr>
        <w:t>(</w:t>
      </w:r>
      <w:r w:rsidRPr="007D7F7D">
        <w:rPr>
          <w:rFonts w:cs="Times New Roman"/>
          <w:i/>
          <w:iCs/>
        </w:rPr>
        <w:t>n</w:t>
      </w:r>
      <w:r w:rsidRPr="007D7F7D">
        <w:rPr>
          <w:rFonts w:cs="Times New Roman"/>
          <w:i/>
          <w:iCs/>
          <w:vertAlign w:val="subscript"/>
        </w:rPr>
        <w:t>Si</w:t>
      </w:r>
      <w:r w:rsidRPr="007D7F7D">
        <w:rPr>
          <w:rFonts w:cs="Times New Roman"/>
        </w:rPr>
        <w:t xml:space="preserve"> = </w:t>
      </w:r>
      <w:r w:rsidRPr="007D7F7D">
        <w:rPr>
          <w:rFonts w:cs="Times New Roman"/>
          <w:i/>
          <w:iCs/>
        </w:rPr>
        <w:t>n</w:t>
      </w:r>
      <w:r w:rsidRPr="007D7F7D">
        <w:rPr>
          <w:rFonts w:cs="Times New Roman"/>
          <w:i/>
          <w:iCs/>
          <w:vertAlign w:val="subscript"/>
        </w:rPr>
        <w:t>f2</w:t>
      </w:r>
      <w:r w:rsidRPr="007D7F7D">
        <w:rPr>
          <w:rFonts w:cs="Times New Roman"/>
        </w:rPr>
        <w:t xml:space="preserve"> = 3.55</w:t>
      </w:r>
      <w:r w:rsidR="006A7C1F">
        <w:rPr>
          <w:rFonts w:cs="Times New Roman"/>
        </w:rPr>
        <w:t>)</w:t>
      </w:r>
      <w:r w:rsidRPr="007D7F7D">
        <w:rPr>
          <w:rFonts w:cs="Times New Roman"/>
        </w:rPr>
        <w:t xml:space="preserve"> </w:t>
      </w:r>
      <w:r w:rsidRPr="007D7F7D">
        <w:rPr>
          <w:rFonts w:cs="Times New Roman"/>
        </w:rPr>
        <w:fldChar w:fldCharType="begin"/>
      </w:r>
      <w:r w:rsidR="00FF77D2" w:rsidRPr="007D7F7D">
        <w:rPr>
          <w:rFonts w:cs="Times New Roman"/>
        </w:rPr>
        <w:instrText xml:space="preserve"> ADDIN EN.CITE &lt;EndNote&gt;&lt;Cite&gt;&lt;Author&gt;Franta&lt;/Author&gt;&lt;Year&gt;2018&lt;/Year&gt;&lt;RecNum&gt;95&lt;/RecNum&gt;&lt;DisplayText&gt;[30]&lt;/DisplayText&gt;&lt;record&gt;&lt;rec-number&gt;95&lt;/rec-number&gt;&lt;foreign-keys&gt;&lt;key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Pr="007D7F7D">
        <w:rPr>
          <w:rFonts w:cs="Times New Roman"/>
        </w:rPr>
        <w:fldChar w:fldCharType="separate"/>
      </w:r>
      <w:r w:rsidR="00FF77D2" w:rsidRPr="007D7F7D">
        <w:rPr>
          <w:rFonts w:cs="Times New Roman"/>
          <w:noProof/>
        </w:rPr>
        <w:t>[30]</w:t>
      </w:r>
      <w:r w:rsidRPr="007D7F7D">
        <w:rPr>
          <w:rFonts w:cs="Times New Roman"/>
        </w:rPr>
        <w:fldChar w:fldCharType="end"/>
      </w:r>
      <w:r w:rsidRPr="007D7F7D">
        <w:rPr>
          <w:rFonts w:cs="Times New Roman"/>
        </w:rPr>
        <w:t>. As shown in Fig.</w:t>
      </w:r>
      <w:r w:rsidR="00D10AFB">
        <w:rPr>
          <w:rFonts w:cs="Times New Roman"/>
        </w:rPr>
        <w:t>3</w:t>
      </w:r>
      <w:r w:rsidRPr="007D7F7D">
        <w:rPr>
          <w:rFonts w:cs="Times New Roman"/>
        </w:rPr>
        <w:t xml:space="preserve">, </w:t>
      </w:r>
      <w:r>
        <w:rPr>
          <w:rFonts w:eastAsia="MS Mincho" w:cs="Times New Roman"/>
          <w:color w:val="000000"/>
        </w:rPr>
        <w:t xml:space="preserve">the reflectance of </w:t>
      </w:r>
      <w:r w:rsidR="00D10AFB">
        <w:rPr>
          <w:rFonts w:cs="Times New Roman"/>
        </w:rPr>
        <w:t xml:space="preserve">the </w:t>
      </w:r>
      <w:r w:rsidRPr="007D7F7D">
        <w:rPr>
          <w:rFonts w:cs="Times New Roman"/>
        </w:rPr>
        <w:t xml:space="preserve">three-layer design </w:t>
      </w:r>
      <w:r w:rsidR="00D10AFB">
        <w:rPr>
          <w:rFonts w:cs="Times New Roman"/>
        </w:rPr>
        <w:t xml:space="preserve">(yellow) </w:t>
      </w:r>
      <w:r w:rsidRPr="007D7F7D">
        <w:rPr>
          <w:rFonts w:cs="Times New Roman"/>
        </w:rPr>
        <w:t>at wavelength</w:t>
      </w:r>
      <w:r>
        <w:rPr>
          <w:rFonts w:eastAsia="MS Mincho" w:cs="Times New Roman"/>
          <w:color w:val="000000"/>
        </w:rPr>
        <w:t>s</w:t>
      </w:r>
      <w:r>
        <w:rPr>
          <w:rFonts w:eastAsia="MS Mincho" w:cs="Times New Roman"/>
          <w:color w:val="000000"/>
        </w:rPr>
        <w:t xml:space="preserve"> further from </w:t>
      </w:r>
      <w:r w:rsidRPr="007D7F7D">
        <w:rPr>
          <w:rFonts w:cs="Times New Roman"/>
          <w:i/>
          <w:iCs/>
        </w:rPr>
        <w:t>λ</w:t>
      </w:r>
      <w:r w:rsidRPr="007D7F7D">
        <w:rPr>
          <w:rFonts w:cs="Times New Roman"/>
          <w:i/>
          <w:iCs/>
          <w:vertAlign w:val="subscript"/>
        </w:rPr>
        <w:t>0</w:t>
      </w:r>
      <w:r w:rsidRPr="007D7F7D">
        <w:rPr>
          <w:rFonts w:cs="Times New Roman"/>
        </w:rPr>
        <w:t xml:space="preserve"> (i.e., 1400 nm and longer) is lower than that of a single </w:t>
      </w:r>
      <w:r w:rsidR="00D10AFB">
        <w:rPr>
          <w:rFonts w:cs="Times New Roman"/>
        </w:rPr>
        <w:t xml:space="preserve">(blue) </w:t>
      </w:r>
      <w:r w:rsidRPr="007D7F7D">
        <w:rPr>
          <w:rFonts w:cs="Times New Roman"/>
        </w:rPr>
        <w:t>or two-layer design</w:t>
      </w:r>
      <w:r w:rsidR="00D10AFB">
        <w:rPr>
          <w:rFonts w:cs="Times New Roman"/>
        </w:rPr>
        <w:t xml:space="preserve"> (green)</w:t>
      </w:r>
      <w:r w:rsidRPr="007D7F7D">
        <w:rPr>
          <w:rFonts w:cs="Times New Roman"/>
        </w:rPr>
        <w:t xml:space="preserve">. This is </w:t>
      </w:r>
      <w:r w:rsidRPr="007D7F7D">
        <w:rPr>
          <w:rFonts w:cs="Times New Roman"/>
        </w:rPr>
        <w:t>a</w:t>
      </w:r>
      <w:r w:rsidRPr="007D7F7D">
        <w:rPr>
          <w:rFonts w:cs="Times New Roman"/>
        </w:rPr>
        <w:t xml:space="preserve"> benefit of </w:t>
      </w:r>
      <w:r w:rsidR="006A7C1F">
        <w:rPr>
          <w:rFonts w:cs="Times New Roman"/>
        </w:rPr>
        <w:t>adding an extra absentee layer in the middle, it</w:t>
      </w:r>
      <w:r w:rsidRPr="007D7F7D">
        <w:rPr>
          <w:rFonts w:cs="Times New Roman"/>
        </w:rPr>
        <w:t xml:space="preserve"> </w:t>
      </w:r>
      <w:r w:rsidR="00D10AFB">
        <w:rPr>
          <w:rFonts w:cs="Times New Roman"/>
        </w:rPr>
        <w:t>contribute</w:t>
      </w:r>
      <w:r>
        <w:rPr>
          <w:rFonts w:eastAsia="MS Mincho" w:cs="Times New Roman"/>
          <w:color w:val="000000"/>
        </w:rPr>
        <w:t>s</w:t>
      </w:r>
      <w:r w:rsidRPr="007D7F7D">
        <w:rPr>
          <w:rFonts w:cs="Times New Roman"/>
        </w:rPr>
        <w:t xml:space="preserve"> to a broader </w:t>
      </w:r>
      <w:r w:rsidR="00D10AFB">
        <w:rPr>
          <w:rFonts w:cs="Times New Roman"/>
        </w:rPr>
        <w:t>operating</w:t>
      </w:r>
      <w:r w:rsidRPr="007D7F7D">
        <w:rPr>
          <w:rFonts w:cs="Times New Roman"/>
        </w:rPr>
        <w:t xml:space="preserve"> bandwidth </w:t>
      </w:r>
      <w:r w:rsidRPr="007D7F7D">
        <w:rPr>
          <w:rFonts w:cs="Times New Roman"/>
        </w:rPr>
        <w:fldChar w:fldCharType="begin"/>
      </w:r>
      <w:r w:rsidR="00FF77D2" w:rsidRPr="007D7F7D">
        <w:rPr>
          <w:rFonts w:cs="Times New Roman"/>
        </w:rPr>
        <w:instrText xml:space="preserve"> ADDIN EN.CITE &lt;EndNote&gt;&lt;Cite&gt;&lt;Author&gt;Li&lt;/Author&gt;&lt;Year&gt;2017&lt;/Year&gt;&lt;RecNum&gt;91&lt;/RecNum&gt;&lt;DisplayText&gt;[29]&lt;/DisplayText&gt;&lt;record&gt;&lt;rec-number&gt;91&lt;/rec-number&gt;&lt;foreign-keys&gt;&lt;key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Pr="007D7F7D">
        <w:rPr>
          <w:rFonts w:cs="Times New Roman"/>
        </w:rPr>
        <w:fldChar w:fldCharType="separate"/>
      </w:r>
      <w:r w:rsidR="00FF77D2" w:rsidRPr="007D7F7D">
        <w:rPr>
          <w:rFonts w:cs="Times New Roman"/>
          <w:noProof/>
        </w:rPr>
        <w:t>[29]</w:t>
      </w:r>
      <w:r w:rsidRPr="007D7F7D">
        <w:rPr>
          <w:rFonts w:cs="Times New Roman"/>
        </w:rPr>
        <w:fldChar w:fldCharType="end"/>
      </w:r>
      <w:r w:rsidRPr="007D7F7D">
        <w:rPr>
          <w:rFonts w:cs="Times New Roman"/>
        </w:rPr>
        <w:t>.</w:t>
      </w:r>
    </w:p>
    <w:p w14:paraId="381DF6A1" w14:textId="09E810BF" w:rsidR="00697FEE" w:rsidRPr="007D7F7D" w:rsidRDefault="00000000" w:rsidP="00697FEE">
      <w:pPr>
        <w:pStyle w:val="10BodySubsequentParagraph"/>
        <w:rPr>
          <w:rFonts w:cs="Times New Roman"/>
        </w:rPr>
      </w:pPr>
      <w:r w:rsidRPr="007D7F7D">
        <w:rPr>
          <w:rFonts w:cs="Times New Roman"/>
        </w:rPr>
        <w:lastRenderedPageBreak/>
        <w:t xml:space="preserve">Instead of placing </w:t>
      </w:r>
      <w:r>
        <w:rPr>
          <w:rFonts w:eastAsia="MS Mincho" w:cs="Times New Roman"/>
          <w:color w:val="000000"/>
        </w:rPr>
        <w:t xml:space="preserve">the </w:t>
      </w:r>
      <w:r>
        <w:rPr>
          <w:rFonts w:eastAsia="MS Mincho" w:cs="Times New Roman"/>
          <w:color w:val="000000"/>
        </w:rPr>
        <w:t>PCM as the bottom film layer,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can be moved to the middle so that the selection of ideal</w:t>
      </w:r>
      <w:r w:rsidR="00A26913">
        <w:rPr>
          <w:rFonts w:cs="Times New Roman"/>
        </w:rPr>
        <w:t>s</w:t>
      </w:r>
      <w:r w:rsidRPr="007D7F7D">
        <w:rPr>
          <w:rFonts w:cs="Times New Roman"/>
        </w:rPr>
        <w:t xml:space="preserve"> </w:t>
      </w:r>
      <w:r w:rsidRPr="007D7F7D">
        <w:rPr>
          <w:rFonts w:cs="Times New Roman"/>
          <w:i/>
          <w:iCs/>
        </w:rPr>
        <w:t>n</w:t>
      </w:r>
      <w:r w:rsidRPr="007D7F7D">
        <w:rPr>
          <w:rFonts w:cs="Times New Roman"/>
          <w:i/>
          <w:iCs/>
          <w:vertAlign w:val="subscript"/>
        </w:rPr>
        <w:t>f1</w:t>
      </w:r>
      <w:r w:rsidRPr="007D7F7D">
        <w:rPr>
          <w:rFonts w:cs="Times New Roman"/>
        </w:rPr>
        <w:t xml:space="preserve"> and </w:t>
      </w:r>
      <w:r w:rsidRPr="007D7F7D">
        <w:rPr>
          <w:rFonts w:cs="Times New Roman"/>
          <w:i/>
          <w:iCs/>
        </w:rPr>
        <w:t>n</w:t>
      </w:r>
      <w:r w:rsidRPr="007D7F7D">
        <w:rPr>
          <w:rFonts w:cs="Times New Roman"/>
          <w:i/>
          <w:iCs/>
          <w:vertAlign w:val="subscript"/>
        </w:rPr>
        <w:t>f3</w:t>
      </w:r>
      <w:r w:rsidRPr="007D7F7D">
        <w:rPr>
          <w:rFonts w:cs="Times New Roman"/>
        </w:rPr>
        <w:t xml:space="preserve"> </w:t>
      </w:r>
      <w:r w:rsidR="00A26913">
        <w:rPr>
          <w:rFonts w:cs="Times New Roman"/>
        </w:rPr>
        <w:t>is</w:t>
      </w:r>
      <w:r w:rsidRPr="007D7F7D">
        <w:rPr>
          <w:rFonts w:cs="Times New Roman"/>
        </w:rPr>
        <w:t xml:space="preserve"> easier. The bottom layer could be Si</w:t>
      </w:r>
      <w:r w:rsidRPr="007D7F7D">
        <w:rPr>
          <w:rFonts w:cs="Times New Roman"/>
          <w:vertAlign w:val="subscript"/>
        </w:rPr>
        <w:t>3</w:t>
      </w:r>
      <w:r w:rsidRPr="007D7F7D">
        <w:rPr>
          <w:rFonts w:cs="Times New Roman"/>
        </w:rPr>
        <w:t>N</w:t>
      </w:r>
      <w:r w:rsidRPr="007D7F7D">
        <w:rPr>
          <w:rFonts w:cs="Times New Roman"/>
          <w:vertAlign w:val="subscript"/>
        </w:rPr>
        <w:t>4</w:t>
      </w:r>
      <w:r w:rsidRPr="007D7F7D">
        <w:rPr>
          <w:rFonts w:cs="Times New Roman"/>
        </w:rPr>
        <w:t xml:space="preserve"> (</w:t>
      </w:r>
      <w:r w:rsidRPr="007D7F7D">
        <w:rPr>
          <w:rFonts w:cs="Times New Roman"/>
          <w:i/>
          <w:iCs/>
        </w:rPr>
        <w:t>n</w:t>
      </w:r>
      <w:r w:rsidRPr="007D7F7D">
        <w:rPr>
          <w:rFonts w:cs="Times New Roman"/>
          <w:i/>
          <w:iCs/>
          <w:vertAlign w:val="subscript"/>
        </w:rPr>
        <w:t>f1</w:t>
      </w:r>
      <w:r w:rsidRPr="007D7F7D">
        <w:rPr>
          <w:rFonts w:cs="Times New Roman"/>
          <w:i/>
          <w:iCs/>
        </w:rPr>
        <w:t xml:space="preserve"> </w:t>
      </w:r>
      <w:r w:rsidRPr="007D7F7D">
        <w:rPr>
          <w:rFonts w:cs="Times New Roman"/>
        </w:rPr>
        <w:t xml:space="preserve">= </w:t>
      </w:r>
      <w:r w:rsidRPr="007D7F7D">
        <w:rPr>
          <w:rFonts w:cs="Times New Roman"/>
          <w:i/>
          <w:iCs/>
        </w:rPr>
        <w:t>2.00</w:t>
      </w:r>
      <w:r w:rsidRPr="007D7F7D">
        <w:rPr>
          <w:rFonts w:cs="Times New Roman"/>
        </w:rPr>
        <w:t>)</w:t>
      </w:r>
      <w:r w:rsidRPr="007D7F7D">
        <w:rPr>
          <w:rFonts w:cs="Times New Roman"/>
          <w:i/>
          <w:iCs/>
        </w:rPr>
        <w:t xml:space="preserve"> </w:t>
      </w:r>
      <w:r w:rsidRPr="007D7F7D">
        <w:rPr>
          <w:rFonts w:cs="Times New Roman"/>
        </w:rPr>
        <w:fldChar w:fldCharType="begin"/>
      </w:r>
      <w:r w:rsidR="00FF77D2" w:rsidRPr="007D7F7D">
        <w:rPr>
          <w:rFonts w:cs="Times New Roman"/>
        </w:rPr>
        <w:instrText xml:space="preserve"> ADDIN EN.CITE &lt;EndNote&gt;&lt;Cite&gt;&lt;Author&gt;Beliaev&lt;/Author&gt;&lt;Year&gt;2022&lt;/Year&gt;&lt;RecNum&gt;70&lt;/RecNum&gt;&lt;DisplayText&gt;[31]&lt;/DisplayText&gt;&lt;record&gt;&lt;rec-number&gt;70&lt;/rec-number&gt;&lt;foreign-keys&gt;&lt;key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7D7F7D">
        <w:rPr>
          <w:rFonts w:cs="Times New Roman"/>
        </w:rPr>
        <w:fldChar w:fldCharType="separate"/>
      </w:r>
      <w:r w:rsidR="00FF77D2" w:rsidRPr="007D7F7D">
        <w:rPr>
          <w:rFonts w:cs="Times New Roman"/>
          <w:noProof/>
        </w:rPr>
        <w:t>[31]</w:t>
      </w:r>
      <w:r w:rsidRPr="007D7F7D">
        <w:rPr>
          <w:rFonts w:cs="Times New Roman"/>
        </w:rPr>
        <w:fldChar w:fldCharType="end"/>
      </w:r>
      <w:r w:rsidR="006A7C1F">
        <w:rPr>
          <w:rFonts w:cs="Times New Roman"/>
        </w:rPr>
        <w:t xml:space="preserve"> and</w:t>
      </w:r>
      <w:r w:rsidRPr="007D7F7D">
        <w:rPr>
          <w:rFonts w:cs="Times New Roman"/>
        </w:rPr>
        <w:t xml:space="preserve"> the ideal top layer calculated from Eq. </w:t>
      </w:r>
      <w:r w:rsidRPr="007D7F7D">
        <w:rPr>
          <w:rFonts w:cs="Times New Roman"/>
        </w:rPr>
        <w:t>16</w:t>
      </w:r>
      <w:r w:rsidRPr="007D7F7D">
        <w:rPr>
          <w:rFonts w:cs="Times New Roman"/>
        </w:rPr>
        <w:t xml:space="preserve"> ha</w:t>
      </w:r>
      <w:r w:rsidR="006A7C1F">
        <w:rPr>
          <w:rFonts w:cs="Times New Roman"/>
        </w:rPr>
        <w:t>s</w:t>
      </w:r>
      <w:r w:rsidRPr="007D7F7D">
        <w:rPr>
          <w:rFonts w:cs="Times New Roman"/>
        </w:rPr>
        <w:t xml:space="preserve"> </w:t>
      </w:r>
      <w:r w:rsidRPr="007D7F7D">
        <w:rPr>
          <w:rFonts w:cs="Times New Roman"/>
          <w:i/>
          <w:iCs/>
        </w:rPr>
        <w:t>n</w:t>
      </w:r>
      <w:r w:rsidRPr="007D7F7D">
        <w:rPr>
          <w:rFonts w:cs="Times New Roman"/>
          <w:i/>
          <w:iCs/>
          <w:vertAlign w:val="subscript"/>
        </w:rPr>
        <w:t>f3</w:t>
      </w:r>
      <w:r w:rsidRPr="007D7F7D">
        <w:rPr>
          <w:rFonts w:cs="Times New Roman"/>
        </w:rPr>
        <w:t xml:space="preserve"> = 1.65, </w:t>
      </w:r>
      <w:r w:rsidRPr="007D7F7D">
        <w:rPr>
          <w:rFonts w:cs="Times New Roman"/>
        </w:rPr>
        <w:t>which</w:t>
      </w:r>
      <w:r w:rsidRPr="007D7F7D">
        <w:rPr>
          <w:rFonts w:cs="Times New Roman"/>
        </w:rPr>
        <w:t xml:space="preserve"> Al</w:t>
      </w:r>
      <w:r w:rsidRPr="007D7F7D">
        <w:rPr>
          <w:rFonts w:cs="Times New Roman"/>
          <w:vertAlign w:val="subscript"/>
        </w:rPr>
        <w:t>2</w:t>
      </w:r>
      <w:r w:rsidRPr="007D7F7D">
        <w:rPr>
          <w:rFonts w:cs="Times New Roman"/>
        </w:rPr>
        <w:t>O</w:t>
      </w:r>
      <w:r w:rsidRPr="007D7F7D">
        <w:rPr>
          <w:rFonts w:cs="Times New Roman"/>
          <w:vertAlign w:val="subscript"/>
        </w:rPr>
        <w:t>3</w:t>
      </w:r>
      <w:r w:rsidRPr="007D7F7D">
        <w:rPr>
          <w:rFonts w:cs="Times New Roman"/>
        </w:rPr>
        <w:t xml:space="preserve"> </w:t>
      </w:r>
      <w:r w:rsidR="006A7C1F">
        <w:rPr>
          <w:rFonts w:cs="Times New Roman"/>
        </w:rPr>
        <w:t>has</w:t>
      </w:r>
      <w:r w:rsidRPr="007D7F7D">
        <w:rPr>
          <w:rFonts w:cs="Times New Roman"/>
        </w:rPr>
        <w:t xml:space="preserve"> the closest refractive index</w:t>
      </w:r>
      <w:r>
        <w:rPr>
          <w:rFonts w:eastAsia="MS Mincho" w:cs="Times New Roman"/>
          <w:color w:val="000000"/>
        </w:rPr>
        <w:t xml:space="preserve"> </w:t>
      </w:r>
      <w:r w:rsidR="006A7C1F">
        <w:rPr>
          <w:rFonts w:eastAsia="MS Mincho" w:cs="Times New Roman"/>
          <w:color w:val="000000"/>
        </w:rPr>
        <w:t>(</w:t>
      </w:r>
      <w:r w:rsidRPr="007D7F7D">
        <w:rPr>
          <w:rFonts w:cs="Times New Roman"/>
          <w:i/>
          <w:iCs/>
        </w:rPr>
        <w:t>n</w:t>
      </w:r>
      <w:r w:rsidRPr="007D7F7D">
        <w:rPr>
          <w:rFonts w:cs="Times New Roman"/>
          <w:i/>
          <w:iCs/>
          <w:vertAlign w:val="subscript"/>
        </w:rPr>
        <w:t>Al2O3</w:t>
      </w:r>
      <w:r w:rsidRPr="007D7F7D">
        <w:rPr>
          <w:rFonts w:cs="Times New Roman"/>
        </w:rPr>
        <w:t xml:space="preserve"> = 1.62</w:t>
      </w:r>
      <w:r w:rsidR="006A7C1F">
        <w:rPr>
          <w:rFonts w:cs="Times New Roman"/>
        </w:rPr>
        <w:t>)</w:t>
      </w:r>
      <w:r w:rsidRPr="007D7F7D">
        <w:rPr>
          <w:rFonts w:cs="Times New Roman"/>
        </w:rPr>
        <w:t xml:space="preserve"> </w:t>
      </w:r>
      <w:r w:rsidRPr="007D7F7D">
        <w:rPr>
          <w:rFonts w:cs="Times New Roman"/>
        </w:rPr>
        <w:fldChar w:fldCharType="begin"/>
      </w:r>
      <w:r w:rsidR="00FF77D2" w:rsidRPr="007D7F7D">
        <w:rPr>
          <w:rFonts w:cs="Times New Roman"/>
        </w:rPr>
        <w:instrText xml:space="preserve"> ADDIN EN.CITE &lt;EndNote&gt;&lt;Cite&gt;&lt;Author&gt;Zhukovsky&lt;/Author&gt;&lt;Year&gt;2015&lt;/Year&gt;&lt;RecNum&gt;90&lt;/RecNum&gt;&lt;DisplayText&gt;[28]&lt;/DisplayText&gt;&lt;record&gt;&lt;rec-number&gt;90&lt;/rec-number&gt;&lt;foreign-keys&gt;&lt;key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rPr>
        <w:fldChar w:fldCharType="separate"/>
      </w:r>
      <w:r w:rsidR="00FF77D2" w:rsidRPr="007D7F7D">
        <w:rPr>
          <w:rFonts w:cs="Times New Roman"/>
          <w:noProof/>
        </w:rPr>
        <w:t>[28]</w:t>
      </w:r>
      <w:r w:rsidRPr="007D7F7D">
        <w:rPr>
          <w:rFonts w:cs="Times New Roman"/>
        </w:rPr>
        <w:fldChar w:fldCharType="end"/>
      </w:r>
      <w:r w:rsidRPr="007D7F7D">
        <w:rPr>
          <w:rFonts w:cs="Times New Roman"/>
        </w:rPr>
        <w:t xml:space="preserve">. These designs are shown in Fig. </w:t>
      </w:r>
      <w:r w:rsidR="00D86B10">
        <w:rPr>
          <w:rFonts w:cs="Times New Roman"/>
        </w:rPr>
        <w:t>3</w:t>
      </w:r>
      <w:r>
        <w:rPr>
          <w:rFonts w:eastAsia="MS Mincho" w:cs="Times New Roman"/>
          <w:color w:val="000000"/>
        </w:rPr>
        <w:t>,</w:t>
      </w:r>
      <w:r w:rsidRPr="007D7F7D">
        <w:rPr>
          <w:rFonts w:cs="Times New Roman"/>
        </w:rPr>
        <w:t xml:space="preserve"> where the reflectance of the </w:t>
      </w:r>
      <w:r w:rsidR="006A7C1F">
        <w:rPr>
          <w:rFonts w:cs="Times New Roman"/>
        </w:rPr>
        <w:t xml:space="preserve">designs with </w:t>
      </w:r>
      <w:r w:rsidR="006A7C1F" w:rsidRPr="007D7F7D">
        <w:rPr>
          <w:rFonts w:cs="Times New Roman"/>
        </w:rPr>
        <w:t>Sb</w:t>
      </w:r>
      <w:r w:rsidR="006A7C1F" w:rsidRPr="007D7F7D">
        <w:rPr>
          <w:rFonts w:cs="Times New Roman"/>
          <w:vertAlign w:val="subscript"/>
        </w:rPr>
        <w:t>2</w:t>
      </w:r>
      <w:r w:rsidR="006A7C1F" w:rsidRPr="007D7F7D">
        <w:rPr>
          <w:rFonts w:cs="Times New Roman"/>
        </w:rPr>
        <w:t>Se</w:t>
      </w:r>
      <w:r w:rsidR="006A7C1F" w:rsidRPr="007D7F7D">
        <w:rPr>
          <w:rFonts w:cs="Times New Roman"/>
          <w:vertAlign w:val="subscript"/>
        </w:rPr>
        <w:t>3</w:t>
      </w:r>
      <w:r w:rsidR="006A7C1F" w:rsidRPr="007D7F7D">
        <w:rPr>
          <w:rFonts w:cs="Times New Roman"/>
        </w:rPr>
        <w:t xml:space="preserve"> </w:t>
      </w:r>
      <w:r w:rsidR="006A7C1F">
        <w:rPr>
          <w:rFonts w:cs="Times New Roman"/>
        </w:rPr>
        <w:t>deposited</w:t>
      </w:r>
      <w:r w:rsidR="006A7C1F" w:rsidRPr="007D7F7D">
        <w:rPr>
          <w:rFonts w:cs="Times New Roman"/>
        </w:rPr>
        <w:t xml:space="preserve"> directly on top of the substrate</w:t>
      </w:r>
      <w:r w:rsidR="006A7C1F">
        <w:rPr>
          <w:rFonts w:cs="Times New Roman"/>
        </w:rPr>
        <w:t xml:space="preserve">, i.e., </w:t>
      </w:r>
      <w:r w:rsidRPr="007D7F7D">
        <w:rPr>
          <w:rFonts w:cs="Times New Roman"/>
        </w:rPr>
        <w:t>single-layer, two-layer, and three-layer designs</w:t>
      </w:r>
      <w:r w:rsidR="006A7C1F">
        <w:rPr>
          <w:rFonts w:cs="Times New Roman"/>
        </w:rPr>
        <w:t>,</w:t>
      </w:r>
      <w:r w:rsidRPr="007D7F7D">
        <w:rPr>
          <w:rFonts w:cs="Times New Roman"/>
        </w:rPr>
        <w:t xml:space="preserve"> </w:t>
      </w:r>
      <w:r w:rsidR="006A7C1F">
        <w:rPr>
          <w:rFonts w:cs="Times New Roman"/>
        </w:rPr>
        <w:t>are</w:t>
      </w:r>
      <w:r w:rsidRPr="007D7F7D">
        <w:rPr>
          <w:rFonts w:cs="Times New Roman"/>
        </w:rPr>
        <w:t xml:space="preserve"> </w:t>
      </w:r>
      <w:r w:rsidR="00D86B10">
        <w:rPr>
          <w:rFonts w:cs="Times New Roman"/>
        </w:rPr>
        <w:t>~6.5</w:t>
      </w:r>
      <w:r w:rsidRPr="007D7F7D">
        <w:rPr>
          <w:rFonts w:cs="Times New Roman"/>
        </w:rPr>
        <w:t xml:space="preserve">%. </w:t>
      </w:r>
      <w:r w:rsidRPr="007D7F7D">
        <w:rPr>
          <w:rFonts w:cs="Times New Roman"/>
        </w:rPr>
        <w:t>But</w:t>
      </w:r>
      <w:r w:rsidRPr="007D7F7D">
        <w:rPr>
          <w:rFonts w:cs="Times New Roman"/>
        </w:rPr>
        <w:t xml:space="preserve"> the </w:t>
      </w:r>
      <w:r w:rsidR="00857FA2">
        <w:rPr>
          <w:rFonts w:cs="Times New Roman"/>
        </w:rPr>
        <w:t>three-layer</w:t>
      </w:r>
      <w:r w:rsidRPr="007D7F7D">
        <w:rPr>
          <w:rFonts w:cs="Times New Roman"/>
        </w:rPr>
        <w:t xml:space="preserve">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placed in the middle (</w:t>
      </w:r>
      <w:r w:rsidRPr="007D7F7D">
        <w:rPr>
          <w:rFonts w:cs="Times New Roman"/>
          <w:i/>
          <w:iCs/>
        </w:rPr>
        <w:t>n</w:t>
      </w:r>
      <w:r w:rsidRPr="007D7F7D">
        <w:rPr>
          <w:rFonts w:cs="Times New Roman"/>
          <w:i/>
          <w:iCs/>
          <w:vertAlign w:val="subscript"/>
        </w:rPr>
        <w:t>f2</w:t>
      </w:r>
      <w:r w:rsidRPr="00D10AFB">
        <w:rPr>
          <w:rFonts w:cs="Times New Roman"/>
          <w:iCs/>
        </w:rPr>
        <w:t xml:space="preserve"> </w:t>
      </w:r>
      <w:r w:rsidRPr="007D7F7D">
        <w:rPr>
          <w:rFonts w:cs="Times New Roman"/>
        </w:rPr>
        <w: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has </w:t>
      </w:r>
      <w:r>
        <w:rPr>
          <w:rFonts w:eastAsia="MS Mincho" w:cs="Times New Roman"/>
          <w:color w:val="000000"/>
        </w:rPr>
        <w:t xml:space="preserve">a </w:t>
      </w:r>
      <w:r>
        <w:rPr>
          <w:rFonts w:eastAsia="MS Mincho" w:cs="Times New Roman"/>
          <w:color w:val="000000"/>
        </w:rPr>
        <w:t xml:space="preserve">reflectance </w:t>
      </w:r>
      <w:r w:rsidRPr="007D7F7D">
        <w:rPr>
          <w:rFonts w:cs="Times New Roman"/>
        </w:rPr>
        <w:t>of</w:t>
      </w:r>
      <w:r w:rsidRPr="007D7F7D">
        <w:rPr>
          <w:rFonts w:cs="Times New Roman"/>
        </w:rPr>
        <w:t xml:space="preserve"> 3.4%, </w:t>
      </w:r>
      <w:r>
        <w:rPr>
          <w:rFonts w:eastAsia="MS Mincho" w:cs="Times New Roman"/>
          <w:color w:val="000000"/>
        </w:rPr>
        <w:t xml:space="preserve">which is </w:t>
      </w:r>
      <w:r>
        <w:rPr>
          <w:rFonts w:eastAsia="MS Mincho" w:cs="Times New Roman"/>
          <w:color w:val="000000"/>
        </w:rPr>
        <w:t xml:space="preserve">the same value as </w:t>
      </w:r>
      <w:r>
        <w:rPr>
          <w:rFonts w:eastAsia="MS Mincho" w:cs="Times New Roman"/>
          <w:color w:val="000000"/>
        </w:rPr>
        <w:t xml:space="preserve">that of </w:t>
      </w:r>
      <w:r>
        <w:rPr>
          <w:rFonts w:eastAsia="MS Mincho" w:cs="Times New Roman"/>
          <w:color w:val="000000"/>
        </w:rPr>
        <w:t xml:space="preserve">an ideal single-layer design (3.4%). This improvement can be explained by the selection of </w:t>
      </w:r>
      <w:r w:rsidRPr="007D7F7D">
        <w:rPr>
          <w:rFonts w:cs="Times New Roman"/>
          <w:i/>
        </w:rPr>
        <w:t>n</w:t>
      </w:r>
      <w:r w:rsidRPr="007D7F7D">
        <w:rPr>
          <w:rFonts w:cs="Times New Roman"/>
          <w:i/>
          <w:vertAlign w:val="subscript"/>
        </w:rPr>
        <w:t>f1</w:t>
      </w:r>
      <w:r w:rsidRPr="007D7F7D">
        <w:rPr>
          <w:rFonts w:cs="Times New Roman"/>
        </w:rPr>
        <w:t xml:space="preserve"> and </w:t>
      </w:r>
      <w:r w:rsidRPr="007D7F7D">
        <w:rPr>
          <w:rFonts w:cs="Times New Roman"/>
          <w:i/>
          <w:iCs/>
        </w:rPr>
        <w:t>n</w:t>
      </w:r>
      <w:r w:rsidRPr="007D7F7D">
        <w:rPr>
          <w:rFonts w:cs="Times New Roman"/>
          <w:i/>
          <w:iCs/>
          <w:vertAlign w:val="subscript"/>
        </w:rPr>
        <w:t>f3</w:t>
      </w:r>
      <w:r w:rsidRPr="007D7F7D">
        <w:rPr>
          <w:rFonts w:cs="Times New Roman"/>
        </w:rPr>
        <w:t xml:space="preserve"> </w:t>
      </w:r>
      <w:r w:rsidRPr="007D7F7D">
        <w:rPr>
          <w:rFonts w:cs="Times New Roman"/>
        </w:rPr>
        <w:t>which</w:t>
      </w:r>
      <w:r w:rsidRPr="007D7F7D">
        <w:rPr>
          <w:rFonts w:cs="Times New Roman"/>
        </w:rPr>
        <w:t xml:space="preserve"> are closer to ideal values.</w:t>
      </w:r>
    </w:p>
    <w:p w14:paraId="17BFD3BF" w14:textId="77777777" w:rsidR="00697FEE" w:rsidRPr="007D7F7D" w:rsidRDefault="00697FEE" w:rsidP="00697FEE">
      <w:pPr>
        <w:pStyle w:val="10BodySubsequentParagraph"/>
        <w:rPr>
          <w:rFonts w:cs="Times New Roman"/>
        </w:rPr>
      </w:pPr>
    </w:p>
    <w:p w14:paraId="708B49DD" w14:textId="4E567F1E" w:rsidR="00697FEE" w:rsidRPr="007D7F7D" w:rsidRDefault="00000000" w:rsidP="00697FEE">
      <w:pPr>
        <w:pStyle w:val="11Figure"/>
        <w:rPr>
          <w:rFonts w:cs="Times New Roman"/>
        </w:rPr>
      </w:pPr>
      <w:r>
        <w:rPr>
          <w:rFonts w:cs="Times New Roman"/>
          <w:noProof/>
        </w:rPr>
        <w:drawing>
          <wp:inline distT="0" distB="0" distL="0" distR="0" wp14:anchorId="6EF3A634" wp14:editId="143C0A1C">
            <wp:extent cx="3911860" cy="2520000"/>
            <wp:effectExtent l="0" t="0" r="0" b="0"/>
            <wp:docPr id="120154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13" name="Picture 12015413"/>
                    <pic:cNvPicPr/>
                  </pic:nvPicPr>
                  <pic:blipFill>
                    <a:blip r:embed="rId8"/>
                    <a:stretch>
                      <a:fillRect/>
                    </a:stretch>
                  </pic:blipFill>
                  <pic:spPr>
                    <a:xfrm>
                      <a:off x="0" y="0"/>
                      <a:ext cx="3911860" cy="2520000"/>
                    </a:xfrm>
                    <a:prstGeom prst="rect">
                      <a:avLst/>
                    </a:prstGeom>
                  </pic:spPr>
                </pic:pic>
              </a:graphicData>
            </a:graphic>
          </wp:inline>
        </w:drawing>
      </w:r>
    </w:p>
    <w:p w14:paraId="2A9D9926" w14:textId="0C202F2E" w:rsidR="00697FEE" w:rsidRPr="007D7F7D" w:rsidRDefault="00000000" w:rsidP="00697FEE">
      <w:pPr>
        <w:pStyle w:val="12FigureCaptionLong"/>
        <w:rPr>
          <w:rFonts w:cs="Times New Roman"/>
        </w:rPr>
      </w:pPr>
      <w:r w:rsidRPr="007D7F7D">
        <w:rPr>
          <w:rFonts w:cs="Times New Roman"/>
          <w:b/>
          <w:bCs/>
        </w:rPr>
        <w:t xml:space="preserve">Fig. </w:t>
      </w:r>
      <w:r w:rsidR="00A26913">
        <w:rPr>
          <w:rFonts w:cs="Times New Roman"/>
          <w:b/>
          <w:bCs/>
        </w:rPr>
        <w:t>3</w:t>
      </w:r>
      <w:r w:rsidRPr="007D7F7D">
        <w:rPr>
          <w:rFonts w:cs="Times New Roman"/>
          <w:b/>
          <w:bCs/>
        </w:rPr>
        <w:t>.</w:t>
      </w:r>
      <w:r w:rsidRPr="007D7F7D">
        <w:rPr>
          <w:rFonts w:cs="Times New Roman"/>
        </w:rPr>
        <w:t xml:space="preserve"> Reflectance comparison between a single-layer and multi-layer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designs. At 1064nm (black vertical line), the single-layer, two-layer and three-layer designs with Sb</w:t>
      </w:r>
      <w:r w:rsidRPr="007D7F7D">
        <w:rPr>
          <w:rFonts w:cs="Times New Roman"/>
          <w:vertAlign w:val="subscript"/>
        </w:rPr>
        <w:t>2</w:t>
      </w:r>
      <w:r w:rsidRPr="007D7F7D">
        <w:rPr>
          <w:rFonts w:cs="Times New Roman"/>
        </w:rPr>
        <w:t>Se</w:t>
      </w:r>
      <w:r w:rsidRPr="007D7F7D">
        <w:rPr>
          <w:rFonts w:cs="Times New Roman"/>
          <w:vertAlign w:val="subscript"/>
        </w:rPr>
        <w:t xml:space="preserve">3 </w:t>
      </w:r>
      <w:r w:rsidRPr="007D7F7D">
        <w:rPr>
          <w:rFonts w:cs="Times New Roman"/>
        </w:rPr>
        <w:t>as bottom layer (</w:t>
      </w:r>
      <w:r w:rsidRPr="007D7F7D">
        <w:rPr>
          <w:rFonts w:cs="Times New Roman"/>
          <w:i/>
          <w:iCs/>
        </w:rPr>
        <w:t>n</w:t>
      </w:r>
      <w:r w:rsidRPr="007D7F7D">
        <w:rPr>
          <w:rFonts w:cs="Times New Roman"/>
          <w:i/>
          <w:iCs/>
          <w:vertAlign w:val="subscript"/>
        </w:rPr>
        <w:t>f1</w:t>
      </w:r>
      <w:r w:rsidRPr="007D7F7D">
        <w:rPr>
          <w:rFonts w:cs="Times New Roman"/>
        </w:rPr>
        <w:t>)</w:t>
      </w:r>
      <w:r w:rsidRPr="007D7F7D">
        <w:rPr>
          <w:rFonts w:cs="Times New Roman"/>
          <w:i/>
          <w:iCs/>
          <w:vertAlign w:val="subscript"/>
        </w:rPr>
        <w:t xml:space="preserve"> </w:t>
      </w:r>
      <w:r w:rsidRPr="007D7F7D">
        <w:rPr>
          <w:rFonts w:cs="Times New Roman"/>
        </w:rPr>
        <w:t>have similar reflectance at 6.5 - 6.7%. The three-layer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middle layer (</w:t>
      </w:r>
      <w:r w:rsidRPr="007D7F7D">
        <w:rPr>
          <w:rFonts w:cs="Times New Roman"/>
          <w:i/>
          <w:iCs/>
        </w:rPr>
        <w:t>n</w:t>
      </w:r>
      <w:r w:rsidRPr="007D7F7D">
        <w:rPr>
          <w:rFonts w:cs="Times New Roman"/>
          <w:i/>
          <w:iCs/>
          <w:vertAlign w:val="subscript"/>
        </w:rPr>
        <w:t>f2</w:t>
      </w:r>
      <w:r w:rsidRPr="007D7F7D">
        <w:rPr>
          <w:rFonts w:cs="Times New Roman"/>
        </w:rPr>
        <w:t>) has the lowest reflectance at 3.4%.</w:t>
      </w:r>
    </w:p>
    <w:p w14:paraId="7DCA6142" w14:textId="77777777" w:rsidR="00697FEE" w:rsidRPr="007D7F7D" w:rsidRDefault="00697FEE" w:rsidP="00697FEE">
      <w:pPr>
        <w:pStyle w:val="10BodySubsequentParagraph"/>
        <w:rPr>
          <w:rFonts w:cs="Times New Roman"/>
        </w:rPr>
      </w:pPr>
    </w:p>
    <w:p w14:paraId="61E5944E" w14:textId="6CBBD8FC" w:rsidR="00697FEE" w:rsidRPr="007D7F7D" w:rsidRDefault="00000000" w:rsidP="008C1DFB">
      <w:pPr>
        <w:pStyle w:val="08SectionHeader2"/>
        <w:rPr>
          <w:rFonts w:ascii="Times New Roman" w:hAnsi="Times New Roman" w:cs="Times New Roman"/>
        </w:rPr>
      </w:pPr>
      <w:r w:rsidRPr="007D7F7D">
        <w:rPr>
          <w:rFonts w:ascii="Times New Roman" w:hAnsi="Times New Roman" w:cs="Times New Roman"/>
        </w:rPr>
        <w:t>2.4 Long-pass edge-filter design</w:t>
      </w:r>
    </w:p>
    <w:p w14:paraId="02D66293" w14:textId="725A2ED0" w:rsidR="00697FEE" w:rsidRDefault="00000000" w:rsidP="00697FEE">
      <w:pPr>
        <w:pStyle w:val="09BodyFirstParagraph"/>
        <w:rPr>
          <w:rFonts w:cs="Times New Roman"/>
        </w:rPr>
      </w:pPr>
      <w:r>
        <w:rPr>
          <w:rFonts w:cs="Times New Roman"/>
        </w:rPr>
        <w:t xml:space="preserve">In all previous examples, the </w:t>
      </w:r>
      <w:r w:rsidR="006A7C1F">
        <w:rPr>
          <w:rFonts w:cs="Times New Roman"/>
        </w:rPr>
        <w:t>reflectance</w:t>
      </w:r>
      <w:r>
        <w:rPr>
          <w:rFonts w:cs="Times New Roman"/>
        </w:rPr>
        <w:t xml:space="preserve"> after Sb</w:t>
      </w:r>
      <w:r>
        <w:rPr>
          <w:rFonts w:cs="Times New Roman"/>
          <w:vertAlign w:val="subscript"/>
        </w:rPr>
        <w:t>2</w:t>
      </w:r>
      <w:r>
        <w:rPr>
          <w:rFonts w:cs="Times New Roman"/>
        </w:rPr>
        <w:t>Se</w:t>
      </w:r>
      <w:r>
        <w:rPr>
          <w:rFonts w:cs="Times New Roman"/>
          <w:vertAlign w:val="subscript"/>
        </w:rPr>
        <w:t>3</w:t>
      </w:r>
      <w:r>
        <w:rPr>
          <w:rFonts w:cs="Times New Roman"/>
        </w:rPr>
        <w:t xml:space="preserve"> transitioned to </w:t>
      </w:r>
      <w:r>
        <w:rPr>
          <w:rFonts w:eastAsia="MS Mincho" w:cs="Times New Roman"/>
          <w:color w:val="000000"/>
        </w:rPr>
        <w:t xml:space="preserve">the </w:t>
      </w:r>
      <w:r>
        <w:rPr>
          <w:rFonts w:eastAsia="MS Mincho" w:cs="Times New Roman"/>
          <w:color w:val="000000"/>
        </w:rPr>
        <w:t>crystalline phase ha</w:t>
      </w:r>
      <w:r w:rsidR="006A7C1F">
        <w:rPr>
          <w:rFonts w:cs="Times New Roman"/>
        </w:rPr>
        <w:t>ve</w:t>
      </w:r>
      <w:r>
        <w:rPr>
          <w:rFonts w:cs="Times New Roman"/>
        </w:rPr>
        <w:t xml:space="preserve"> not </w:t>
      </w:r>
      <w:r>
        <w:rPr>
          <w:rFonts w:eastAsia="MS Mincho" w:cs="Times New Roman"/>
          <w:color w:val="000000"/>
        </w:rPr>
        <w:t xml:space="preserve">yet </w:t>
      </w:r>
      <w:r>
        <w:rPr>
          <w:rFonts w:eastAsia="MS Mincho" w:cs="Times New Roman"/>
          <w:color w:val="000000"/>
        </w:rPr>
        <w:t>been considered</w:t>
      </w:r>
      <w:r>
        <w:rPr>
          <w:rFonts w:cs="Times New Roman"/>
        </w:rPr>
        <w:t>.</w:t>
      </w:r>
      <w:r w:rsidRPr="007D7F7D">
        <w:rPr>
          <w:rFonts w:cs="Times New Roman"/>
        </w:rPr>
        <w:t xml:space="preserve"> </w:t>
      </w:r>
      <w:r w:rsidRPr="007D7F7D">
        <w:rPr>
          <w:rFonts w:cs="Times New Roman"/>
        </w:rPr>
        <w:t>In addition</w:t>
      </w:r>
      <w:r w:rsidRPr="007D7F7D">
        <w:rPr>
          <w:rFonts w:cs="Times New Roman"/>
        </w:rPr>
        <w:t xml:space="preserve"> </w:t>
      </w:r>
      <w:r w:rsidRPr="007D7F7D">
        <w:rPr>
          <w:rFonts w:cs="Times New Roman"/>
        </w:rPr>
        <w:t>to</w:t>
      </w:r>
      <w:r w:rsidRPr="007D7F7D">
        <w:rPr>
          <w:rFonts w:cs="Times New Roman"/>
        </w:rPr>
        <w:t xml:space="preserve"> </w:t>
      </w:r>
      <w:r>
        <w:rPr>
          <w:rFonts w:eastAsia="MS Mincho" w:cs="Times New Roman"/>
          <w:color w:val="000000"/>
        </w:rPr>
        <w:t>low reflectance</w:t>
      </w:r>
      <w:r>
        <w:rPr>
          <w:rFonts w:cs="Times New Roman"/>
        </w:rPr>
        <w:t xml:space="preserve"> in </w:t>
      </w:r>
      <w:r>
        <w:rPr>
          <w:rFonts w:eastAsia="MS Mincho" w:cs="Times New Roman"/>
          <w:color w:val="000000"/>
        </w:rPr>
        <w:t xml:space="preserve">the </w:t>
      </w:r>
      <w:r>
        <w:rPr>
          <w:rFonts w:eastAsia="MS Mincho" w:cs="Times New Roman"/>
          <w:color w:val="000000"/>
        </w:rPr>
        <w:t>ON mode</w:t>
      </w:r>
      <w:r w:rsidRPr="007D7F7D">
        <w:rPr>
          <w:rFonts w:cs="Times New Roman"/>
        </w:rPr>
        <w:t xml:space="preserve">, another requirement for </w:t>
      </w:r>
      <w:r>
        <w:rPr>
          <w:rFonts w:cs="Times New Roman"/>
        </w:rPr>
        <w:t xml:space="preserve">transmittance </w:t>
      </w:r>
      <w:r w:rsidR="006A7C1F">
        <w:rPr>
          <w:rFonts w:cs="Times New Roman"/>
        </w:rPr>
        <w:t>tuning</w:t>
      </w:r>
      <w:r>
        <w:rPr>
          <w:rFonts w:cs="Times New Roman"/>
        </w:rPr>
        <w:t xml:space="preserve"> </w:t>
      </w:r>
      <w:r>
        <w:rPr>
          <w:rFonts w:eastAsia="MS Mincho" w:cs="Times New Roman"/>
          <w:color w:val="000000"/>
        </w:rPr>
        <w:t xml:space="preserve">is </w:t>
      </w:r>
      <w:r>
        <w:rPr>
          <w:rFonts w:eastAsia="MS Mincho" w:cs="Times New Roman"/>
          <w:color w:val="000000"/>
        </w:rPr>
        <w:t xml:space="preserve">a </w:t>
      </w:r>
      <w:r>
        <w:rPr>
          <w:rFonts w:eastAsia="MS Mincho" w:cs="Times New Roman"/>
          <w:color w:val="000000"/>
        </w:rPr>
        <w:t xml:space="preserve">high optical contrast between the two modes. Figure </w:t>
      </w:r>
      <w:r w:rsidR="00253542">
        <w:rPr>
          <w:rFonts w:cs="Times New Roman"/>
        </w:rPr>
        <w:t>4</w:t>
      </w:r>
      <w:r w:rsidRPr="007D7F7D">
        <w:rPr>
          <w:rFonts w:cs="Times New Roman"/>
        </w:rPr>
        <w:t xml:space="preserve"> shows </w:t>
      </w:r>
      <w:r w:rsidRPr="007D7F7D">
        <w:rPr>
          <w:rFonts w:cs="Times New Roman"/>
        </w:rPr>
        <w:t>a</w:t>
      </w:r>
      <w:r w:rsidRPr="007D7F7D">
        <w:rPr>
          <w:rFonts w:cs="Times New Roman"/>
        </w:rPr>
        <w:t xml:space="preserve"> reflectance comparison between Sb</w:t>
      </w:r>
      <w:r w:rsidRPr="007D7F7D">
        <w:rPr>
          <w:rFonts w:cs="Times New Roman"/>
          <w:vertAlign w:val="subscript"/>
        </w:rPr>
        <w:t>2</w:t>
      </w:r>
      <w:r w:rsidRPr="007D7F7D">
        <w:rPr>
          <w:rFonts w:cs="Times New Roman"/>
        </w:rPr>
        <w:t>Se</w:t>
      </w:r>
      <w:r w:rsidRPr="007D7F7D">
        <w:rPr>
          <w:rFonts w:cs="Times New Roman"/>
          <w:vertAlign w:val="subscript"/>
        </w:rPr>
        <w:t xml:space="preserve">3 </w:t>
      </w:r>
      <w:r w:rsidRPr="007D7F7D">
        <w:rPr>
          <w:rFonts w:cs="Times New Roman"/>
        </w:rPr>
        <w:t xml:space="preserve">in </w:t>
      </w:r>
      <w:r>
        <w:rPr>
          <w:rFonts w:eastAsia="MS Mincho" w:cs="Times New Roman"/>
          <w:color w:val="000000"/>
        </w:rPr>
        <w:t>amorphous (solid) and crystalline (dotted) phases, which represent</w:t>
      </w:r>
      <w:r w:rsidRPr="007D7F7D">
        <w:rPr>
          <w:rFonts w:cs="Times New Roman"/>
        </w:rPr>
        <w:t xml:space="preserve"> the device</w:t>
      </w:r>
      <w:r>
        <w:rPr>
          <w:rFonts w:eastAsia="MS Mincho" w:cs="Times New Roman"/>
          <w:color w:val="000000"/>
        </w:rPr>
        <w:t>s</w:t>
      </w:r>
      <w:r>
        <w:rPr>
          <w:rFonts w:eastAsia="MS Mincho" w:cs="Times New Roman"/>
          <w:color w:val="000000"/>
        </w:rPr>
        <w:t xml:space="preserve"> in </w:t>
      </w:r>
      <w:r>
        <w:rPr>
          <w:rFonts w:eastAsia="MS Mincho" w:cs="Times New Roman"/>
          <w:color w:val="000000"/>
        </w:rPr>
        <w:t xml:space="preserve">the </w:t>
      </w:r>
      <w:r>
        <w:rPr>
          <w:rFonts w:eastAsia="MS Mincho" w:cs="Times New Roman"/>
          <w:color w:val="000000"/>
        </w:rPr>
        <w:t>ON and OFF modes, respectively. The</w:t>
      </w:r>
      <w:r w:rsidR="00253542">
        <w:rPr>
          <w:rFonts w:cs="Times New Roman"/>
        </w:rPr>
        <w:t>se</w:t>
      </w:r>
      <w:r w:rsidRPr="007D7F7D">
        <w:rPr>
          <w:rFonts w:cs="Times New Roman"/>
        </w:rPr>
        <w:t xml:space="preserve"> designs </w:t>
      </w:r>
      <w:r w:rsidR="007B04C2">
        <w:rPr>
          <w:rFonts w:cs="Times New Roman"/>
        </w:rPr>
        <w:t>a</w:t>
      </w:r>
      <w:r w:rsidRPr="007D7F7D">
        <w:rPr>
          <w:rFonts w:cs="Times New Roman"/>
        </w:rPr>
        <w:t xml:space="preserve">re the same as </w:t>
      </w:r>
      <w:r>
        <w:rPr>
          <w:rFonts w:eastAsia="MS Mincho" w:cs="Times New Roman"/>
          <w:color w:val="000000"/>
        </w:rPr>
        <w:t xml:space="preserve">those </w:t>
      </w:r>
      <w:r>
        <w:rPr>
          <w:rFonts w:eastAsia="MS Mincho" w:cs="Times New Roman"/>
          <w:color w:val="000000"/>
        </w:rPr>
        <w:t xml:space="preserve">described in Fig. </w:t>
      </w:r>
      <w:r w:rsidR="00253542">
        <w:rPr>
          <w:rFonts w:cs="Times New Roman"/>
        </w:rPr>
        <w:t>3</w:t>
      </w:r>
      <w:r w:rsidRPr="007D7F7D">
        <w:rPr>
          <w:rFonts w:cs="Times New Roman"/>
        </w:rPr>
        <w:t xml:space="preserve">. The single-layer design </w:t>
      </w:r>
      <w:r w:rsidRPr="007D7F7D">
        <w:rPr>
          <w:rFonts w:cs="Times New Roman"/>
        </w:rPr>
        <w:t>exhibited</w:t>
      </w:r>
      <w:r w:rsidRPr="007D7F7D">
        <w:rPr>
          <w:rFonts w:cs="Times New Roman"/>
        </w:rPr>
        <w:t xml:space="preserve"> the highest reflectance contrast of 55.0% (Fig. </w:t>
      </w:r>
      <w:r w:rsidR="00253542">
        <w:rPr>
          <w:rFonts w:cs="Times New Roman"/>
        </w:rPr>
        <w:t>4</w:t>
      </w:r>
      <w:r w:rsidRPr="007D7F7D">
        <w:rPr>
          <w:rFonts w:cs="Times New Roman"/>
        </w:rPr>
        <w:t xml:space="preserve">a, blue). </w:t>
      </w:r>
      <w:r w:rsidR="007B04C2">
        <w:rPr>
          <w:rFonts w:cs="Times New Roman"/>
        </w:rPr>
        <w:t>But for</w:t>
      </w:r>
      <w:r w:rsidRPr="007D7F7D">
        <w:rPr>
          <w:rFonts w:cs="Times New Roman"/>
        </w:rPr>
        <w:t xml:space="preserve"> the three-layer design with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the middle layer (Fig. 5b, red), even though it has the lowest reflectance in</w:t>
      </w:r>
      <w:r>
        <w:rPr>
          <w:rFonts w:eastAsia="MS Mincho" w:cs="Times New Roman"/>
          <w:color w:val="000000"/>
        </w:rPr>
        <w:t xml:space="preserve"> </w:t>
      </w:r>
      <w:r>
        <w:rPr>
          <w:rFonts w:eastAsia="MS Mincho" w:cs="Times New Roman"/>
          <w:color w:val="000000"/>
        </w:rPr>
        <w:t>amorphous phase</w:t>
      </w:r>
      <w:r w:rsidRPr="007D7F7D">
        <w:rPr>
          <w:rFonts w:cs="Times New Roman"/>
        </w:rPr>
        <w:t xml:space="preserve"> (</w:t>
      </w:r>
      <w:r w:rsidRPr="007D7F7D">
        <w:rPr>
          <w:rFonts w:cs="Times New Roman"/>
        </w:rPr>
        <w:t>3.4%</w:t>
      </w:r>
      <w:r>
        <w:rPr>
          <w:rFonts w:eastAsia="MS Mincho" w:cs="Times New Roman"/>
          <w:color w:val="000000"/>
        </w:rPr>
        <w:t>)</w:t>
      </w:r>
      <w:r>
        <w:rPr>
          <w:rFonts w:eastAsia="MS Mincho" w:cs="Times New Roman"/>
          <w:color w:val="000000"/>
        </w:rPr>
        <w:t>, its crystalline phase reflectance only</w:t>
      </w:r>
      <w:r w:rsidR="007B04C2">
        <w:rPr>
          <w:rFonts w:eastAsia="MS Mincho" w:cs="Times New Roman"/>
          <w:color w:val="000000"/>
        </w:rPr>
        <w:t xml:space="preserve"> increased to</w:t>
      </w:r>
      <w:r>
        <w:rPr>
          <w:rFonts w:eastAsia="MS Mincho" w:cs="Times New Roman"/>
          <w:color w:val="000000"/>
        </w:rPr>
        <w:t xml:space="preserve"> 14.8%, which </w:t>
      </w:r>
      <w:r w:rsidRPr="007D7F7D">
        <w:rPr>
          <w:rFonts w:cs="Times New Roman"/>
        </w:rPr>
        <w:t>results in</w:t>
      </w:r>
      <w:r w:rsidRPr="007D7F7D">
        <w:rPr>
          <w:rFonts w:cs="Times New Roman"/>
        </w:rPr>
        <w:t xml:space="preserve"> </w:t>
      </w:r>
      <w:r w:rsidRPr="007D7F7D">
        <w:rPr>
          <w:rFonts w:cs="Times New Roman"/>
        </w:rPr>
        <w:t>a</w:t>
      </w:r>
      <w:r w:rsidRPr="007D7F7D">
        <w:rPr>
          <w:rFonts w:cs="Times New Roman"/>
        </w:rPr>
        <w:t xml:space="preserve"> reflectance contrast of only 11.4%.</w:t>
      </w:r>
    </w:p>
    <w:p w14:paraId="013F0AAF" w14:textId="5DF59E1C" w:rsidR="00DE64AD" w:rsidRPr="00DE64AD" w:rsidRDefault="00DE64AD" w:rsidP="00DE64AD">
      <w:pPr>
        <w:pStyle w:val="10BodySubsequentParagraph"/>
      </w:pPr>
    </w:p>
    <w:p w14:paraId="75905806" w14:textId="79D26F9B" w:rsidR="00697FEE" w:rsidRPr="007D7F7D" w:rsidRDefault="00000000" w:rsidP="00697FEE">
      <w:pPr>
        <w:pStyle w:val="11Figure"/>
        <w:rPr>
          <w:rFonts w:cs="Times New Roman"/>
        </w:rPr>
      </w:pPr>
      <w:r>
        <w:rPr>
          <w:rFonts w:cs="Times New Roman"/>
          <w:noProof/>
        </w:rPr>
        <w:lastRenderedPageBreak/>
        <w:drawing>
          <wp:inline distT="0" distB="0" distL="0" distR="0" wp14:anchorId="5E5C9954" wp14:editId="21731E75">
            <wp:extent cx="4251267" cy="2520000"/>
            <wp:effectExtent l="0" t="0" r="0" b="0"/>
            <wp:docPr id="11813314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1475" name="Picture 1181331475"/>
                    <pic:cNvPicPr/>
                  </pic:nvPicPr>
                  <pic:blipFill>
                    <a:blip r:embed="rId9"/>
                    <a:stretch>
                      <a:fillRect/>
                    </a:stretch>
                  </pic:blipFill>
                  <pic:spPr>
                    <a:xfrm>
                      <a:off x="0" y="0"/>
                      <a:ext cx="4251267" cy="2520000"/>
                    </a:xfrm>
                    <a:prstGeom prst="rect">
                      <a:avLst/>
                    </a:prstGeom>
                  </pic:spPr>
                </pic:pic>
              </a:graphicData>
            </a:graphic>
          </wp:inline>
        </w:drawing>
      </w:r>
    </w:p>
    <w:p w14:paraId="37076D21" w14:textId="34739185" w:rsidR="00DE64AD" w:rsidRDefault="00000000" w:rsidP="00777A63">
      <w:pPr>
        <w:pStyle w:val="12FigureCaptionLong"/>
        <w:rPr>
          <w:rFonts w:cs="Times New Roman"/>
          <w:szCs w:val="16"/>
        </w:rPr>
      </w:pPr>
      <w:r w:rsidRPr="00DE64AD">
        <w:rPr>
          <w:rFonts w:cs="Times New Roman"/>
          <w:b/>
          <w:bCs/>
          <w:szCs w:val="16"/>
        </w:rPr>
        <w:t xml:space="preserve">Fig. </w:t>
      </w:r>
      <w:r w:rsidR="00253542" w:rsidRPr="00DE64AD">
        <w:rPr>
          <w:rFonts w:cs="Times New Roman"/>
          <w:b/>
          <w:bCs/>
          <w:szCs w:val="16"/>
          <w:lang w:bidi="th-TH"/>
        </w:rPr>
        <w:t>4</w:t>
      </w:r>
      <w:r w:rsidRPr="00DE64AD">
        <w:rPr>
          <w:rFonts w:cs="Times New Roman"/>
          <w:b/>
          <w:bCs/>
          <w:szCs w:val="16"/>
          <w:cs/>
          <w:lang w:bidi="th-TH"/>
        </w:rPr>
        <w:t>.</w:t>
      </w:r>
      <w:r w:rsidRPr="00DE64AD">
        <w:rPr>
          <w:rFonts w:cs="Times New Roman"/>
          <w:szCs w:val="16"/>
        </w:rPr>
        <w:t xml:space="preserve"> Reflectance </w:t>
      </w:r>
      <w:r>
        <w:rPr>
          <w:rFonts w:cs="Times New Roman"/>
          <w:szCs w:val="16"/>
        </w:rPr>
        <w:t>of the same designs shown in Fig. 3 before (solid) and after (dotted) phase transition. (a) Single-layer (blue) and two-layer design (green). (b) Three-layer designs with Sb</w:t>
      </w:r>
      <w:r>
        <w:rPr>
          <w:rFonts w:cs="Times New Roman"/>
          <w:szCs w:val="16"/>
          <w:vertAlign w:val="subscript"/>
        </w:rPr>
        <w:t>2</w:t>
      </w:r>
      <w:r>
        <w:rPr>
          <w:rFonts w:cs="Times New Roman"/>
          <w:szCs w:val="16"/>
        </w:rPr>
        <w:t>Se</w:t>
      </w:r>
      <w:r>
        <w:rPr>
          <w:rFonts w:cs="Times New Roman"/>
          <w:szCs w:val="16"/>
          <w:vertAlign w:val="subscript"/>
        </w:rPr>
        <w:t xml:space="preserve">3 </w:t>
      </w:r>
      <w:r>
        <w:rPr>
          <w:rFonts w:cs="Times New Roman"/>
          <w:szCs w:val="16"/>
        </w:rPr>
        <w:t>as the bottom layer (orange) and Sb</w:t>
      </w:r>
      <w:r>
        <w:rPr>
          <w:rFonts w:cs="Times New Roman"/>
          <w:szCs w:val="16"/>
          <w:vertAlign w:val="subscript"/>
        </w:rPr>
        <w:t>2</w:t>
      </w:r>
      <w:r>
        <w:rPr>
          <w:rFonts w:cs="Times New Roman"/>
          <w:szCs w:val="16"/>
        </w:rPr>
        <w:t>Se</w:t>
      </w:r>
      <w:r>
        <w:rPr>
          <w:rFonts w:cs="Times New Roman"/>
          <w:szCs w:val="16"/>
          <w:vertAlign w:val="subscript"/>
        </w:rPr>
        <w:t>3</w:t>
      </w:r>
      <w:r>
        <w:rPr>
          <w:rFonts w:cs="Times New Roman"/>
          <w:szCs w:val="16"/>
        </w:rPr>
        <w:t xml:space="preserve"> as middle layer (red). Single-layer design has the highest reflectance contrast. The vertical black lines indicate </w:t>
      </w:r>
      <w:r w:rsidRPr="00DE64AD">
        <w:rPr>
          <w:rFonts w:cs="Times New Roman"/>
          <w:i/>
          <w:iCs/>
          <w:szCs w:val="16"/>
        </w:rPr>
        <w:t>λ</w:t>
      </w:r>
      <w:r w:rsidRPr="00DE64AD">
        <w:rPr>
          <w:rFonts w:cs="Times New Roman"/>
          <w:i/>
          <w:iCs/>
          <w:szCs w:val="16"/>
          <w:vertAlign w:val="subscript"/>
        </w:rPr>
        <w:t>0</w:t>
      </w:r>
      <w:r w:rsidRPr="00DE64AD">
        <w:rPr>
          <w:rFonts w:cs="Times New Roman"/>
          <w:i/>
          <w:iCs/>
          <w:szCs w:val="16"/>
        </w:rPr>
        <w:t xml:space="preserve"> </w:t>
      </w:r>
      <w:r w:rsidRPr="00DE64AD">
        <w:rPr>
          <w:rFonts w:cs="Times New Roman"/>
          <w:szCs w:val="16"/>
        </w:rPr>
        <w:t>= 1064 nm.</w:t>
      </w:r>
    </w:p>
    <w:p w14:paraId="571FA5FC" w14:textId="77777777" w:rsidR="007D534D" w:rsidRPr="007D534D" w:rsidRDefault="007D534D" w:rsidP="007D534D">
      <w:pPr>
        <w:pStyle w:val="10BodySubsequentParagraph"/>
      </w:pPr>
    </w:p>
    <w:p w14:paraId="538C1A5D" w14:textId="20B87DA9" w:rsidR="00777A63" w:rsidRPr="007D7F7D" w:rsidRDefault="00000000" w:rsidP="00777A63">
      <w:pPr>
        <w:pStyle w:val="10BodySubsequentParagraph"/>
        <w:rPr>
          <w:rFonts w:cs="Times New Roman"/>
        </w:rPr>
      </w:pPr>
      <w:r>
        <w:t xml:space="preserve">Another antireflection design is </w:t>
      </w:r>
      <w:r>
        <w:rPr>
          <w:rFonts w:cs="Times New Roman"/>
        </w:rPr>
        <w:t>called an e</w:t>
      </w:r>
      <w:r w:rsidRPr="007D7F7D">
        <w:rPr>
          <w:rFonts w:cs="Times New Roman"/>
        </w:rPr>
        <w:t>dge-filter design</w:t>
      </w:r>
      <w:r>
        <w:rPr>
          <w:rFonts w:cs="Times New Roman"/>
        </w:rPr>
        <w:t xml:space="preserve">, </w:t>
      </w:r>
      <w:r>
        <w:rPr>
          <w:rFonts w:cs="Times New Roman"/>
        </w:rPr>
        <w:t>which</w:t>
      </w:r>
      <w:r w:rsidRPr="007D7F7D">
        <w:rPr>
          <w:rFonts w:cs="Times New Roman"/>
        </w:rPr>
        <w:t xml:space="preserve"> has high reflection in </w:t>
      </w:r>
      <w:r w:rsidRPr="007D7F7D">
        <w:rPr>
          <w:rFonts w:cs="Times New Roman"/>
        </w:rPr>
        <w:t>the</w:t>
      </w:r>
      <w:r w:rsidRPr="007D7F7D">
        <w:rPr>
          <w:rFonts w:cs="Times New Roman"/>
        </w:rPr>
        <w:t xml:space="preserve"> region </w:t>
      </w:r>
      <w:r>
        <w:rPr>
          <w:rFonts w:cs="Times New Roman"/>
        </w:rPr>
        <w:t>surrounding the</w:t>
      </w:r>
      <w:r w:rsidRPr="007D7F7D">
        <w:rPr>
          <w:rFonts w:cs="Times New Roman"/>
        </w:rPr>
        <w:t xml:space="preserve"> reference wavelength (</w:t>
      </w:r>
      <w:r w:rsidRPr="007D7F7D">
        <w:rPr>
          <w:rFonts w:cs="Times New Roman"/>
          <w:i/>
          <w:iCs/>
        </w:rPr>
        <w:t>λ</w:t>
      </w:r>
      <w:r w:rsidRPr="007D7F7D">
        <w:rPr>
          <w:rFonts w:cs="Times New Roman"/>
          <w:i/>
          <w:iCs/>
          <w:vertAlign w:val="subscript"/>
        </w:rPr>
        <w:t>0</w:t>
      </w:r>
      <w:r w:rsidRPr="007D7F7D">
        <w:rPr>
          <w:rFonts w:cs="Times New Roman"/>
        </w:rPr>
        <w:t xml:space="preserve">) but exhibits strong antireflection </w:t>
      </w:r>
      <w:r w:rsidR="007B04C2">
        <w:rPr>
          <w:rFonts w:cs="Times New Roman"/>
        </w:rPr>
        <w:t xml:space="preserve">(AR) </w:t>
      </w:r>
      <w:r w:rsidRPr="007D7F7D">
        <w:rPr>
          <w:rFonts w:cs="Times New Roman"/>
        </w:rPr>
        <w:t>propert</w:t>
      </w:r>
      <w:r w:rsidRPr="007D7F7D">
        <w:rPr>
          <w:rFonts w:cs="Times New Roman"/>
        </w:rPr>
        <w:t>ies</w:t>
      </w:r>
      <w:r w:rsidRPr="007D7F7D">
        <w:rPr>
          <w:rFonts w:cs="Times New Roman"/>
        </w:rPr>
        <w:t xml:space="preserve"> outside </w:t>
      </w:r>
      <w:r>
        <w:rPr>
          <w:rFonts w:cs="Times New Roman"/>
        </w:rPr>
        <w:t xml:space="preserve">of </w:t>
      </w:r>
      <w:r w:rsidRPr="007D7F7D">
        <w:rPr>
          <w:rFonts w:cs="Times New Roman"/>
        </w:rPr>
        <w:t xml:space="preserve">this region. </w:t>
      </w:r>
      <w:r>
        <w:rPr>
          <w:rFonts w:cs="Times New Roman"/>
        </w:rPr>
        <w:t xml:space="preserve">The filter </w:t>
      </w:r>
      <w:r>
        <w:rPr>
          <w:rFonts w:cs="Times New Roman"/>
        </w:rPr>
        <w:t>can</w:t>
      </w:r>
      <w:r>
        <w:rPr>
          <w:rFonts w:cs="Times New Roman"/>
        </w:rPr>
        <w:t xml:space="preserve"> be designed such that the desired operating wavelength is in the AR region</w:t>
      </w:r>
      <w:r w:rsidR="007B04C2">
        <w:rPr>
          <w:rFonts w:cs="Times New Roman"/>
        </w:rPr>
        <w:t>,</w:t>
      </w:r>
      <w:r>
        <w:rPr>
          <w:rFonts w:cs="Times New Roman"/>
        </w:rPr>
        <w:t xml:space="preserve"> at the edge of these two regions. When phase transition occurs and the device change</w:t>
      </w:r>
      <w:r>
        <w:rPr>
          <w:rFonts w:eastAsia="MS Mincho" w:cs="Times New Roman"/>
          <w:color w:val="000000"/>
        </w:rPr>
        <w:t>s</w:t>
      </w:r>
      <w:r>
        <w:rPr>
          <w:rFonts w:eastAsia="MS Mincho" w:cs="Times New Roman"/>
          <w:color w:val="000000"/>
        </w:rPr>
        <w:t xml:space="preserve"> to OFF mode, the reflectance profile will be shifted and the operating wavelength will be inside the high-reflection region instead. </w:t>
      </w:r>
      <w:r>
        <w:rPr>
          <w:rFonts w:eastAsia="MS Mincho" w:cs="Times New Roman"/>
          <w:color w:val="000000"/>
        </w:rPr>
        <w:t xml:space="preserve">The </w:t>
      </w:r>
      <w:r>
        <w:rPr>
          <w:rFonts w:cs="Times New Roman"/>
        </w:rPr>
        <w:t>e</w:t>
      </w:r>
      <w:r>
        <w:rPr>
          <w:rFonts w:cs="Times New Roman"/>
        </w:rPr>
        <w:t xml:space="preserve">dge filter design </w:t>
      </w:r>
      <w:r>
        <w:rPr>
          <w:rFonts w:eastAsia="MS Mincho" w:cs="Times New Roman"/>
          <w:color w:val="000000"/>
        </w:rPr>
        <w:t xml:space="preserve">is </w:t>
      </w:r>
      <w:r>
        <w:rPr>
          <w:rFonts w:eastAsia="MS Mincho" w:cs="Times New Roman"/>
          <w:color w:val="000000"/>
        </w:rPr>
        <w:t xml:space="preserve">composed of </w:t>
      </w:r>
      <w:r>
        <w:rPr>
          <w:rFonts w:cs="Times New Roman"/>
        </w:rPr>
        <w:t>QWOT-thick high refractive index (</w:t>
      </w:r>
      <w:r w:rsidRPr="008668A8">
        <w:rPr>
          <w:rFonts w:cs="Times New Roman"/>
          <w:i/>
          <w:iCs/>
        </w:rPr>
        <w:t>H</w:t>
      </w:r>
      <w:r>
        <w:rPr>
          <w:rFonts w:cs="Times New Roman"/>
        </w:rPr>
        <w:t>) and low refractive index (</w:t>
      </w:r>
      <w:r w:rsidRPr="008668A8">
        <w:rPr>
          <w:rFonts w:cs="Times New Roman"/>
          <w:i/>
          <w:iCs/>
        </w:rPr>
        <w:t>L</w:t>
      </w:r>
      <w:r>
        <w:rPr>
          <w:rFonts w:cs="Times New Roman"/>
        </w:rPr>
        <w:t xml:space="preserve">) layers deposited symmetrically on top of each other in a structure called </w:t>
      </w:r>
      <w:r>
        <w:rPr>
          <w:rFonts w:eastAsia="MS Mincho" w:cs="Times New Roman"/>
          <w:color w:val="000000"/>
        </w:rPr>
        <w:t>unit cell (</w:t>
      </w:r>
      <w:r w:rsidRPr="008668A8">
        <w:rPr>
          <w:rFonts w:cs="Times New Roman"/>
          <w:i/>
          <w:iCs/>
        </w:rPr>
        <w:t>U</w:t>
      </w:r>
      <w:r>
        <w:rPr>
          <w:rFonts w:cs="Times New Roman"/>
        </w:rPr>
        <w:t>). On</w:t>
      </w:r>
      <w:r w:rsidR="007B04C2">
        <w:rPr>
          <w:rFonts w:cs="Times New Roman"/>
        </w:rPr>
        <w:t>ly on</w:t>
      </w:r>
      <w:r>
        <w:rPr>
          <w:rFonts w:cs="Times New Roman"/>
        </w:rPr>
        <w:t xml:space="preserve">e side of the AR region have a stable reflectance profile, determined </w:t>
      </w:r>
      <w:r w:rsidR="003E44ED">
        <w:rPr>
          <w:rFonts w:cs="Times New Roman"/>
        </w:rPr>
        <w:t>by</w:t>
      </w:r>
      <w:r>
        <w:rPr>
          <w:rFonts w:cs="Times New Roman"/>
        </w:rPr>
        <w:t xml:space="preserve"> the unit cell</w:t>
      </w:r>
      <w:r w:rsidR="005C5645">
        <w:rPr>
          <w:rFonts w:cs="Times New Roman"/>
        </w:rPr>
        <w:t xml:space="preserve"> structure</w:t>
      </w:r>
      <w:r>
        <w:rPr>
          <w:rFonts w:cs="Times New Roman"/>
        </w:rPr>
        <w:t>;</w:t>
      </w:r>
      <w:r w:rsidRPr="007D7F7D">
        <w:rPr>
          <w:rFonts w:cs="Times New Roman"/>
          <w:lang w:bidi="th-TH"/>
        </w:rPr>
        <w:t xml:space="preserve"> long-pass</w:t>
      </w:r>
      <w:r w:rsidR="005C5645">
        <w:rPr>
          <w:rFonts w:cs="Times New Roman"/>
          <w:lang w:bidi="th-TH"/>
        </w:rPr>
        <w:t xml:space="preserve"> </w:t>
      </w:r>
      <w:r w:rsidR="005C5645">
        <w:rPr>
          <w:rFonts w:cs="Times New Roman"/>
        </w:rPr>
        <w:t>structure</w:t>
      </w:r>
      <w:r w:rsidR="005C5645" w:rsidRPr="007D7F7D">
        <w:rPr>
          <w:rFonts w:cs="Times New Roman"/>
        </w:rPr>
        <w:t xml:space="preserve"> </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m:t>
        </m:r>
      </m:oMath>
      <w:r w:rsidRPr="007D7F7D">
        <w:rPr>
          <w:rFonts w:cs="Times New Roman"/>
        </w:rPr>
        <w:t xml:space="preserve"> </w:t>
      </w:r>
      <w:r w:rsidR="003E44ED">
        <w:rPr>
          <w:rFonts w:cs="Times New Roman"/>
        </w:rPr>
        <w:t>has a stable AR at</w:t>
      </w:r>
      <w:r w:rsidR="005C5645">
        <w:rPr>
          <w:rFonts w:cs="Times New Roman"/>
        </w:rPr>
        <w:t xml:space="preserve"> wavelengths</w:t>
      </w:r>
      <w:r w:rsidRPr="007D7F7D">
        <w:rPr>
          <w:rFonts w:cs="Times New Roman"/>
        </w:rPr>
        <w:t xml:space="preserve"> </w:t>
      </w:r>
      <w:r>
        <w:rPr>
          <w:rFonts w:cs="Times New Roman"/>
        </w:rPr>
        <w:t xml:space="preserve">longer than </w:t>
      </w:r>
      <w:r>
        <w:rPr>
          <w:rFonts w:eastAsia="MS Mincho" w:cs="Times New Roman"/>
          <w:color w:val="000000"/>
        </w:rPr>
        <w:t xml:space="preserve">the </w:t>
      </w:r>
      <w:r>
        <w:rPr>
          <w:rFonts w:eastAsia="MS Mincho" w:cs="Times New Roman"/>
          <w:color w:val="000000"/>
        </w:rPr>
        <w:t>high-reflection region</w:t>
      </w:r>
      <w:r w:rsidRPr="007D7F7D">
        <w:rPr>
          <w:rFonts w:cs="Times New Roman"/>
        </w:rPr>
        <w:t xml:space="preserve">, </w:t>
      </w:r>
      <w:r w:rsidR="005C5645">
        <w:rPr>
          <w:rFonts w:cs="Times New Roman"/>
        </w:rPr>
        <w:t>but</w:t>
      </w:r>
      <w:r w:rsidRPr="007D7F7D">
        <w:rPr>
          <w:rFonts w:cs="Times New Roman"/>
        </w:rPr>
        <w:t xml:space="preserve"> the short-pass </w:t>
      </w:r>
      <w:r w:rsidR="005C5645">
        <w:rPr>
          <w:rFonts w:cs="Times New Roman"/>
        </w:rPr>
        <w:t>structure</w:t>
      </w:r>
      <w:r w:rsidRPr="007D7F7D">
        <w:rPr>
          <w:rFonts w:cs="Times New Roman"/>
        </w:rPr>
        <w:t xml:space="preserve"> </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2</m:t>
            </m:r>
          </m:den>
        </m:f>
        <m:r>
          <w:rPr>
            <w:rFonts w:ascii="Cambria Math" w:hAnsi="Cambria Math" w:cs="Times New Roman"/>
          </w:rPr>
          <m:t>H</m:t>
        </m:r>
        <m:f>
          <m:fPr>
            <m:ctrlPr>
              <w:rPr>
                <w:rFonts w:ascii="Cambria Math" w:hAnsi="Cambria Math" w:cs="Times New Roman"/>
                <w:i/>
              </w:rPr>
            </m:ctrlPr>
          </m:fPr>
          <m:num>
            <m:r>
              <w:rPr>
                <w:rFonts w:ascii="Cambria Math" w:hAnsi="Cambria Math" w:cs="Times New Roman"/>
              </w:rPr>
              <m:t>L</m:t>
            </m:r>
          </m:num>
          <m:den>
            <m:r>
              <w:rPr>
                <w:rFonts w:ascii="Cambria Math" w:hAnsi="Cambria Math" w:cs="Times New Roman"/>
              </w:rPr>
              <m:t>2</m:t>
            </m:r>
          </m:den>
        </m:f>
        <m:r>
          <w:rPr>
            <w:rFonts w:ascii="Cambria Math" w:hAnsi="Cambria Math" w:cs="Times New Roman"/>
          </w:rPr>
          <m:t>)</m:t>
        </m:r>
      </m:oMath>
      <w:r w:rsidRPr="007D7F7D">
        <w:rPr>
          <w:rFonts w:cs="Times New Roman"/>
        </w:rPr>
        <w:t xml:space="preserve"> has </w:t>
      </w:r>
      <w:r w:rsidR="00DA3D30">
        <w:rPr>
          <w:rFonts w:cs="Times New Roman"/>
        </w:rPr>
        <w:t>a stable AR</w:t>
      </w:r>
      <w:r w:rsidR="00DA3D30">
        <w:rPr>
          <w:rFonts w:cs="Times New Roman"/>
        </w:rPr>
        <w:t xml:space="preserve"> at </w:t>
      </w:r>
      <w:r w:rsidR="00DA3D30">
        <w:rPr>
          <w:rFonts w:cs="Times New Roman"/>
        </w:rPr>
        <w:t xml:space="preserve">shorter </w:t>
      </w:r>
      <w:r w:rsidR="00DA3D30">
        <w:rPr>
          <w:rFonts w:cs="Times New Roman"/>
        </w:rPr>
        <w:t>wavelengths</w:t>
      </w:r>
      <w:r w:rsidRPr="007D7F7D">
        <w:rPr>
          <w:rFonts w:cs="Times New Roman"/>
        </w:rPr>
        <w:t xml:space="preserve">, </w:t>
      </w:r>
      <w:r w:rsidR="003E44ED">
        <w:rPr>
          <w:rFonts w:cs="Times New Roman"/>
        </w:rPr>
        <w:t>the</w:t>
      </w:r>
      <w:r w:rsidRPr="007D7F7D">
        <w:rPr>
          <w:rFonts w:cs="Times New Roman"/>
        </w:rPr>
        <w:t xml:space="preserve"> 1/2 denotes a layer with half-QWOT thickness.</w:t>
      </w:r>
      <w:r>
        <w:rPr>
          <w:rFonts w:cs="Times New Roman"/>
        </w:rPr>
        <w:t xml:space="preserve"> The number of unit cells could be one or more, </w:t>
      </w:r>
      <w:r>
        <w:rPr>
          <w:rFonts w:cs="Times New Roman"/>
        </w:rPr>
        <w:t>and</w:t>
      </w:r>
      <w:r>
        <w:rPr>
          <w:rFonts w:cs="Times New Roman"/>
        </w:rPr>
        <w:t xml:space="preserve"> this number </w:t>
      </w:r>
      <w:r>
        <w:rPr>
          <w:rFonts w:eastAsia="MS Mincho" w:cs="Times New Roman"/>
          <w:color w:val="000000"/>
        </w:rPr>
        <w:t xml:space="preserve">is </w:t>
      </w:r>
      <w:r>
        <w:rPr>
          <w:rFonts w:eastAsia="MS Mincho" w:cs="Times New Roman"/>
          <w:color w:val="000000"/>
        </w:rPr>
        <w:t xml:space="preserve">directly correlated to the steepness of </w:t>
      </w:r>
      <w:r>
        <w:rPr>
          <w:rFonts w:cs="Times New Roman"/>
        </w:rPr>
        <w:t>regions’</w:t>
      </w:r>
      <w:r>
        <w:rPr>
          <w:rFonts w:cs="Times New Roman"/>
        </w:rPr>
        <w:t xml:space="preserve"> </w:t>
      </w:r>
      <w:r w:rsidR="003E44ED">
        <w:rPr>
          <w:rFonts w:cs="Times New Roman"/>
        </w:rPr>
        <w:t>edges</w:t>
      </w:r>
      <w:r>
        <w:rPr>
          <w:rFonts w:eastAsia="MS Mincho" w:cs="Times New Roman"/>
          <w:color w:val="000000"/>
        </w:rPr>
        <w:t>. To minimize the thickness of the device, a long</w:t>
      </w:r>
      <w:r w:rsidRPr="007D7F7D">
        <w:rPr>
          <w:rFonts w:cs="Times New Roman"/>
        </w:rPr>
        <w:t xml:space="preserve">-pass design is preferred </w:t>
      </w:r>
      <w:r w:rsidRPr="007D7F7D">
        <w:rPr>
          <w:rFonts w:cs="Times New Roman"/>
        </w:rPr>
        <w:t>because</w:t>
      </w:r>
      <w:r w:rsidRPr="007D7F7D">
        <w:rPr>
          <w:rFonts w:cs="Times New Roman"/>
        </w:rPr>
        <w:t xml:space="preserve"> </w:t>
      </w:r>
      <w:r w:rsidRPr="007D7F7D">
        <w:rPr>
          <w:rFonts w:cs="Times New Roman"/>
          <w:i/>
          <w:iCs/>
        </w:rPr>
        <w:t>λ</w:t>
      </w:r>
      <w:r w:rsidRPr="007D7F7D">
        <w:rPr>
          <w:rFonts w:cs="Times New Roman"/>
          <w:i/>
          <w:iCs/>
          <w:vertAlign w:val="subscript"/>
        </w:rPr>
        <w:t>0</w:t>
      </w:r>
      <w:r w:rsidRPr="007D7F7D">
        <w:rPr>
          <w:rFonts w:cs="Times New Roman"/>
        </w:rPr>
        <w:t xml:space="preserve"> </w:t>
      </w:r>
      <w:r w:rsidRPr="007D7F7D">
        <w:rPr>
          <w:rFonts w:cs="Times New Roman"/>
        </w:rPr>
        <w:t>is</w:t>
      </w:r>
      <w:r w:rsidRPr="007D7F7D">
        <w:rPr>
          <w:rFonts w:cs="Times New Roman"/>
        </w:rPr>
        <w:t xml:space="preserve"> at a shorter wavelength</w:t>
      </w:r>
      <w:r w:rsidR="003E44ED">
        <w:rPr>
          <w:rFonts w:cs="Times New Roman"/>
        </w:rPr>
        <w:t>, so optical and physical thickness will be thinner</w:t>
      </w:r>
      <w:r w:rsidRPr="007D7F7D">
        <w:rPr>
          <w:rFonts w:cs="Times New Roman"/>
        </w:rPr>
        <w:t xml:space="preserve">. </w:t>
      </w:r>
      <w:r>
        <w:rPr>
          <w:rFonts w:cs="Times New Roman"/>
        </w:rPr>
        <w:t>T</w:t>
      </w:r>
      <w:r w:rsidRPr="007D7F7D">
        <w:rPr>
          <w:rFonts w:cs="Times New Roman"/>
        </w:rPr>
        <w:t xml:space="preserve">he spectral width of </w:t>
      </w:r>
      <w:r>
        <w:rPr>
          <w:rFonts w:eastAsia="MS Mincho" w:cs="Times New Roman"/>
          <w:color w:val="000000"/>
        </w:rPr>
        <w:t xml:space="preserve">the </w:t>
      </w:r>
      <w:r>
        <w:rPr>
          <w:rFonts w:eastAsia="MS Mincho" w:cs="Times New Roman"/>
          <w:color w:val="000000"/>
        </w:rPr>
        <w:t xml:space="preserve">high-reflection region is directly correlated </w:t>
      </w:r>
      <w:r w:rsidRPr="007D7F7D">
        <w:rPr>
          <w:rFonts w:cs="Times New Roman"/>
        </w:rPr>
        <w:t>with</w:t>
      </w:r>
      <w:r w:rsidRPr="007D7F7D">
        <w:rPr>
          <w:rFonts w:cs="Times New Roman"/>
        </w:rPr>
        <w:t xml:space="preserve"> the </w:t>
      </w:r>
      <w:r>
        <w:rPr>
          <w:rFonts w:cs="Times New Roman"/>
        </w:rPr>
        <w:t xml:space="preserve">differences </w:t>
      </w:r>
      <w:r w:rsidRPr="007D7F7D">
        <w:rPr>
          <w:rFonts w:cs="Times New Roman"/>
        </w:rPr>
        <w:t xml:space="preserve">between </w:t>
      </w:r>
      <w:r>
        <w:rPr>
          <w:rFonts w:eastAsia="MS Mincho" w:cs="Times New Roman"/>
          <w:color w:val="000000"/>
        </w:rPr>
        <w:t xml:space="preserve">the </w:t>
      </w:r>
      <w:r>
        <w:rPr>
          <w:rFonts w:eastAsia="MS Mincho" w:cs="Times New Roman"/>
          <w:color w:val="000000"/>
        </w:rPr>
        <w:t xml:space="preserve">H and L </w:t>
      </w:r>
      <w:r>
        <w:rPr>
          <w:rFonts w:cs="Times New Roman"/>
        </w:rPr>
        <w:t xml:space="preserve">refractive </w:t>
      </w:r>
      <w:r>
        <w:rPr>
          <w:rFonts w:cs="Times New Roman"/>
        </w:rPr>
        <w:t>indices</w:t>
      </w:r>
      <w:r>
        <w:rPr>
          <w:rFonts w:cs="Times New Roman"/>
        </w:rPr>
        <w:t>.</w:t>
      </w:r>
    </w:p>
    <w:p w14:paraId="150ADD37" w14:textId="4B916FAA" w:rsidR="00697FEE" w:rsidRPr="007D7F7D" w:rsidRDefault="00000000" w:rsidP="00697FEE">
      <w:pPr>
        <w:pStyle w:val="10BodySubsequentParagraph"/>
        <w:rPr>
          <w:rFonts w:cs="Times New Roman"/>
        </w:rPr>
      </w:pPr>
      <w:r w:rsidRPr="007D7F7D">
        <w:rPr>
          <w:rFonts w:cs="Times New Roman"/>
          <w:lang w:bidi="th-TH"/>
        </w:rPr>
        <w:t xml:space="preserve">Figure </w:t>
      </w:r>
      <w:r w:rsidR="005651D0">
        <w:rPr>
          <w:rFonts w:cs="Times New Roman"/>
          <w:lang w:bidi="th-TH"/>
        </w:rPr>
        <w:t>5</w:t>
      </w:r>
      <w:r w:rsidRPr="007D7F7D">
        <w:rPr>
          <w:rFonts w:cs="Times New Roman"/>
          <w:lang w:bidi="th-TH"/>
        </w:rPr>
        <w:t xml:space="preserve"> shows five long-pass</w:t>
      </w:r>
      <w:r w:rsidR="007D534D">
        <w:rPr>
          <w:rFonts w:cs="Times New Roman"/>
          <w:lang w:bidi="th-TH"/>
        </w:rPr>
        <w:t xml:space="preserve"> edge filter</w:t>
      </w:r>
      <w:r w:rsidRPr="007D7F7D">
        <w:rPr>
          <w:rFonts w:cs="Times New Roman"/>
          <w:lang w:bidi="th-TH"/>
        </w:rPr>
        <w:t xml:space="preserve"> </w:t>
      </w:r>
      <w:r w:rsidRPr="007D7F7D">
        <w:rPr>
          <w:rFonts w:cs="Times New Roman"/>
        </w:rPr>
        <w:t>designs</w:t>
      </w:r>
      <w:r w:rsidRPr="007D7F7D">
        <w:rPr>
          <w:rFonts w:cs="Times New Roman"/>
          <w:lang w:bidi="th-TH"/>
        </w:rPr>
        <w:t xml:space="preserve"> </w:t>
      </w:r>
      <w:r w:rsidR="00E94D32">
        <w:rPr>
          <w:rFonts w:cs="Times New Roman"/>
          <w:lang w:bidi="th-TH"/>
        </w:rPr>
        <w:t>w</w:t>
      </w:r>
      <w:r w:rsidRPr="007D7F7D">
        <w:rPr>
          <w:rFonts w:cs="Times New Roman"/>
        </w:rPr>
        <w:t xml:space="preserve">ith </w:t>
      </w:r>
      <w:r>
        <w:rPr>
          <w:rFonts w:eastAsia="MS Mincho" w:cs="Times New Roman"/>
          <w:color w:val="000000"/>
        </w:rPr>
        <w:t>the</w:t>
      </w:r>
      <w:r w:rsidR="003E44ED">
        <w:rPr>
          <w:rFonts w:eastAsia="MS Mincho" w:cs="Times New Roman"/>
          <w:color w:val="000000"/>
        </w:rPr>
        <w:t>ir</w:t>
      </w:r>
      <w:r>
        <w:rPr>
          <w:rFonts w:eastAsia="MS Mincho" w:cs="Times New Roman"/>
          <w:color w:val="000000"/>
        </w:rPr>
        <w:t xml:space="preserve"> </w:t>
      </w:r>
      <w:r>
        <w:rPr>
          <w:rFonts w:eastAsia="MS Mincho" w:cs="Times New Roman"/>
          <w:color w:val="000000"/>
        </w:rPr>
        <w:t>number of unit cells (</w:t>
      </w:r>
      <w:r w:rsidRPr="007D7F7D">
        <w:rPr>
          <w:rFonts w:cs="Times New Roman"/>
          <w:i/>
          <w:iCs/>
        </w:rPr>
        <w:t>N</w:t>
      </w:r>
      <w:r w:rsidRPr="007D7F7D">
        <w:rPr>
          <w:rFonts w:cs="Times New Roman"/>
        </w:rPr>
        <w:t>) ranging from 1 to 8</w:t>
      </w:r>
      <w:r w:rsidR="007D534D">
        <w:rPr>
          <w:rFonts w:cs="Times New Roman"/>
        </w:rPr>
        <w:t>. T</w:t>
      </w:r>
      <w:r w:rsidRPr="007D7F7D">
        <w:rPr>
          <w:rFonts w:cs="Times New Roman"/>
        </w:rPr>
        <w:t>hese designs use</w:t>
      </w:r>
      <w:r>
        <w:rPr>
          <w:rFonts w:eastAsia="MS Mincho" w:cs="Times New Roman"/>
          <w:color w:val="000000"/>
        </w:rPr>
        <w:t>d</w:t>
      </w:r>
      <w:r>
        <w:rPr>
          <w:rFonts w:eastAsia="MS Mincho" w:cs="Times New Roman"/>
          <w:color w:val="000000"/>
        </w:rPr>
        <w:t xml:space="preserv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as </w:t>
      </w:r>
      <w:r>
        <w:rPr>
          <w:rFonts w:eastAsia="MS Mincho" w:cs="Times New Roman"/>
          <w:color w:val="000000"/>
        </w:rPr>
        <w:t xml:space="preserve">the </w:t>
      </w:r>
      <w:r>
        <w:rPr>
          <w:rFonts w:eastAsia="MS Mincho" w:cs="Times New Roman"/>
          <w:color w:val="000000"/>
        </w:rPr>
        <w:t>H layer and MgF</w:t>
      </w:r>
      <w:r w:rsidRPr="007D7F7D">
        <w:rPr>
          <w:rFonts w:cs="Times New Roman"/>
          <w:vertAlign w:val="subscript"/>
        </w:rPr>
        <w:t>2</w:t>
      </w:r>
      <w:r w:rsidRPr="007D7F7D">
        <w:rPr>
          <w:rFonts w:cs="Times New Roman"/>
        </w:rPr>
        <w:t xml:space="preserve"> as </w:t>
      </w:r>
      <w:r>
        <w:rPr>
          <w:rFonts w:eastAsia="MS Mincho" w:cs="Times New Roman"/>
          <w:color w:val="000000"/>
        </w:rPr>
        <w:t xml:space="preserve">the </w:t>
      </w:r>
      <w:r>
        <w:rPr>
          <w:rFonts w:eastAsia="MS Mincho" w:cs="Times New Roman"/>
          <w:color w:val="000000"/>
        </w:rPr>
        <w:t>L layer</w:t>
      </w:r>
      <w:r w:rsidR="007D534D">
        <w:rPr>
          <w:rFonts w:cs="Times New Roman"/>
        </w:rPr>
        <w:t>;</w:t>
      </w:r>
      <w:r w:rsidR="007D534D">
        <w:rPr>
          <w:rFonts w:cs="Times New Roman"/>
        </w:rPr>
        <w:t xml:space="preserve"> t</w:t>
      </w:r>
      <w:r w:rsidRPr="007D7F7D">
        <w:rPr>
          <w:rFonts w:cs="Times New Roman"/>
        </w:rPr>
        <w:t xml:space="preserve">he reference wavelength </w:t>
      </w:r>
      <w:r w:rsidR="007D534D">
        <w:rPr>
          <w:rFonts w:cs="Times New Roman"/>
        </w:rPr>
        <w:t>i</w:t>
      </w:r>
      <w:r w:rsidR="007D534D">
        <w:rPr>
          <w:rFonts w:cs="Times New Roman"/>
        </w:rPr>
        <w:t xml:space="preserve">s changed to </w:t>
      </w:r>
      <w:r w:rsidRPr="007D7F7D">
        <w:rPr>
          <w:rFonts w:cs="Times New Roman"/>
          <w:i/>
          <w:iCs/>
        </w:rPr>
        <w:t>λ</w:t>
      </w:r>
      <w:r w:rsidRPr="007D7F7D">
        <w:rPr>
          <w:rFonts w:cs="Times New Roman"/>
          <w:i/>
          <w:iCs/>
          <w:vertAlign w:val="subscript"/>
        </w:rPr>
        <w:t>0</w:t>
      </w:r>
      <w:r w:rsidRPr="007D7F7D">
        <w:rPr>
          <w:rFonts w:cs="Times New Roman"/>
        </w:rPr>
        <w:t xml:space="preserve"> = 740 nm, and </w:t>
      </w:r>
      <w:r w:rsidR="007D534D">
        <w:rPr>
          <w:rFonts w:cs="Times New Roman"/>
        </w:rPr>
        <w:t xml:space="preserve">they </w:t>
      </w:r>
      <w:r w:rsidRPr="007D7F7D">
        <w:rPr>
          <w:rFonts w:cs="Times New Roman"/>
        </w:rPr>
        <w:t>a</w:t>
      </w:r>
      <w:r w:rsidRPr="007D7F7D">
        <w:rPr>
          <w:rFonts w:cs="Times New Roman"/>
        </w:rPr>
        <w:t xml:space="preserve">re deposited on the same 3-mm-thick silica substrate. When </w:t>
      </w:r>
      <w:r w:rsidR="007D534D">
        <w:rPr>
          <w:rFonts w:cs="Times New Roman"/>
        </w:rPr>
        <w:t>these devices</w:t>
      </w:r>
      <w:r w:rsidRPr="007D7F7D">
        <w:rPr>
          <w:rFonts w:cs="Times New Roman"/>
        </w:rPr>
        <w:t xml:space="preserve"> are in </w:t>
      </w:r>
      <w:r>
        <w:rPr>
          <w:rFonts w:eastAsia="MS Mincho" w:cs="Times New Roman"/>
          <w:color w:val="000000"/>
        </w:rPr>
        <w:t xml:space="preserve">the </w:t>
      </w:r>
      <w:r>
        <w:rPr>
          <w:rFonts w:eastAsia="MS Mincho" w:cs="Times New Roman"/>
          <w:color w:val="000000"/>
        </w:rPr>
        <w:t xml:space="preserve">ON mode or amorphous phase (Fig. </w:t>
      </w:r>
      <w:r w:rsidR="007D534D">
        <w:rPr>
          <w:rFonts w:cs="Times New Roman"/>
        </w:rPr>
        <w:t>5</w:t>
      </w:r>
      <w:r w:rsidRPr="007D7F7D">
        <w:rPr>
          <w:rFonts w:cs="Times New Roman"/>
        </w:rPr>
        <w:t>a)</w:t>
      </w:r>
      <w:r>
        <w:rPr>
          <w:rFonts w:eastAsia="MS Mincho" w:cs="Times New Roman"/>
          <w:color w:val="000000"/>
        </w:rPr>
        <w:t>,</w:t>
      </w:r>
      <w:r>
        <w:rPr>
          <w:rFonts w:eastAsia="MS Mincho" w:cs="Times New Roman"/>
          <w:color w:val="000000"/>
        </w:rPr>
        <w:t xml:space="preserve"> the </w:t>
      </w:r>
      <w:r w:rsidR="003E44ED">
        <w:rPr>
          <w:rFonts w:eastAsia="MS Mincho" w:cs="Times New Roman"/>
          <w:color w:val="000000"/>
        </w:rPr>
        <w:t>wavelengths</w:t>
      </w:r>
      <w:r>
        <w:rPr>
          <w:rFonts w:eastAsia="MS Mincho" w:cs="Times New Roman"/>
          <w:color w:val="000000"/>
        </w:rPr>
        <w:t xml:space="preserve"> </w:t>
      </w:r>
      <w:r w:rsidR="003E44ED">
        <w:rPr>
          <w:rFonts w:eastAsia="MS Mincho" w:cs="Times New Roman"/>
          <w:color w:val="000000"/>
        </w:rPr>
        <w:t>surrounding</w:t>
      </w:r>
      <w:r>
        <w:rPr>
          <w:rFonts w:eastAsia="MS Mincho" w:cs="Times New Roman"/>
          <w:color w:val="000000"/>
        </w:rPr>
        <w:t xml:space="preserve"> the </w:t>
      </w:r>
      <w:r w:rsidR="007D534D">
        <w:rPr>
          <w:rFonts w:cs="Times New Roman"/>
        </w:rPr>
        <w:t>operating</w:t>
      </w:r>
      <w:r w:rsidRPr="007D7F7D">
        <w:rPr>
          <w:rFonts w:cs="Times New Roman"/>
        </w:rPr>
        <w:t xml:space="preserve"> wavelength (</w:t>
      </w:r>
      <w:r w:rsidRPr="007D7F7D">
        <w:rPr>
          <w:rFonts w:cs="Times New Roman"/>
          <w:i/>
          <w:iCs/>
        </w:rPr>
        <w:t>λ</w:t>
      </w:r>
      <w:r w:rsidRPr="007D7F7D">
        <w:rPr>
          <w:rFonts w:cs="Times New Roman"/>
        </w:rPr>
        <w:t xml:space="preserve"> = 1064 nm) is in </w:t>
      </w:r>
      <w:r>
        <w:rPr>
          <w:rFonts w:eastAsia="MS Mincho" w:cs="Times New Roman"/>
          <w:color w:val="000000"/>
        </w:rPr>
        <w:t xml:space="preserve">the </w:t>
      </w:r>
      <w:r>
        <w:rPr>
          <w:rFonts w:eastAsia="MS Mincho" w:cs="Times New Roman"/>
          <w:color w:val="000000"/>
        </w:rPr>
        <w:t xml:space="preserve">antireflection region, </w:t>
      </w:r>
      <w:r w:rsidRPr="007D7F7D">
        <w:rPr>
          <w:rFonts w:cs="Times New Roman"/>
        </w:rPr>
        <w:t xml:space="preserve">when </w:t>
      </w:r>
      <w:r w:rsidR="003E44ED">
        <w:rPr>
          <w:rFonts w:eastAsia="MS Mincho" w:cs="Times New Roman"/>
          <w:color w:val="000000"/>
        </w:rPr>
        <w:t xml:space="preserve">they are </w:t>
      </w:r>
      <w:r>
        <w:rPr>
          <w:rFonts w:eastAsia="MS Mincho" w:cs="Times New Roman"/>
          <w:color w:val="000000"/>
        </w:rPr>
        <w:t>switch</w:t>
      </w:r>
      <w:r w:rsidR="003E44ED">
        <w:rPr>
          <w:rFonts w:eastAsia="MS Mincho" w:cs="Times New Roman"/>
          <w:color w:val="000000"/>
        </w:rPr>
        <w:t>ed</w:t>
      </w:r>
      <w:r>
        <w:rPr>
          <w:rFonts w:eastAsia="MS Mincho" w:cs="Times New Roman"/>
          <w:color w:val="000000"/>
        </w:rPr>
        <w:t xml:space="preserve"> to </w:t>
      </w:r>
      <w:r>
        <w:rPr>
          <w:rFonts w:eastAsia="MS Mincho" w:cs="Times New Roman"/>
          <w:color w:val="000000"/>
        </w:rPr>
        <w:t xml:space="preserve">the </w:t>
      </w:r>
      <w:r>
        <w:rPr>
          <w:rFonts w:eastAsia="MS Mincho" w:cs="Times New Roman"/>
          <w:color w:val="000000"/>
        </w:rPr>
        <w:t xml:space="preserve">OFF mode or crystalline phase (Fig. </w:t>
      </w:r>
      <w:r w:rsidR="007D534D">
        <w:rPr>
          <w:rFonts w:cs="Times New Roman"/>
        </w:rPr>
        <w:t>5</w:t>
      </w:r>
      <w:r w:rsidRPr="007D7F7D">
        <w:rPr>
          <w:rFonts w:cs="Times New Roman"/>
        </w:rPr>
        <w:t>b)</w:t>
      </w:r>
      <w:r>
        <w:rPr>
          <w:rFonts w:eastAsia="MS Mincho" w:cs="Times New Roman"/>
          <w:color w:val="000000"/>
        </w:rPr>
        <w:t xml:space="preserve"> the </w:t>
      </w:r>
      <w:r w:rsidRPr="007D7F7D">
        <w:rPr>
          <w:rFonts w:cs="Times New Roman"/>
        </w:rPr>
        <w:t xml:space="preserve">wavelength </w:t>
      </w:r>
      <w:r>
        <w:rPr>
          <w:rFonts w:eastAsia="MS Mincho" w:cs="Times New Roman"/>
          <w:color w:val="000000"/>
        </w:rPr>
        <w:t xml:space="preserve">of interest </w:t>
      </w:r>
      <w:r w:rsidR="007D534D">
        <w:rPr>
          <w:rFonts w:cs="Times New Roman"/>
        </w:rPr>
        <w:t>will be</w:t>
      </w:r>
      <w:r w:rsidRPr="007D7F7D">
        <w:rPr>
          <w:rFonts w:cs="Times New Roman"/>
        </w:rPr>
        <w:t xml:space="preserve"> in </w:t>
      </w:r>
      <w:r>
        <w:rPr>
          <w:rFonts w:eastAsia="MS Mincho" w:cs="Times New Roman"/>
          <w:color w:val="000000"/>
        </w:rPr>
        <w:t xml:space="preserve">the </w:t>
      </w:r>
      <w:r>
        <w:rPr>
          <w:rFonts w:eastAsia="MS Mincho" w:cs="Times New Roman"/>
          <w:color w:val="000000"/>
        </w:rPr>
        <w:t xml:space="preserve">high-reflection region. </w:t>
      </w:r>
      <w:r w:rsidR="007D534D">
        <w:rPr>
          <w:rFonts w:cs="Times New Roman"/>
        </w:rPr>
        <w:t xml:space="preserve">These shifts create higher reflectance contrast values than any </w:t>
      </w:r>
      <w:r w:rsidR="003E44ED">
        <w:rPr>
          <w:rFonts w:cs="Times New Roman"/>
        </w:rPr>
        <w:t>previous designs shown</w:t>
      </w:r>
      <w:r w:rsidR="007D534D">
        <w:rPr>
          <w:rFonts w:cs="Times New Roman"/>
        </w:rPr>
        <w:t xml:space="preserve">, </w:t>
      </w:r>
      <w:r>
        <w:rPr>
          <w:rFonts w:eastAsia="MS Mincho" w:cs="Times New Roman"/>
          <w:color w:val="000000"/>
        </w:rPr>
        <w:t xml:space="preserve">with </w:t>
      </w:r>
      <w:r>
        <w:rPr>
          <w:rFonts w:eastAsia="MS Mincho" w:cs="Times New Roman"/>
          <w:color w:val="000000"/>
        </w:rPr>
        <w:t xml:space="preserve">more than </w:t>
      </w:r>
      <w:r w:rsidRPr="007D7F7D">
        <w:rPr>
          <w:rFonts w:cs="Times New Roman"/>
        </w:rPr>
        <w:t xml:space="preserve">90% </w:t>
      </w:r>
      <w:r w:rsidR="007D534D">
        <w:rPr>
          <w:rFonts w:cs="Times New Roman"/>
        </w:rPr>
        <w:t xml:space="preserve">contrast </w:t>
      </w:r>
      <w:r w:rsidRPr="007D7F7D">
        <w:rPr>
          <w:rFonts w:cs="Times New Roman"/>
        </w:rPr>
        <w:t xml:space="preserve">for </w:t>
      </w:r>
      <w:r w:rsidR="003E44ED">
        <w:rPr>
          <w:rFonts w:cs="Times New Roman"/>
        </w:rPr>
        <w:t>four</w:t>
      </w:r>
      <w:r w:rsidRPr="007D7F7D">
        <w:rPr>
          <w:rFonts w:cs="Times New Roman"/>
        </w:rPr>
        <w:t xml:space="preserve">, </w:t>
      </w:r>
      <w:r w:rsidRPr="007D7F7D">
        <w:rPr>
          <w:rFonts w:cs="Times New Roman"/>
        </w:rPr>
        <w:t>six</w:t>
      </w:r>
      <w:r>
        <w:rPr>
          <w:rFonts w:eastAsia="MS Mincho" w:cs="Times New Roman"/>
          <w:color w:val="000000"/>
        </w:rPr>
        <w:t xml:space="preserve"> and </w:t>
      </w:r>
      <w:r w:rsidRPr="007D7F7D">
        <w:rPr>
          <w:rFonts w:cs="Times New Roman"/>
        </w:rPr>
        <w:t>eight</w:t>
      </w:r>
      <w:r w:rsidRPr="007D7F7D">
        <w:rPr>
          <w:rFonts w:cs="Times New Roman"/>
        </w:rPr>
        <w:t xml:space="preserve"> unit-cell designs</w:t>
      </w:r>
      <w:r>
        <w:rPr>
          <w:rFonts w:eastAsia="MS Mincho" w:cs="Times New Roman"/>
          <w:color w:val="000000"/>
        </w:rPr>
        <w:t>. It can also be seen that</w:t>
      </w:r>
      <w:r w:rsidR="00350001">
        <w:rPr>
          <w:rFonts w:cs="Times New Roman"/>
        </w:rPr>
        <w:t xml:space="preserve"> </w:t>
      </w:r>
      <w:r w:rsidRPr="007D7F7D">
        <w:rPr>
          <w:rFonts w:cs="Times New Roman"/>
        </w:rPr>
        <w:t>increasing</w:t>
      </w:r>
      <w:r>
        <w:rPr>
          <w:rFonts w:eastAsia="MS Mincho" w:cs="Times New Roman"/>
          <w:color w:val="000000"/>
        </w:rPr>
        <w:t xml:space="preserve"> the</w:t>
      </w:r>
      <w:r>
        <w:rPr>
          <w:rFonts w:eastAsia="MS Mincho" w:cs="Times New Roman"/>
          <w:color w:val="000000"/>
        </w:rPr>
        <w:t xml:space="preserve"> number of unit cells make</w:t>
      </w:r>
      <w:r>
        <w:rPr>
          <w:rFonts w:eastAsia="MS Mincho" w:cs="Times New Roman"/>
          <w:color w:val="000000"/>
        </w:rPr>
        <w:t>s</w:t>
      </w:r>
      <w:r>
        <w:rPr>
          <w:rFonts w:eastAsia="MS Mincho" w:cs="Times New Roman"/>
          <w:color w:val="000000"/>
        </w:rPr>
        <w:t xml:space="preserve"> the region edge steeper</w:t>
      </w:r>
      <w:r w:rsidR="0005172A">
        <w:rPr>
          <w:rFonts w:cs="Times New Roman"/>
        </w:rPr>
        <w:t>,</w:t>
      </w:r>
      <w:r w:rsidRPr="007D7F7D">
        <w:rPr>
          <w:rFonts w:cs="Times New Roman"/>
        </w:rPr>
        <w:t xml:space="preserve"> but the improvement from 6 to 8 unit cells is lower than from 1 to 2 unit cells, so the benefits of increasing </w:t>
      </w:r>
      <w:r w:rsidR="0005172A" w:rsidRPr="0005172A">
        <w:rPr>
          <w:rFonts w:cs="Times New Roman"/>
          <w:i/>
          <w:iCs/>
        </w:rPr>
        <w:t>U</w:t>
      </w:r>
      <w:r w:rsidRPr="007D7F7D">
        <w:rPr>
          <w:rFonts w:cs="Times New Roman"/>
        </w:rPr>
        <w:t xml:space="preserve"> should be </w:t>
      </w:r>
      <w:r w:rsidR="0005172A">
        <w:rPr>
          <w:rFonts w:cs="Times New Roman"/>
        </w:rPr>
        <w:t>weighted</w:t>
      </w:r>
      <w:r w:rsidRPr="007D7F7D">
        <w:rPr>
          <w:rFonts w:cs="Times New Roman"/>
        </w:rPr>
        <w:t xml:space="preserve"> with the cons of increasing device thickness. </w:t>
      </w:r>
    </w:p>
    <w:p w14:paraId="7FEB49EC" w14:textId="77777777" w:rsidR="00777A63" w:rsidRPr="007D7F7D" w:rsidRDefault="00777A63" w:rsidP="00697FEE">
      <w:pPr>
        <w:pStyle w:val="10BodySubsequentParagraph"/>
        <w:rPr>
          <w:rFonts w:cs="Times New Roman"/>
        </w:rPr>
      </w:pPr>
    </w:p>
    <w:p w14:paraId="5CD554D4" w14:textId="6D385A95" w:rsidR="00697FEE" w:rsidRPr="007D7F7D" w:rsidRDefault="00000000" w:rsidP="00697FE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8643A68" wp14:editId="182181B3">
            <wp:extent cx="4228578" cy="2520000"/>
            <wp:effectExtent l="0" t="0" r="635" b="0"/>
            <wp:docPr id="3070228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2868" name="Picture 307022868"/>
                    <pic:cNvPicPr/>
                  </pic:nvPicPr>
                  <pic:blipFill>
                    <a:blip r:embed="rId10"/>
                    <a:stretch>
                      <a:fillRect/>
                    </a:stretch>
                  </pic:blipFill>
                  <pic:spPr>
                    <a:xfrm>
                      <a:off x="0" y="0"/>
                      <a:ext cx="4228578" cy="2520000"/>
                    </a:xfrm>
                    <a:prstGeom prst="rect">
                      <a:avLst/>
                    </a:prstGeom>
                  </pic:spPr>
                </pic:pic>
              </a:graphicData>
            </a:graphic>
          </wp:inline>
        </w:drawing>
      </w:r>
    </w:p>
    <w:p w14:paraId="7F243EA6" w14:textId="48856EF6" w:rsidR="00697FEE" w:rsidRDefault="00000000" w:rsidP="00697FEE">
      <w:pPr>
        <w:pStyle w:val="12FigureCaptionLong"/>
        <w:rPr>
          <w:rFonts w:cs="Times New Roman"/>
        </w:rPr>
      </w:pPr>
      <w:r w:rsidRPr="007D7F7D">
        <w:rPr>
          <w:rFonts w:cs="Times New Roman"/>
          <w:b/>
          <w:bCs/>
        </w:rPr>
        <w:t xml:space="preserve">Fig. </w:t>
      </w:r>
      <w:r w:rsidR="005651D0">
        <w:rPr>
          <w:rFonts w:cs="Times New Roman"/>
          <w:b/>
          <w:bCs/>
          <w:szCs w:val="20"/>
          <w:lang w:bidi="th-TH"/>
        </w:rPr>
        <w:t>5</w:t>
      </w:r>
      <w:r w:rsidRPr="007D7F7D">
        <w:rPr>
          <w:rFonts w:cs="Times New Roman"/>
          <w:b/>
          <w:bCs/>
          <w:szCs w:val="20"/>
          <w:cs/>
          <w:lang w:bidi="th-TH"/>
        </w:rPr>
        <w:t>.</w:t>
      </w:r>
      <w:r w:rsidRPr="007D7F7D">
        <w:rPr>
          <w:rFonts w:cs="Times New Roman"/>
        </w:rPr>
        <w:t xml:space="preserve"> Reflectance comparison of long-pass edge-filter designs </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m:t>
        </m:r>
      </m:oMath>
      <w:r w:rsidRPr="007D7F7D">
        <w:rPr>
          <w:rFonts w:cs="Times New Roman"/>
        </w:rPr>
        <w:t xml:space="preserve"> with varying number of unit cells. (a) When devices are in amorphous phase (ON mode), the interested wavelength (black vertical line) is in AR region. (b) When devices are in crystalline phase (OFF mode), the interested wavelength is in high-reflection region. Reference wavelength </w:t>
      </w:r>
      <w:r w:rsidRPr="007D7F7D">
        <w:rPr>
          <w:rFonts w:cs="Times New Roman"/>
          <w:i/>
          <w:iCs/>
        </w:rPr>
        <w:t>λ</w:t>
      </w:r>
      <w:r w:rsidRPr="007D7F7D">
        <w:rPr>
          <w:rFonts w:cs="Times New Roman"/>
          <w:i/>
          <w:iCs/>
          <w:vertAlign w:val="subscript"/>
        </w:rPr>
        <w:t>0</w:t>
      </w:r>
      <w:r w:rsidRPr="007D7F7D">
        <w:rPr>
          <w:rFonts w:cs="Times New Roman"/>
        </w:rPr>
        <w:t xml:space="preserve"> = 740 nm.</w:t>
      </w:r>
    </w:p>
    <w:p w14:paraId="621C7DDD" w14:textId="77777777" w:rsidR="00DA3D30" w:rsidRPr="00DA3D30" w:rsidRDefault="00DA3D30" w:rsidP="00DA3D30">
      <w:pPr>
        <w:pStyle w:val="10BodySubsequentParagraph"/>
      </w:pPr>
    </w:p>
    <w:p w14:paraId="3BB4C42B" w14:textId="17B2402E" w:rsidR="00697FEE" w:rsidRPr="007D7F7D" w:rsidRDefault="00000000" w:rsidP="000A6F85">
      <w:pPr>
        <w:pStyle w:val="08SectionHeader1"/>
        <w:rPr>
          <w:rFonts w:ascii="Times New Roman" w:hAnsi="Times New Roman" w:cs="Times New Roman"/>
        </w:rPr>
      </w:pPr>
      <w:r w:rsidRPr="007D7F7D">
        <w:rPr>
          <w:rFonts w:ascii="Times New Roman" w:hAnsi="Times New Roman" w:cs="Times New Roman"/>
        </w:rPr>
        <w:t>Methods</w:t>
      </w:r>
    </w:p>
    <w:p w14:paraId="508B9D5D" w14:textId="1972E8C2" w:rsidR="000A6F85" w:rsidRPr="007D7F7D" w:rsidRDefault="00000000" w:rsidP="008C1DFB">
      <w:pPr>
        <w:pStyle w:val="08SectionHeader2"/>
        <w:rPr>
          <w:rFonts w:ascii="Times New Roman" w:hAnsi="Times New Roman" w:cs="Times New Roman"/>
        </w:rPr>
      </w:pPr>
      <w:r w:rsidRPr="007D7F7D">
        <w:rPr>
          <w:rFonts w:ascii="Times New Roman" w:hAnsi="Times New Roman" w:cs="Times New Roman"/>
        </w:rPr>
        <w:t>3.1 Simulation of optical performances</w:t>
      </w:r>
    </w:p>
    <w:p w14:paraId="3A43AA5C" w14:textId="155B72F6" w:rsidR="000A6F85" w:rsidRPr="007D7F7D" w:rsidRDefault="00000000" w:rsidP="000A6F85">
      <w:pPr>
        <w:pStyle w:val="09BodyFirstParagraph"/>
        <w:rPr>
          <w:rFonts w:cs="Times New Roman"/>
        </w:rPr>
      </w:pPr>
      <w:r w:rsidRPr="007D7F7D">
        <w:rPr>
          <w:rFonts w:cs="Times New Roman"/>
        </w:rPr>
        <w:t xml:space="preserve">In this </w:t>
      </w:r>
      <w:r w:rsidRPr="007D7F7D">
        <w:rPr>
          <w:rFonts w:cs="Times New Roman"/>
        </w:rPr>
        <w:t>study</w:t>
      </w:r>
      <w:r w:rsidRPr="007D7F7D">
        <w:rPr>
          <w:rFonts w:cs="Times New Roman"/>
        </w:rPr>
        <w:t xml:space="preserve">, we use </w:t>
      </w:r>
      <w:r>
        <w:rPr>
          <w:rFonts w:eastAsia="MS Mincho" w:cs="Times New Roman"/>
          <w:color w:val="000000"/>
        </w:rPr>
        <w:t xml:space="preserve">the </w:t>
      </w:r>
      <w:r>
        <w:rPr>
          <w:rFonts w:eastAsia="MS Mincho" w:cs="Times New Roman"/>
          <w:color w:val="000000"/>
        </w:rPr>
        <w:t xml:space="preserve">transfer matrix method (TMM) of </w:t>
      </w:r>
      <w:r w:rsidRPr="00FA3527">
        <w:rPr>
          <w:rFonts w:cs="Times New Roman"/>
        </w:rPr>
        <w:t>Fresnel equation to calculate the transmittance, absorptance</w:t>
      </w:r>
      <w:r>
        <w:rPr>
          <w:rFonts w:eastAsia="MS Mincho" w:cs="Times New Roman"/>
          <w:color w:val="000000"/>
        </w:rPr>
        <w:t>,</w:t>
      </w:r>
      <w:r>
        <w:rPr>
          <w:rFonts w:eastAsia="MS Mincho" w:cs="Times New Roman"/>
          <w:color w:val="000000"/>
        </w:rPr>
        <w:t xml:space="preserve"> and reflectance of </w:t>
      </w:r>
      <w:r w:rsidRPr="00FA3527">
        <w:rPr>
          <w:rFonts w:cs="Times New Roman"/>
        </w:rPr>
        <w:t>each</w:t>
      </w:r>
      <w:r w:rsidRPr="00FA3527">
        <w:rPr>
          <w:rFonts w:cs="Times New Roman"/>
        </w:rPr>
        <w:t xml:space="preserve"> design, </w:t>
      </w:r>
      <w:r w:rsidR="00C96AEE">
        <w:rPr>
          <w:rFonts w:cs="Times New Roman"/>
        </w:rPr>
        <w:t>it</w:t>
      </w:r>
      <w:r w:rsidRPr="00FA3527">
        <w:rPr>
          <w:rFonts w:cs="Times New Roman"/>
        </w:rPr>
        <w:t xml:space="preserve"> is based on </w:t>
      </w:r>
      <w:r w:rsidRPr="00FA3527">
        <w:rPr>
          <w:rFonts w:cs="Times New Roman"/>
        </w:rPr>
        <w:fldChar w:fldCharType="begin"/>
      </w:r>
      <w:r w:rsidR="00FF77D2" w:rsidRPr="00FA3527">
        <w:rPr>
          <w:rFonts w:cs="Times New Roman"/>
        </w:rPr>
        <w:instrText xml:space="preserve"> ADDIN EN.CITE &lt;EndNote&gt;&lt;Cite&gt;&lt;Author&gt;Sarangan&lt;/Author&gt;&lt;Year&gt;2020&lt;/Year&gt;&lt;RecNum&gt;66&lt;/RecNum&gt;&lt;DisplayText&gt;[25]&lt;/DisplayText&gt;&lt;record&gt;&lt;rec-number&gt;66&lt;/rec-number&gt;&lt;foreign-keys&gt;&lt;key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FA3527">
        <w:rPr>
          <w:rFonts w:cs="Times New Roman"/>
        </w:rPr>
        <w:fldChar w:fldCharType="separate"/>
      </w:r>
      <w:r w:rsidR="00FF77D2" w:rsidRPr="00FA3527">
        <w:rPr>
          <w:rFonts w:cs="Times New Roman"/>
          <w:noProof/>
        </w:rPr>
        <w:t>[25]</w:t>
      </w:r>
      <w:r w:rsidRPr="00FA3527">
        <w:rPr>
          <w:rFonts w:cs="Times New Roman"/>
        </w:rPr>
        <w:fldChar w:fldCharType="end"/>
      </w:r>
      <w:r w:rsidRPr="00FA3527">
        <w:rPr>
          <w:rFonts w:cs="Times New Roman"/>
        </w:rPr>
        <w:t xml:space="preserve">, although </w:t>
      </w:r>
      <w:r w:rsidR="00C96AEE">
        <w:rPr>
          <w:rFonts w:cs="Times New Roman"/>
        </w:rPr>
        <w:t xml:space="preserve">another </w:t>
      </w:r>
      <w:r w:rsidRPr="00FA3527">
        <w:rPr>
          <w:rFonts w:cs="Times New Roman"/>
        </w:rPr>
        <w:t>simulation software such as COMSOL</w:t>
      </w:r>
      <w:r w:rsidR="00B56E4B" w:rsidRPr="00FA3527">
        <w:rPr>
          <w:rFonts w:cs="Times New Roman"/>
        </w:rPr>
        <w:t>,</w:t>
      </w:r>
      <w:r w:rsidR="00B56E4B" w:rsidRPr="00FA3527">
        <w:rPr>
          <w:rFonts w:cs="Times New Roman"/>
        </w:rPr>
        <w:t xml:space="preserve"> or OpenFilters </w:t>
      </w:r>
      <w:r w:rsidR="00B56E4B" w:rsidRPr="00FA3527">
        <w:rPr>
          <w:rFonts w:cs="Times New Roman"/>
        </w:rPr>
        <w:fldChar w:fldCharType="begin"/>
      </w:r>
      <w:r w:rsidR="00B56E4B" w:rsidRPr="00FA3527">
        <w:rPr>
          <w:rFonts w:cs="Times New Roman"/>
        </w:rPr>
        <w:instrText xml:space="preserve"> ADDIN EN.CITE &lt;EndNote&gt;&lt;Cite&gt;&lt;Author&gt;Larouche&lt;/Author&gt;&lt;Year&gt;2008&lt;/Year&gt;&lt;RecNum&gt;101&lt;/RecNum&gt;&lt;DisplayText&gt;[32]&lt;/DisplayText&gt;&lt;record&gt;&lt;rec-number&gt;101&lt;/rec-number&gt;&lt;foreign-keys&gt;&lt;key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B56E4B" w:rsidRPr="00FA3527">
        <w:rPr>
          <w:rFonts w:cs="Times New Roman"/>
        </w:rPr>
        <w:fldChar w:fldCharType="separate"/>
      </w:r>
      <w:r w:rsidR="00B56E4B" w:rsidRPr="00FA3527">
        <w:rPr>
          <w:rFonts w:cs="Times New Roman"/>
          <w:noProof/>
        </w:rPr>
        <w:t>[32]</w:t>
      </w:r>
      <w:r w:rsidR="00B56E4B" w:rsidRPr="00FA3527">
        <w:rPr>
          <w:rFonts w:cs="Times New Roman"/>
        </w:rPr>
        <w:fldChar w:fldCharType="end"/>
      </w:r>
      <w:r w:rsidRPr="00FA3527">
        <w:rPr>
          <w:rFonts w:cs="Times New Roman"/>
        </w:rPr>
        <w:t xml:space="preserve"> </w:t>
      </w:r>
      <w:r w:rsidR="00B56E4B" w:rsidRPr="00FA3527">
        <w:rPr>
          <w:rFonts w:cs="Times New Roman"/>
        </w:rPr>
        <w:t>can also be used</w:t>
      </w:r>
      <w:r w:rsidRPr="00FA3527">
        <w:rPr>
          <w:rFonts w:cs="Times New Roman"/>
        </w:rPr>
        <w:t xml:space="preserve">. </w:t>
      </w:r>
      <w:r w:rsidR="00196EEC" w:rsidRPr="00FA3527">
        <w:rPr>
          <w:rFonts w:cs="Times New Roman"/>
        </w:rPr>
        <w:t>W</w:t>
      </w:r>
      <w:r w:rsidRPr="00FA3527">
        <w:rPr>
          <w:rFonts w:cs="Times New Roman"/>
        </w:rPr>
        <w:t>e use 3-mm thick silica (SiO</w:t>
      </w:r>
      <w:r w:rsidRPr="00FA3527">
        <w:rPr>
          <w:rFonts w:cs="Times New Roman"/>
          <w:vertAlign w:val="subscript"/>
        </w:rPr>
        <w:t>2</w:t>
      </w:r>
      <w:r w:rsidRPr="00FA3527">
        <w:rPr>
          <w:rFonts w:cs="Times New Roman"/>
        </w:rPr>
        <w:t xml:space="preserve">) as </w:t>
      </w:r>
      <w:r>
        <w:rPr>
          <w:rFonts w:eastAsia="MS Mincho" w:cs="Times New Roman"/>
          <w:color w:val="000000"/>
        </w:rPr>
        <w:t xml:space="preserve">the </w:t>
      </w:r>
      <w:r>
        <w:rPr>
          <w:rFonts w:eastAsia="MS Mincho" w:cs="Times New Roman"/>
          <w:color w:val="000000"/>
        </w:rPr>
        <w:t>substrate (</w:t>
      </w:r>
      <w:r w:rsidRPr="00FA3527">
        <w:rPr>
          <w:rFonts w:cs="Times New Roman"/>
          <w:i/>
          <w:iCs/>
        </w:rPr>
        <w:t>n</w:t>
      </w:r>
      <w:r w:rsidRPr="00FA3527">
        <w:rPr>
          <w:rFonts w:cs="Times New Roman"/>
          <w:i/>
          <w:iCs/>
          <w:vertAlign w:val="subscript"/>
        </w:rPr>
        <w:t>s</w:t>
      </w:r>
      <w:r w:rsidRPr="00FA3527">
        <w:rPr>
          <w:rFonts w:cs="Times New Roman"/>
        </w:rPr>
        <w:t xml:space="preserve"> = 1.47) </w:t>
      </w:r>
      <w:r w:rsidRPr="00FA3527">
        <w:rPr>
          <w:rFonts w:cs="Times New Roman"/>
        </w:rPr>
        <w:fldChar w:fldCharType="begin"/>
      </w:r>
      <w:r w:rsidR="00FF77D2" w:rsidRPr="00FA3527">
        <w:rPr>
          <w:rFonts w:cs="Times New Roman"/>
        </w:rPr>
        <w:instrText xml:space="preserve"> ADDIN EN.CITE &lt;EndNote&gt;&lt;Cite&gt;&lt;Author&gt;Franta&lt;/Author&gt;&lt;Year&gt;2016&lt;/Year&gt;&lt;RecNum&gt;97&lt;/RecNum&gt;&lt;DisplayText&gt;[26]&lt;/DisplayText&gt;&lt;record&gt;&lt;rec-number&gt;97&lt;/rec-number&gt;&lt;foreign-keys&gt;&lt;key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Pr="00FA3527">
        <w:rPr>
          <w:rFonts w:cs="Times New Roman"/>
        </w:rPr>
        <w:fldChar w:fldCharType="separate"/>
      </w:r>
      <w:r w:rsidR="00FF77D2" w:rsidRPr="00FA3527">
        <w:rPr>
          <w:rFonts w:cs="Times New Roman"/>
          <w:noProof/>
        </w:rPr>
        <w:t>[26]</w:t>
      </w:r>
      <w:r w:rsidRPr="00FA3527">
        <w:rPr>
          <w:rFonts w:cs="Times New Roman"/>
        </w:rPr>
        <w:fldChar w:fldCharType="end"/>
      </w:r>
      <w:r w:rsidR="00C96AEE">
        <w:rPr>
          <w:rFonts w:cs="Times New Roman"/>
        </w:rPr>
        <w:t>.</w:t>
      </w:r>
      <w:r w:rsidRPr="00FA3527">
        <w:rPr>
          <w:rFonts w:cs="Times New Roman"/>
        </w:rPr>
        <w:t xml:space="preserve"> </w:t>
      </w:r>
      <w:r>
        <w:rPr>
          <w:rFonts w:eastAsia="MS Mincho" w:cs="Times New Roman"/>
          <w:color w:val="000000"/>
        </w:rPr>
        <w:t xml:space="preserve">The high-index layers (H) </w:t>
      </w:r>
      <w:r w:rsidRPr="00FA3527">
        <w:rPr>
          <w:rFonts w:cs="Times New Roman"/>
        </w:rPr>
        <w:t>a</w:t>
      </w:r>
      <w:r w:rsidRPr="00FA3527">
        <w:rPr>
          <w:rFonts w:cs="Times New Roman"/>
        </w:rPr>
        <w:t xml:space="preserve">re Si </w:t>
      </w:r>
      <w:r w:rsidRPr="00FA3527">
        <w:rPr>
          <w:rFonts w:cs="Times New Roman"/>
        </w:rPr>
        <w:fldChar w:fldCharType="begin"/>
      </w:r>
      <w:r w:rsidR="00B56E4B" w:rsidRPr="00FA3527">
        <w:rPr>
          <w:rFonts w:cs="Times New Roman"/>
        </w:rPr>
        <w:instrText xml:space="preserve"> ADDIN EN.CITE &lt;EndNote&gt;&lt;Cite&gt;&lt;Author&gt;Karaman&lt;/Author&gt;&lt;Year&gt;2025&lt;/Year&gt;&lt;RecNum&gt;94&lt;/RecNum&gt;&lt;DisplayText&gt;[33]&lt;/DisplayText&gt;&lt;record&gt;&lt;rec-number&gt;94&lt;/rec-number&gt;&lt;foreign-keys&gt;&lt;key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rsidRPr="00FA3527">
        <w:rPr>
          <w:rFonts w:cs="Times New Roman"/>
        </w:rPr>
        <w:fldChar w:fldCharType="separate"/>
      </w:r>
      <w:r w:rsidR="00B56E4B" w:rsidRPr="00FA3527">
        <w:rPr>
          <w:rFonts w:cs="Times New Roman"/>
          <w:noProof/>
        </w:rPr>
        <w:t>[33]</w:t>
      </w:r>
      <w:r w:rsidRPr="00FA3527">
        <w:rPr>
          <w:rFonts w:cs="Times New Roman"/>
        </w:rPr>
        <w:fldChar w:fldCharType="end"/>
      </w:r>
      <w:r w:rsidRPr="00FA3527">
        <w:rPr>
          <w:rFonts w:cs="Times New Roman"/>
        </w:rPr>
        <w:t>, TiO</w:t>
      </w:r>
      <w:r w:rsidRPr="00FA3527">
        <w:rPr>
          <w:rFonts w:cs="Times New Roman"/>
          <w:vertAlign w:val="subscript"/>
        </w:rPr>
        <w:t>2</w:t>
      </w:r>
      <w:r w:rsidRPr="00FA3527">
        <w:rPr>
          <w:rFonts w:cs="Times New Roman"/>
        </w:rPr>
        <w:t xml:space="preserve"> </w:t>
      </w:r>
      <w:r w:rsidRPr="00FA3527">
        <w:rPr>
          <w:rFonts w:cs="Times New Roman"/>
        </w:rPr>
        <w:fldChar w:fldCharType="begin"/>
      </w:r>
      <w:r w:rsidR="00FF77D2" w:rsidRPr="00FA3527">
        <w:rPr>
          <w:rFonts w:cs="Times New Roman"/>
        </w:rPr>
        <w:instrText xml:space="preserve"> ADDIN EN.CITE &lt;EndNote&gt;&lt;Cite&gt;&lt;Author&gt;Zhukovsky&lt;/Author&gt;&lt;Year&gt;2015&lt;/Year&gt;&lt;RecNum&gt;90&lt;/RecNum&gt;&lt;DisplayText&gt;[28]&lt;/DisplayText&gt;&lt;record&gt;&lt;rec-number&gt;90&lt;/rec-number&gt;&lt;foreign-keys&gt;&lt;key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FA3527">
        <w:rPr>
          <w:rFonts w:cs="Times New Roman"/>
        </w:rPr>
        <w:fldChar w:fldCharType="separate"/>
      </w:r>
      <w:r w:rsidR="00FF77D2" w:rsidRPr="00FA3527">
        <w:rPr>
          <w:rFonts w:cs="Times New Roman"/>
          <w:noProof/>
        </w:rPr>
        <w:t>[28]</w:t>
      </w:r>
      <w:r w:rsidRPr="00FA3527">
        <w:rPr>
          <w:rFonts w:cs="Times New Roman"/>
        </w:rPr>
        <w:fldChar w:fldCharType="end"/>
      </w:r>
      <w:r w:rsidRPr="00FA3527">
        <w:rPr>
          <w:rFonts w:cs="Times New Roman"/>
        </w:rPr>
        <w:t xml:space="preserve">, </w:t>
      </w:r>
      <w:r w:rsidR="00196EEC" w:rsidRPr="00FA3527">
        <w:rPr>
          <w:rFonts w:cs="Times New Roman"/>
        </w:rPr>
        <w:t>and</w:t>
      </w:r>
      <w:r w:rsidRPr="00FA3527">
        <w:rPr>
          <w:rFonts w:cs="Times New Roman"/>
        </w:rPr>
        <w:t xml:space="preserve"> Si</w:t>
      </w:r>
      <w:r w:rsidRPr="00FA3527">
        <w:rPr>
          <w:rFonts w:cs="Times New Roman"/>
          <w:vertAlign w:val="subscript"/>
        </w:rPr>
        <w:t>3</w:t>
      </w:r>
      <w:r w:rsidRPr="00FA3527">
        <w:rPr>
          <w:rFonts w:cs="Times New Roman"/>
        </w:rPr>
        <w:t>N</w:t>
      </w:r>
      <w:r w:rsidRPr="00FA3527">
        <w:rPr>
          <w:rFonts w:cs="Times New Roman"/>
          <w:vertAlign w:val="subscript"/>
        </w:rPr>
        <w:t>4</w:t>
      </w:r>
      <w:r w:rsidRPr="00FA3527">
        <w:rPr>
          <w:rFonts w:cs="Times New Roman"/>
        </w:rPr>
        <w:t xml:space="preserve"> </w:t>
      </w:r>
      <w:r w:rsidRPr="00FA3527">
        <w:rPr>
          <w:rFonts w:cs="Times New Roman"/>
        </w:rPr>
        <w:fldChar w:fldCharType="begin"/>
      </w:r>
      <w:r w:rsidR="00FF77D2" w:rsidRPr="00FA3527">
        <w:rPr>
          <w:rFonts w:cs="Times New Roman"/>
        </w:rPr>
        <w:instrText xml:space="preserve"> ADDIN EN.CITE &lt;EndNote&gt;&lt;Cite&gt;&lt;Author&gt;Beliaev&lt;/Author&gt;&lt;Year&gt;2022&lt;/Year&gt;&lt;RecNum&gt;70&lt;/RecNum&gt;&lt;DisplayText&gt;[31]&lt;/DisplayText&gt;&lt;record&gt;&lt;rec-number&gt;70&lt;/rec-number&gt;&lt;foreign-keys&gt;&lt;key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Pr="00FA3527">
        <w:rPr>
          <w:rFonts w:cs="Times New Roman"/>
        </w:rPr>
        <w:fldChar w:fldCharType="separate"/>
      </w:r>
      <w:r w:rsidR="00FF77D2" w:rsidRPr="00FA3527">
        <w:rPr>
          <w:rFonts w:cs="Times New Roman"/>
          <w:noProof/>
        </w:rPr>
        <w:t>[31]</w:t>
      </w:r>
      <w:r w:rsidRPr="00FA3527">
        <w:rPr>
          <w:rFonts w:cs="Times New Roman"/>
        </w:rPr>
        <w:fldChar w:fldCharType="end"/>
      </w:r>
      <w:r w:rsidR="00196EEC" w:rsidRPr="00FA3527">
        <w:rPr>
          <w:rFonts w:cs="Times New Roman"/>
        </w:rPr>
        <w:t>,</w:t>
      </w:r>
      <w:r>
        <w:rPr>
          <w:rFonts w:eastAsia="MS Mincho" w:cs="Times New Roman"/>
          <w:color w:val="000000"/>
        </w:rPr>
        <w:t xml:space="preserve"> </w:t>
      </w:r>
      <w:r>
        <w:rPr>
          <w:rFonts w:eastAsia="MS Mincho" w:cs="Times New Roman"/>
          <w:color w:val="000000"/>
        </w:rPr>
        <w:t>t</w:t>
      </w:r>
      <w:r w:rsidRPr="00FA3527">
        <w:rPr>
          <w:rFonts w:cs="Times New Roman"/>
        </w:rPr>
        <w:t>heir refractive</w:t>
      </w:r>
      <w:r w:rsidRPr="007D7F7D">
        <w:rPr>
          <w:rFonts w:cs="Times New Roman"/>
        </w:rPr>
        <w:t xml:space="preserve"> indices at 1064 nm </w:t>
      </w:r>
      <w:r w:rsidRPr="007D7F7D">
        <w:rPr>
          <w:rFonts w:cs="Times New Roman"/>
        </w:rPr>
        <w:t>a</w:t>
      </w:r>
      <w:r w:rsidRPr="007D7F7D">
        <w:rPr>
          <w:rFonts w:cs="Times New Roman"/>
        </w:rPr>
        <w:t xml:space="preserve">re 3.56, 2.31, and 2.00, respectively. The low-index layers (L) </w:t>
      </w:r>
      <w:r w:rsidRPr="007D7F7D">
        <w:rPr>
          <w:rFonts w:cs="Times New Roman"/>
        </w:rPr>
        <w:t>a</w:t>
      </w:r>
      <w:r w:rsidRPr="007D7F7D">
        <w:rPr>
          <w:rFonts w:cs="Times New Roman"/>
        </w:rPr>
        <w:t>re Al</w:t>
      </w:r>
      <w:r w:rsidRPr="007D7F7D">
        <w:rPr>
          <w:rFonts w:cs="Times New Roman"/>
          <w:vertAlign w:val="subscript"/>
        </w:rPr>
        <w:t>2</w:t>
      </w:r>
      <w:r w:rsidRPr="007D7F7D">
        <w:rPr>
          <w:rFonts w:cs="Times New Roman"/>
        </w:rPr>
        <w:t>O</w:t>
      </w:r>
      <w:r w:rsidRPr="007D7F7D">
        <w:rPr>
          <w:rFonts w:cs="Times New Roman"/>
          <w:vertAlign w:val="subscript"/>
        </w:rPr>
        <w:t>3</w:t>
      </w:r>
      <w:r w:rsidRPr="007D7F7D">
        <w:rPr>
          <w:rFonts w:cs="Times New Roman"/>
        </w:rPr>
        <w:t xml:space="preserve"> </w:t>
      </w:r>
      <w:r w:rsidRPr="007D7F7D">
        <w:rPr>
          <w:rFonts w:cs="Times New Roman"/>
        </w:rPr>
        <w:fldChar w:fldCharType="begin"/>
      </w:r>
      <w:r w:rsidR="00FF77D2" w:rsidRPr="007D7F7D">
        <w:rPr>
          <w:rFonts w:cs="Times New Roman"/>
        </w:rPr>
        <w:instrText xml:space="preserve"> ADDIN EN.CITE &lt;EndNote&gt;&lt;Cite&gt;&lt;Author&gt;Zhukovsky&lt;/Author&gt;&lt;Year&gt;2015&lt;/Year&gt;&lt;RecNum&gt;90&lt;/RecNum&gt;&lt;DisplayText&gt;[28]&lt;/DisplayText&gt;&lt;record&gt;&lt;rec-number&gt;90&lt;/rec-number&gt;&lt;foreign-keys&gt;&lt;key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Pr="007D7F7D">
        <w:rPr>
          <w:rFonts w:cs="Times New Roman"/>
        </w:rPr>
        <w:fldChar w:fldCharType="separate"/>
      </w:r>
      <w:r w:rsidR="00FF77D2" w:rsidRPr="007D7F7D">
        <w:rPr>
          <w:rFonts w:cs="Times New Roman"/>
          <w:noProof/>
        </w:rPr>
        <w:t>[28]</w:t>
      </w:r>
      <w:r w:rsidRPr="007D7F7D">
        <w:rPr>
          <w:rFonts w:cs="Times New Roman"/>
        </w:rPr>
        <w:fldChar w:fldCharType="end"/>
      </w:r>
      <w:r w:rsidRPr="007D7F7D">
        <w:rPr>
          <w:rFonts w:cs="Times New Roman"/>
        </w:rPr>
        <w:t>, SiO</w:t>
      </w:r>
      <w:r w:rsidRPr="007D7F7D">
        <w:rPr>
          <w:rFonts w:cs="Times New Roman"/>
          <w:vertAlign w:val="subscript"/>
        </w:rPr>
        <w:t>2</w:t>
      </w:r>
      <w:r w:rsidRPr="007D7F7D">
        <w:rPr>
          <w:rFonts w:cs="Times New Roman"/>
        </w:rPr>
        <w:t xml:space="preserve"> </w:t>
      </w:r>
      <w:r w:rsidR="00196EEC">
        <w:rPr>
          <w:rFonts w:cs="Times New Roman"/>
        </w:rPr>
        <w:t>and</w:t>
      </w:r>
      <w:r w:rsidRPr="007D7F7D">
        <w:rPr>
          <w:rFonts w:cs="Times New Roman"/>
        </w:rPr>
        <w:t xml:space="preserve"> MgF</w:t>
      </w:r>
      <w:r w:rsidRPr="007D7F7D">
        <w:rPr>
          <w:rFonts w:cs="Times New Roman"/>
          <w:vertAlign w:val="subscript"/>
        </w:rPr>
        <w:t>2</w:t>
      </w:r>
      <w:r w:rsidRPr="007D7F7D">
        <w:rPr>
          <w:rFonts w:cs="Times New Roman"/>
        </w:rPr>
        <w:t xml:space="preserve"> </w:t>
      </w:r>
      <w:r w:rsidRPr="007D7F7D">
        <w:rPr>
          <w:rFonts w:cs="Times New Roman"/>
        </w:rPr>
        <w:fldChar w:fldCharType="begin"/>
      </w:r>
      <w:r w:rsidR="00FF77D2" w:rsidRPr="007D7F7D">
        <w:rPr>
          <w:rFonts w:cs="Times New Roman"/>
        </w:rPr>
        <w:instrText xml:space="preserve"> ADDIN EN.CITE &lt;EndNote&gt;&lt;Cite&gt;&lt;Author&gt;Franta&lt;/Author&gt;&lt;Year&gt;2017&lt;/Year&gt;&lt;RecNum&gt;87&lt;/RecNum&gt;&lt;DisplayText&gt;[27]&lt;/DisplayText&gt;&lt;record&gt;&lt;rec-number&gt;87&lt;/rec-number&gt;&lt;foreign-keys&gt;&lt;key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Pr="007D7F7D">
        <w:rPr>
          <w:rFonts w:cs="Times New Roman"/>
        </w:rPr>
        <w:fldChar w:fldCharType="separate"/>
      </w:r>
      <w:r w:rsidR="00FF77D2" w:rsidRPr="007D7F7D">
        <w:rPr>
          <w:rFonts w:cs="Times New Roman"/>
          <w:noProof/>
        </w:rPr>
        <w:t>[27]</w:t>
      </w:r>
      <w:r w:rsidRPr="007D7F7D">
        <w:rPr>
          <w:rFonts w:cs="Times New Roman"/>
        </w:rPr>
        <w:fldChar w:fldCharType="end"/>
      </w:r>
      <w:r w:rsidR="00196EEC">
        <w:rPr>
          <w:rFonts w:cs="Times New Roman"/>
        </w:rPr>
        <w:t>, and t</w:t>
      </w:r>
      <w:r w:rsidRPr="007D7F7D">
        <w:rPr>
          <w:rFonts w:cs="Times New Roman"/>
        </w:rPr>
        <w:t xml:space="preserve">heir refractive indices </w:t>
      </w:r>
      <w:r w:rsidRPr="007D7F7D">
        <w:rPr>
          <w:rFonts w:cs="Times New Roman"/>
        </w:rPr>
        <w:t>a</w:t>
      </w:r>
      <w:r w:rsidRPr="007D7F7D">
        <w:rPr>
          <w:rFonts w:cs="Times New Roman"/>
        </w:rPr>
        <w:t xml:space="preserve">re 1.62, 1.45, and 1.38, respectively. All the </w:t>
      </w:r>
      <w:r>
        <w:rPr>
          <w:rFonts w:eastAsia="MS Mincho" w:cs="Times New Roman"/>
          <w:color w:val="000000"/>
        </w:rPr>
        <w:t>afore</w:t>
      </w:r>
      <w:r>
        <w:rPr>
          <w:rFonts w:eastAsia="MS Mincho" w:cs="Times New Roman"/>
          <w:color w:val="000000"/>
        </w:rPr>
        <w:t>mentioned refractive index dataset</w:t>
      </w:r>
      <w:r>
        <w:rPr>
          <w:rFonts w:eastAsia="MS Mincho" w:cs="Times New Roman"/>
          <w:color w:val="000000"/>
        </w:rPr>
        <w:t>s</w:t>
      </w:r>
      <w:r>
        <w:rPr>
          <w:rFonts w:eastAsia="MS Mincho" w:cs="Times New Roman"/>
          <w:color w:val="000000"/>
        </w:rPr>
        <w:t xml:space="preserve"> </w:t>
      </w:r>
      <w:r w:rsidR="00196EEC">
        <w:rPr>
          <w:rFonts w:cs="Times New Roman"/>
        </w:rPr>
        <w:t>can</w:t>
      </w:r>
      <w:r w:rsidRPr="007D7F7D">
        <w:rPr>
          <w:rFonts w:cs="Times New Roman"/>
        </w:rPr>
        <w:t xml:space="preserve"> be found </w:t>
      </w:r>
      <w:r w:rsidRPr="007D7F7D">
        <w:rPr>
          <w:rFonts w:cs="Times New Roman"/>
        </w:rPr>
        <w:t>o</w:t>
      </w:r>
      <w:r w:rsidRPr="007D7F7D">
        <w:rPr>
          <w:rFonts w:cs="Times New Roman"/>
        </w:rPr>
        <w:t xml:space="preserve">n </w:t>
      </w:r>
      <w:r w:rsidRPr="00196EEC">
        <w:rPr>
          <w:rFonts w:cs="Times New Roman"/>
          <w:i/>
          <w:iCs/>
        </w:rPr>
        <w:t>refractiveindex.info</w:t>
      </w:r>
      <w:r w:rsidRPr="007D7F7D">
        <w:rPr>
          <w:rFonts w:cs="Times New Roman"/>
          <w:i/>
          <w:iCs/>
        </w:rPr>
        <w:t xml:space="preserve"> </w:t>
      </w:r>
      <w:r w:rsidRPr="007D7F7D">
        <w:rPr>
          <w:rFonts w:cs="Times New Roman"/>
        </w:rPr>
        <w:t xml:space="preserve">website </w:t>
      </w:r>
      <w:r w:rsidRPr="007D7F7D">
        <w:rPr>
          <w:rFonts w:cs="Times New Roman"/>
        </w:rPr>
        <w:fldChar w:fldCharType="begin"/>
      </w:r>
      <w:r w:rsidR="00B56E4B">
        <w:rPr>
          <w:rFonts w:cs="Times New Roman"/>
        </w:rPr>
        <w:instrText xml:space="preserve"> ADDIN EN.CITE &lt;EndNote&gt;&lt;Cite&gt;&lt;Author&gt;Polyanskiy&lt;/Author&gt;&lt;Year&gt;2024&lt;/Year&gt;&lt;RecNum&gt;69&lt;/RecNum&gt;&lt;DisplayText&gt;[34]&lt;/DisplayText&gt;&lt;record&gt;&lt;rec-number&gt;69&lt;/rec-number&gt;&lt;foreign-keys&gt;&lt;key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Pr="007D7F7D">
        <w:rPr>
          <w:rFonts w:cs="Times New Roman"/>
        </w:rPr>
        <w:fldChar w:fldCharType="separate"/>
      </w:r>
      <w:r w:rsidR="00B56E4B">
        <w:rPr>
          <w:rFonts w:cs="Times New Roman"/>
          <w:noProof/>
        </w:rPr>
        <w:t>[34]</w:t>
      </w:r>
      <w:r w:rsidRPr="007D7F7D">
        <w:rPr>
          <w:rFonts w:cs="Times New Roman"/>
        </w:rPr>
        <w:fldChar w:fldCharType="end"/>
      </w:r>
      <w:r w:rsidRPr="007D7F7D">
        <w:rPr>
          <w:rFonts w:cs="Times New Roman"/>
        </w:rPr>
        <w:t xml:space="preserve">. </w:t>
      </w:r>
      <w:r w:rsidRPr="007D7F7D">
        <w:rPr>
          <w:rFonts w:cs="Times New Roman"/>
        </w:rPr>
        <w:t>However,</w:t>
      </w:r>
      <w:r w:rsidRPr="007D7F7D">
        <w:rPr>
          <w:rFonts w:cs="Times New Roman"/>
        </w:rPr>
        <w:t xml:space="preserve"> because antimony triselenide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is a relatively new material in this field, its dataset cannot be found</w:t>
      </w:r>
      <w:r w:rsidRPr="007D7F7D">
        <w:rPr>
          <w:rFonts w:cs="Times New Roman"/>
        </w:rPr>
        <w:t xml:space="preserve"> there</w:t>
      </w:r>
      <w:r w:rsidR="00C96AEE">
        <w:rPr>
          <w:rFonts w:cs="Times New Roman"/>
        </w:rPr>
        <w:t>, w</w:t>
      </w:r>
      <w:r w:rsidRPr="007D7F7D">
        <w:rPr>
          <w:rFonts w:cs="Times New Roman"/>
        </w:rPr>
        <w:t xml:space="preserve">e </w:t>
      </w:r>
      <w:r w:rsidR="00C96AEE">
        <w:rPr>
          <w:rFonts w:cs="Times New Roman"/>
        </w:rPr>
        <w:t>instead used</w:t>
      </w:r>
      <w:r w:rsidRPr="007D7F7D">
        <w:rPr>
          <w:rFonts w:cs="Times New Roman"/>
        </w:rPr>
        <w:t xml:space="preserve"> </w:t>
      </w:r>
      <w:r>
        <w:rPr>
          <w:rFonts w:eastAsia="MS Mincho" w:cs="Times New Roman"/>
          <w:color w:val="000000"/>
        </w:rPr>
        <w:t xml:space="preserve">the </w:t>
      </w:r>
      <w:r>
        <w:rPr>
          <w:rFonts w:eastAsia="MS Mincho" w:cs="Times New Roman"/>
          <w:color w:val="000000"/>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dataset from </w:t>
      </w:r>
      <w:r w:rsidRPr="007D7F7D">
        <w:rPr>
          <w:rFonts w:cs="Times New Roman"/>
        </w:rPr>
        <w:fldChar w:fldCharType="begin"/>
      </w:r>
      <w:r w:rsidRPr="007D7F7D">
        <w:rPr>
          <w:rFonts w:cs="Times New Roman"/>
        </w:rPr>
        <w:instrText xml:space="preserve"> ADDIN EN.CITE &lt;EndNote&gt;&lt;Cite AuthorYear="1"&gt;&lt;Author&gt;Delaney&lt;/Author&gt;&lt;Year&gt;2020&lt;/Year&gt;&lt;RecNum&gt;64&lt;/RecNum&gt;&lt;DisplayText&gt;Delaney, et al. [19]&lt;/DisplayText&gt;&lt;record&gt;&lt;rec-number&gt;64&lt;/rec-number&gt;&lt;foreign-keys&gt;&lt;key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D7F7D">
        <w:rPr>
          <w:rFonts w:cs="Times New Roman"/>
        </w:rPr>
        <w:fldChar w:fldCharType="separate"/>
      </w:r>
      <w:r w:rsidRPr="007D7F7D">
        <w:rPr>
          <w:rFonts w:cs="Times New Roman"/>
          <w:noProof/>
        </w:rPr>
        <w:t>Delaney</w:t>
      </w:r>
      <w:r w:rsidRPr="007D7F7D">
        <w:rPr>
          <w:rFonts w:cs="Times New Roman"/>
          <w:noProof/>
        </w:rPr>
        <w:t>,</w:t>
      </w:r>
      <w:r w:rsidRPr="007D7F7D">
        <w:rPr>
          <w:rFonts w:cs="Times New Roman"/>
          <w:noProof/>
        </w:rPr>
        <w:t xml:space="preserve"> et al. [19]</w:t>
      </w:r>
      <w:r w:rsidRPr="007D7F7D">
        <w:rPr>
          <w:rFonts w:cs="Times New Roman"/>
        </w:rPr>
        <w:fldChar w:fldCharType="end"/>
      </w:r>
      <w:r w:rsidRPr="007D7F7D">
        <w:rPr>
          <w:rFonts w:cs="Times New Roman"/>
        </w:rPr>
        <w:t xml:space="preserve">. The refractive index of air is </w:t>
      </w:r>
      <w:r w:rsidR="00196EEC">
        <w:rPr>
          <w:rFonts w:cs="Times New Roman"/>
        </w:rPr>
        <w:t>set</w:t>
      </w:r>
      <w:r w:rsidRPr="007D7F7D">
        <w:rPr>
          <w:rFonts w:cs="Times New Roman"/>
        </w:rPr>
        <w:t xml:space="preserve"> to</w:t>
      </w:r>
      <w:r w:rsidR="00196EEC">
        <w:rPr>
          <w:rFonts w:cs="Times New Roman"/>
        </w:rPr>
        <w:t xml:space="preserve"> </w:t>
      </w:r>
      <w:r w:rsidRPr="007D7F7D">
        <w:rPr>
          <w:rFonts w:cs="Times New Roman"/>
          <w:i/>
          <w:iCs/>
        </w:rPr>
        <w:t>n</w:t>
      </w:r>
      <w:r w:rsidRPr="007D7F7D">
        <w:rPr>
          <w:rFonts w:cs="Times New Roman"/>
          <w:i/>
          <w:iCs/>
          <w:vertAlign w:val="subscript"/>
        </w:rPr>
        <w:t>a</w:t>
      </w:r>
      <w:r w:rsidRPr="007D7F7D">
        <w:rPr>
          <w:rFonts w:cs="Times New Roman"/>
        </w:rPr>
        <w:t xml:space="preserve"> = 1.0 across the spectrum</w:t>
      </w:r>
      <w:r w:rsidR="00C96AEE">
        <w:rPr>
          <w:rFonts w:cs="Times New Roman"/>
        </w:rPr>
        <w:t xml:space="preserve">, </w:t>
      </w:r>
      <w:r w:rsidR="00C96AEE" w:rsidRPr="00FA3527">
        <w:rPr>
          <w:rFonts w:cs="Times New Roman"/>
        </w:rPr>
        <w:t xml:space="preserve">and </w:t>
      </w:r>
      <w:r w:rsidR="00C96AEE">
        <w:rPr>
          <w:rFonts w:eastAsia="MS Mincho" w:cs="Times New Roman"/>
          <w:color w:val="000000"/>
        </w:rPr>
        <w:t>the backside reflection from the substrate-air layer</w:t>
      </w:r>
      <w:r w:rsidR="00C96AEE">
        <w:rPr>
          <w:rFonts w:eastAsia="MS Mincho" w:cs="Times New Roman"/>
          <w:color w:val="000000"/>
        </w:rPr>
        <w:t xml:space="preserve"> is calculated</w:t>
      </w:r>
      <w:r w:rsidRPr="007D7F7D">
        <w:rPr>
          <w:rFonts w:cs="Times New Roman"/>
        </w:rPr>
        <w:t xml:space="preserve">. The incident angle </w:t>
      </w:r>
      <w:r w:rsidRPr="007D7F7D">
        <w:rPr>
          <w:rFonts w:cs="Times New Roman"/>
        </w:rPr>
        <w:t>i</w:t>
      </w:r>
      <w:r w:rsidRPr="007D7F7D">
        <w:rPr>
          <w:rFonts w:cs="Times New Roman"/>
        </w:rPr>
        <w:t>s 0°</w:t>
      </w:r>
      <w:r>
        <w:rPr>
          <w:rFonts w:eastAsia="MS Mincho" w:cs="Times New Roman"/>
          <w:color w:val="000000"/>
        </w:rPr>
        <w:t>,</w:t>
      </w:r>
      <w:r>
        <w:rPr>
          <w:rFonts w:eastAsia="MS Mincho" w:cs="Times New Roman"/>
          <w:color w:val="000000"/>
        </w:rPr>
        <w:t xml:space="preserve"> and light </w:t>
      </w:r>
      <w:r w:rsidRPr="007D7F7D">
        <w:rPr>
          <w:rFonts w:cs="Times New Roman"/>
        </w:rPr>
        <w:t>i</w:t>
      </w:r>
      <w:r w:rsidRPr="007D7F7D">
        <w:rPr>
          <w:rFonts w:cs="Times New Roman"/>
        </w:rPr>
        <w:t>s transverse electric (TE) polarized unless stated otherwise.</w:t>
      </w:r>
    </w:p>
    <w:p w14:paraId="785A9551" w14:textId="1FC45610" w:rsidR="000A6F85" w:rsidRPr="007D7F7D" w:rsidRDefault="00000000" w:rsidP="000A6F85">
      <w:pPr>
        <w:pStyle w:val="10BodySubsequentParagraph"/>
        <w:rPr>
          <w:rFonts w:cs="Times New Roman"/>
        </w:rPr>
      </w:pPr>
      <w:r>
        <w:rPr>
          <w:rFonts w:cs="Times New Roman"/>
        </w:rPr>
        <w:t>All the designs</w:t>
      </w:r>
      <w:r w:rsidRPr="007D7F7D">
        <w:rPr>
          <w:rFonts w:cs="Times New Roman"/>
        </w:rPr>
        <w:t xml:space="preserve"> are </w:t>
      </w:r>
      <w:r>
        <w:rPr>
          <w:rFonts w:cs="Times New Roman"/>
        </w:rPr>
        <w:t>intended to</w:t>
      </w:r>
      <w:r w:rsidRPr="007D7F7D">
        <w:rPr>
          <w:rFonts w:cs="Times New Roman"/>
        </w:rPr>
        <w:t xml:space="preserve"> operate at </w:t>
      </w:r>
      <w:r>
        <w:rPr>
          <w:rFonts w:eastAsia="MS Mincho" w:cs="Times New Roman"/>
          <w:color w:val="000000"/>
        </w:rPr>
        <w:t xml:space="preserve">a </w:t>
      </w:r>
      <w:r>
        <w:rPr>
          <w:rFonts w:eastAsia="MS Mincho" w:cs="Times New Roman"/>
          <w:color w:val="000000"/>
        </w:rPr>
        <w:t xml:space="preserve">wavelength center </w:t>
      </w:r>
      <w:r w:rsidRPr="007D7F7D">
        <w:rPr>
          <w:rFonts w:cs="Times New Roman"/>
        </w:rPr>
        <w:t>around</w:t>
      </w:r>
      <w:r w:rsidRPr="007D7F7D">
        <w:rPr>
          <w:rFonts w:cs="Times New Roman"/>
        </w:rPr>
        <w:t xml:space="preserve"> 1064 nm. The design comparison </w:t>
      </w:r>
      <w:r>
        <w:rPr>
          <w:rFonts w:cs="Times New Roman"/>
        </w:rPr>
        <w:t>i</w:t>
      </w:r>
      <w:r>
        <w:rPr>
          <w:rFonts w:cs="Times New Roman"/>
        </w:rPr>
        <w:t>s</w:t>
      </w:r>
      <w:r w:rsidRPr="007D7F7D">
        <w:rPr>
          <w:rFonts w:cs="Times New Roman"/>
        </w:rPr>
        <w:t xml:space="preserve"> between single-layer, two-layer, three-layer, and edge-filter designs. The goal </w:t>
      </w:r>
      <w:r w:rsidRPr="007D7F7D">
        <w:rPr>
          <w:rFonts w:cs="Times New Roman"/>
        </w:rPr>
        <w:t>i</w:t>
      </w:r>
      <w:r w:rsidRPr="007D7F7D">
        <w:rPr>
          <w:rFonts w:cs="Times New Roman"/>
        </w:rPr>
        <w:t xml:space="preserve">s to design a device with </w:t>
      </w:r>
      <w:r>
        <w:rPr>
          <w:rFonts w:eastAsia="MS Mincho" w:cs="Times New Roman"/>
          <w:color w:val="000000"/>
        </w:rPr>
        <w:t xml:space="preserve">a </w:t>
      </w:r>
      <w:r>
        <w:rPr>
          <w:rFonts w:eastAsia="MS Mincho" w:cs="Times New Roman"/>
          <w:color w:val="000000"/>
        </w:rPr>
        <w:t>high transmission contrast (</w:t>
      </w:r>
      <w:r w:rsidRPr="007D7F7D">
        <w:rPr>
          <w:rFonts w:cs="Times New Roman"/>
          <w:i/>
          <w:iCs/>
        </w:rPr>
        <w:t>ΔT</w:t>
      </w:r>
      <w:r w:rsidRPr="007D7F7D">
        <w:rPr>
          <w:rFonts w:cs="Times New Roman"/>
        </w:rPr>
        <w:t>) between the two phases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by minimizing the reflectance in </w:t>
      </w:r>
      <w:r>
        <w:rPr>
          <w:rFonts w:eastAsia="MS Mincho" w:cs="Times New Roman"/>
          <w:color w:val="000000"/>
        </w:rPr>
        <w:t xml:space="preserve">the </w:t>
      </w:r>
      <w:r>
        <w:rPr>
          <w:rFonts w:eastAsia="MS Mincho" w:cs="Times New Roman"/>
          <w:color w:val="000000"/>
        </w:rPr>
        <w:t>ON mode and maximiz</w:t>
      </w:r>
      <w:r w:rsidRPr="007D7F7D">
        <w:rPr>
          <w:rFonts w:cs="Times New Roman"/>
        </w:rPr>
        <w:t>ing</w:t>
      </w:r>
      <w:r w:rsidRPr="007D7F7D">
        <w:rPr>
          <w:rFonts w:cs="Times New Roman"/>
        </w:rPr>
        <w:t xml:space="preserve"> R in </w:t>
      </w:r>
      <w:r>
        <w:rPr>
          <w:rFonts w:eastAsia="MS Mincho" w:cs="Times New Roman"/>
          <w:color w:val="000000"/>
        </w:rPr>
        <w:t xml:space="preserve">the </w:t>
      </w:r>
      <w:r>
        <w:rPr>
          <w:rFonts w:eastAsia="MS Mincho" w:cs="Times New Roman"/>
          <w:color w:val="000000"/>
        </w:rPr>
        <w:t>OFF mode.</w:t>
      </w:r>
    </w:p>
    <w:p w14:paraId="461F4E38" w14:textId="77777777" w:rsidR="000A6F85" w:rsidRPr="007D7F7D" w:rsidRDefault="00000000" w:rsidP="008C1DFB">
      <w:pPr>
        <w:pStyle w:val="08SectionHeader2"/>
        <w:rPr>
          <w:rFonts w:ascii="Times New Roman" w:hAnsi="Times New Roman" w:cs="Times New Roman"/>
        </w:rPr>
      </w:pPr>
      <w:r w:rsidRPr="007D7F7D">
        <w:rPr>
          <w:rFonts w:ascii="Times New Roman" w:hAnsi="Times New Roman" w:cs="Times New Roman"/>
        </w:rPr>
        <w:t>3.2 Simulation of optical endurance and stability under large phase switching cycles</w:t>
      </w:r>
    </w:p>
    <w:p w14:paraId="3A0895AF" w14:textId="50B77C43" w:rsidR="000A6F85" w:rsidRPr="007D7F7D" w:rsidRDefault="00000000" w:rsidP="000A6F85">
      <w:pPr>
        <w:pStyle w:val="09BodyFirstParagraph"/>
        <w:rPr>
          <w:rFonts w:cs="Times New Roman"/>
        </w:rPr>
      </w:pPr>
      <w:r w:rsidRPr="007D7F7D">
        <w:rPr>
          <w:rFonts w:cs="Times New Roman"/>
        </w:rPr>
        <w:t>Experimental studies have demonstrated that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can have phase switching cycles with minimal degradation </w:t>
      </w:r>
      <w:r w:rsidRPr="007D7F7D">
        <w:rPr>
          <w:rFonts w:cs="Times New Roman"/>
        </w:rPr>
        <w:t>of</w:t>
      </w:r>
      <w:r w:rsidRPr="007D7F7D">
        <w:rPr>
          <w:rFonts w:cs="Times New Roman"/>
        </w:rPr>
        <w:t xml:space="preserve"> its optical contrast and maintain a low-loss, reversible modulation </w:t>
      </w:r>
      <w:r w:rsidR="00C96AEE">
        <w:rPr>
          <w:rFonts w:cs="Times New Roman"/>
        </w:rPr>
        <w:t>in</w:t>
      </w:r>
      <w:r w:rsidRPr="007D7F7D">
        <w:rPr>
          <w:rFonts w:cs="Times New Roman"/>
        </w:rPr>
        <w:t xml:space="preserve"> </w:t>
      </w:r>
      <w:r w:rsidRPr="007D7F7D">
        <w:rPr>
          <w:rFonts w:cs="Times New Roman"/>
        </w:rPr>
        <w:t>the</w:t>
      </w:r>
      <w:r w:rsidRPr="007D7F7D">
        <w:rPr>
          <w:rFonts w:cs="Times New Roman"/>
        </w:rPr>
        <w:t xml:space="preserve"> order of 10</w:t>
      </w:r>
      <w:r w:rsidRPr="007D7F7D">
        <w:rPr>
          <w:rFonts w:cs="Times New Roman"/>
          <w:vertAlign w:val="superscript"/>
        </w:rPr>
        <w:t>6</w:t>
      </w:r>
      <w:r w:rsidRPr="007D7F7D">
        <w:rPr>
          <w:rFonts w:cs="Times New Roman"/>
        </w:rPr>
        <w:t xml:space="preserve"> </w:t>
      </w:r>
      <w:r w:rsidR="00C96AEE">
        <w:rPr>
          <w:rFonts w:cs="Times New Roman"/>
        </w:rPr>
        <w:t xml:space="preserve">phase switching </w:t>
      </w:r>
      <w:r w:rsidRPr="007D7F7D">
        <w:rPr>
          <w:rFonts w:cs="Times New Roman"/>
        </w:rPr>
        <w:t xml:space="preserve">cycles </w:t>
      </w:r>
      <w:r w:rsidRPr="007D7F7D">
        <w:rPr>
          <w:rFonts w:cs="Times New Roman"/>
        </w:rPr>
        <w:fldChar w:fldCharType="begin"/>
      </w:r>
      <w:r w:rsidR="00FF77D2" w:rsidRPr="007D7F7D">
        <w:rPr>
          <w:rFonts w:cs="Times New Roman"/>
        </w:rPr>
        <w:instrText xml:space="preserve"> ADDIN EN.CITE &lt;EndNote&gt;&lt;Cite&gt;&lt;Author&gt;Lawson&lt;/Author&gt;&lt;Year&gt;2023&lt;/Year&gt;&lt;RecNum&gt;60&lt;/RecNum&gt;&lt;DisplayText&gt;[23]&lt;/DisplayText&gt;&lt;record&gt;&lt;rec-number&gt;60&lt;/rec-number&gt;&lt;foreign-keys&gt;&lt;key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Pr="007D7F7D">
        <w:rPr>
          <w:rFonts w:cs="Times New Roman"/>
        </w:rPr>
        <w:fldChar w:fldCharType="separate"/>
      </w:r>
      <w:r w:rsidR="00FF77D2" w:rsidRPr="007D7F7D">
        <w:rPr>
          <w:rFonts w:cs="Times New Roman"/>
          <w:noProof/>
        </w:rPr>
        <w:t>[23]</w:t>
      </w:r>
      <w:r w:rsidRPr="007D7F7D">
        <w:rPr>
          <w:rFonts w:cs="Times New Roman"/>
        </w:rPr>
        <w:fldChar w:fldCharType="end"/>
      </w:r>
      <w:r w:rsidRPr="007D7F7D">
        <w:rPr>
          <w:rFonts w:cs="Times New Roman"/>
        </w:rPr>
        <w:t>. Even so,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still exhibits</w:t>
      </w:r>
      <w:r>
        <w:rPr>
          <w:rFonts w:eastAsia="MS Mincho" w:cs="Times New Roman"/>
          <w:color w:val="000000"/>
        </w:rPr>
        <w:t xml:space="preserve"> </w:t>
      </w:r>
      <w:r w:rsidR="00196EEC" w:rsidRPr="007D7F7D">
        <w:rPr>
          <w:rFonts w:cs="Times New Roman"/>
        </w:rPr>
        <w:t>slight</w:t>
      </w:r>
      <w:r w:rsidRPr="007D7F7D">
        <w:rPr>
          <w:rFonts w:cs="Times New Roman"/>
        </w:rPr>
        <w:t xml:space="preserve"> complex refractive index drift </w:t>
      </w:r>
      <w:r w:rsidRPr="007D7F7D">
        <w:rPr>
          <w:rFonts w:cs="Times New Roman"/>
        </w:rPr>
        <w:t>due</w:t>
      </w:r>
      <w:r w:rsidRPr="007D7F7D">
        <w:rPr>
          <w:rFonts w:cs="Times New Roman"/>
        </w:rPr>
        <w:t xml:space="preserve"> to </w:t>
      </w:r>
      <w:r w:rsidR="00D4557D">
        <w:rPr>
          <w:rFonts w:cs="Times New Roman"/>
        </w:rPr>
        <w:t xml:space="preserve">its </w:t>
      </w:r>
      <w:r w:rsidRPr="007D7F7D">
        <w:rPr>
          <w:rFonts w:cs="Times New Roman"/>
        </w:rPr>
        <w:t xml:space="preserve">structural relaxation and cumulative thermal damage. Accounting for these variations is essential </w:t>
      </w:r>
      <w:r w:rsidRPr="007D7F7D">
        <w:rPr>
          <w:rFonts w:cs="Times New Roman"/>
        </w:rPr>
        <w:t>for</w:t>
      </w:r>
      <w:r w:rsidRPr="007D7F7D">
        <w:rPr>
          <w:rFonts w:cs="Times New Roman"/>
        </w:rPr>
        <w:t xml:space="preserve"> ensur</w:t>
      </w:r>
      <w:r w:rsidRPr="007D7F7D">
        <w:rPr>
          <w:rFonts w:cs="Times New Roman"/>
        </w:rPr>
        <w:t>ing</w:t>
      </w:r>
      <w:r w:rsidRPr="007D7F7D">
        <w:rPr>
          <w:rFonts w:cs="Times New Roman"/>
        </w:rPr>
        <w:t xml:space="preserve"> long-term reliability and precision in high-endurance photonic applications </w:t>
      </w:r>
      <w:r w:rsidRPr="007D7F7D">
        <w:rPr>
          <w:rFonts w:cs="Times New Roman"/>
        </w:rPr>
        <w:fldChar w:fldCharType="begin">
          <w:fldData xml:space="preserve">PEVuZE5vdGU+PENpdGU+PEF1dGhvcj5MYXdzb248L0F1dGhvcj48WWVhcj4yMDIzPC9ZZWFyPjxS
ZWNOdW0+NjA8L1JlY051bT48RGlzcGxheVRleHQ+WzIzLCAyNF08L0Rpc3BsYXlUZXh0PjxyZWNv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FF77D2" w:rsidRPr="007D7F7D">
        <w:rPr>
          <w:rFonts w:cs="Times New Roman"/>
        </w:rPr>
        <w:instrText xml:space="preserve"> ADDIN EN.CITE </w:instrText>
      </w:r>
      <w:r w:rsidR="00FF77D2" w:rsidRPr="007D7F7D">
        <w:rPr>
          <w:rFonts w:cs="Times New Roman"/>
        </w:rPr>
        <w:fldChar w:fldCharType="begin">
          <w:fldData xml:space="preserve">PEVuZE5vdGU+PENpdGU+PEF1dGhvcj5MYXdzb248L0F1dGhvcj48WWVhcj4yMDIzPC9ZZWFyPjxS
ZWNOdW0+NjA8L1JlY051bT48RGlzcGxheVRleHQ+WzIzLCAyNF08L0Rpc3BsYXlUZXh0PjxyZWNv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FF77D2" w:rsidRPr="007D7F7D">
        <w:rPr>
          <w:rFonts w:cs="Times New Roman"/>
        </w:rPr>
        <w:instrText xml:space="preserve"> ADDIN EN.CITE.DATA </w:instrText>
      </w:r>
      <w:r w:rsidR="00FF77D2" w:rsidRPr="007D7F7D">
        <w:rPr>
          <w:rFonts w:cs="Times New Roman"/>
        </w:rPr>
      </w:r>
      <w:r w:rsidR="00FF77D2" w:rsidRPr="007D7F7D">
        <w:rPr>
          <w:rFonts w:cs="Times New Roman"/>
        </w:rPr>
        <w:fldChar w:fldCharType="separate"/>
      </w:r>
      <w:r w:rsidR="00FF77D2" w:rsidRPr="007D7F7D">
        <w:rPr>
          <w:rFonts w:cs="Times New Roman"/>
        </w:rPr>
        <w:fldChar w:fldCharType="end"/>
      </w:r>
      <w:r w:rsidRPr="007D7F7D">
        <w:rPr>
          <w:rFonts w:cs="Times New Roman"/>
        </w:rPr>
      </w:r>
      <w:r w:rsidRPr="007D7F7D">
        <w:rPr>
          <w:rFonts w:cs="Times New Roman"/>
        </w:rPr>
        <w:fldChar w:fldCharType="separate"/>
      </w:r>
      <w:r w:rsidR="00FF77D2" w:rsidRPr="007D7F7D">
        <w:rPr>
          <w:rFonts w:cs="Times New Roman"/>
          <w:noProof/>
        </w:rPr>
        <w:t>[23, 24]</w:t>
      </w:r>
      <w:r w:rsidRPr="007D7F7D">
        <w:rPr>
          <w:rFonts w:cs="Times New Roman"/>
        </w:rPr>
        <w:fldChar w:fldCharType="end"/>
      </w:r>
      <w:r w:rsidRPr="007D7F7D">
        <w:rPr>
          <w:rFonts w:cs="Times New Roman"/>
        </w:rPr>
        <w:t>. To account for this, the complex refractive index (</w:t>
      </w:r>
      <w:r w:rsidRPr="007D7F7D">
        <w:rPr>
          <w:rFonts w:cs="Times New Roman"/>
          <w:i/>
          <w:iCs/>
        </w:rPr>
        <w:t>ñ</w:t>
      </w:r>
      <w:r w:rsidRPr="007D7F7D">
        <w:rPr>
          <w:rFonts w:cs="Times New Roman"/>
        </w:rPr>
        <w:t xml:space="preserve">) can  be rewritten </w:t>
      </w:r>
      <w:r w:rsidRPr="007D7F7D">
        <w:rPr>
          <w:rFonts w:cs="Times New Roman"/>
        </w:rPr>
        <w:t>as</w:t>
      </w:r>
      <w:r w:rsidR="00C96AEE">
        <w:rPr>
          <w:rFonts w:cs="Times New Roman"/>
        </w:rPr>
        <w:t>:</w:t>
      </w:r>
      <w:r w:rsidRPr="007D7F7D">
        <w:rPr>
          <w:rFonts w:cs="Times New Roman"/>
        </w:rPr>
        <w:t>:</w:t>
      </w:r>
    </w:p>
    <w:p w14:paraId="76631E28" w14:textId="1FFF9368" w:rsidR="000A6F85" w:rsidRPr="007D7F7D" w:rsidRDefault="00000000" w:rsidP="000A6F85">
      <w:pPr>
        <w:pStyle w:val="13Equation"/>
        <w:rPr>
          <w:rFonts w:cs="Times New Roman"/>
        </w:rPr>
      </w:pPr>
      <w:r w:rsidRPr="007D7F7D">
        <w:rPr>
          <w:rFonts w:cs="Times New Roman"/>
        </w:rPr>
        <w:lastRenderedPageBreak/>
        <w:tab/>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n</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oMath>
      <w:r w:rsidRPr="007D7F7D">
        <w:rPr>
          <w:rFonts w:cs="Times New Roman"/>
        </w:rPr>
        <w:t>,</w:t>
      </w:r>
      <w:r w:rsidRPr="007D7F7D">
        <w:rPr>
          <w:rFonts w:cs="Times New Roman"/>
        </w:rPr>
        <w:tab/>
        <w:t>(17)</w:t>
      </w:r>
    </w:p>
    <w:p w14:paraId="5388DE97" w14:textId="77777777" w:rsidR="000A6F85" w:rsidRPr="007D7F7D" w:rsidRDefault="00000000" w:rsidP="000A6F85">
      <w:pPr>
        <w:pStyle w:val="09BodyFirstParagraph"/>
        <w:rPr>
          <w:rFonts w:cs="Times New Roman"/>
        </w:rPr>
      </w:pPr>
      <w:r w:rsidRPr="007D7F7D">
        <w:rPr>
          <w:rFonts w:cs="Times New Roman"/>
        </w:rPr>
        <w:t xml:space="preserve">where </w:t>
      </w:r>
      <w:r w:rsidRPr="007D7F7D">
        <w:rPr>
          <w:rFonts w:cs="Times New Roman"/>
          <w:i/>
          <w:iCs/>
        </w:rPr>
        <w:t>C</w:t>
      </w:r>
      <w:r w:rsidRPr="007D7F7D">
        <w:rPr>
          <w:rFonts w:cs="Times New Roman"/>
        </w:rPr>
        <w:t xml:space="preserve"> is the number of phase switching cycle. </w:t>
      </w:r>
    </w:p>
    <w:p w14:paraId="44D01CA6" w14:textId="0277D6C6" w:rsidR="000A6F85" w:rsidRPr="007D7F7D" w:rsidRDefault="00000000" w:rsidP="000A6F85">
      <w:pPr>
        <w:pStyle w:val="10BodySubsequentParagraph"/>
        <w:rPr>
          <w:rFonts w:cs="Times New Roman"/>
        </w:rPr>
      </w:pPr>
      <w:r w:rsidRPr="007D7F7D">
        <w:rPr>
          <w:rFonts w:cs="Times New Roman"/>
        </w:rPr>
        <w:t>The real part of the refractive index (</w:t>
      </w:r>
      <w:r w:rsidRPr="007D7F7D">
        <w:rPr>
          <w:rFonts w:cs="Times New Roman"/>
          <w:i/>
          <w:iCs/>
        </w:rPr>
        <w:t>n</w:t>
      </w:r>
      <w:r w:rsidRPr="007D7F7D">
        <w:rPr>
          <w:rFonts w:cs="Times New Roman"/>
        </w:rPr>
        <w:t>) is described by an exponential relaxation towards a saturated value</w:t>
      </w:r>
      <w:r>
        <w:rPr>
          <w:rFonts w:eastAsia="MS Mincho" w:cs="Times New Roman"/>
          <w:color w:val="000000"/>
        </w:rPr>
        <w:t xml:space="preserve"> such that</w:t>
      </w:r>
      <w:r w:rsidRPr="007D7F7D">
        <w:rPr>
          <w:rFonts w:cs="Times New Roman"/>
        </w:rPr>
        <w:t>:</w:t>
      </w:r>
    </w:p>
    <w:p w14:paraId="7EE7E551" w14:textId="61C2CCCA" w:rsidR="000A6F85" w:rsidRPr="007D7F7D" w:rsidRDefault="00000000" w:rsidP="000A6F85">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m:t>
                </m:r>
                <m:r>
                  <m:rPr>
                    <m:sty m:val="p"/>
                  </m:rPr>
                  <w:rPr>
                    <w:rFonts w:ascii="Cambria Math" w:hAnsi="Cambria Math" w:cs="Times New Roman"/>
                  </w:rPr>
                  <m:t>,0</m:t>
                </m:r>
              </m:sub>
            </m:sSub>
          </m:e>
        </m:d>
        <m:sSup>
          <m:sSupPr>
            <m:ctrlPr>
              <w:rPr>
                <w:rFonts w:ascii="Cambria Math" w:hAnsi="Cambria Math" w:cs="Times New Roman"/>
              </w:rPr>
            </m:ctrlPr>
          </m:sSupPr>
          <m:e>
            <m:r>
              <w:rPr>
                <w:rFonts w:ascii="Cambria Math" w:hAnsi="Cambria Math" w:cs="Times New Roman"/>
              </w:rPr>
              <m:t>exp</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r>
              <w:rPr>
                <w:rFonts w:ascii="Cambria Math" w:hAnsi="Cambria Math" w:cs="Times New Roman"/>
              </w:rPr>
              <m:t>C</m:t>
            </m:r>
          </m:sup>
        </m:sSup>
      </m:oMath>
      <w:r w:rsidRPr="007D7F7D">
        <w:rPr>
          <w:rFonts w:cs="Times New Roman"/>
        </w:rPr>
        <w:t>,</w:t>
      </w:r>
      <w:r w:rsidRPr="007D7F7D">
        <w:rPr>
          <w:rFonts w:cs="Times New Roman"/>
        </w:rPr>
        <w:tab/>
        <w:t>(18)</w:t>
      </w:r>
    </w:p>
    <w:p w14:paraId="21554C8A" w14:textId="609607C5" w:rsidR="000A6F85" w:rsidRPr="007D7F7D" w:rsidRDefault="00000000" w:rsidP="000A6F85">
      <w:pPr>
        <w:pStyle w:val="09BodyFirstParagraph"/>
        <w:rPr>
          <w:rFonts w:cs="Times New Roman"/>
        </w:rPr>
      </w:pPr>
      <w:r w:rsidRPr="007D7F7D">
        <w:rPr>
          <w:rFonts w:cs="Times New Roman"/>
        </w:rPr>
        <w:t xml:space="preserve">where </w:t>
      </w:r>
      <w:r w:rsidRPr="007D7F7D">
        <w:rPr>
          <w:rFonts w:cs="Times New Roman"/>
          <w:i/>
          <w:iCs/>
        </w:rPr>
        <w:t>n</w:t>
      </w:r>
      <w:r w:rsidRPr="007D7F7D">
        <w:rPr>
          <w:rFonts w:cs="Times New Roman"/>
          <w:i/>
          <w:iCs/>
          <w:vertAlign w:val="subscript"/>
        </w:rPr>
        <w:t>p,∞</w:t>
      </w:r>
      <w:r w:rsidRPr="00D4557D">
        <w:rPr>
          <w:rFonts w:cs="Times New Roman"/>
        </w:rPr>
        <w:t xml:space="preserve"> </w:t>
      </w:r>
      <w:r w:rsidRPr="007D7F7D">
        <w:rPr>
          <w:rFonts w:cs="Times New Roman"/>
        </w:rPr>
        <w:t xml:space="preserve">is the asymptotic index after many cycles, </w:t>
      </w:r>
      <w:r w:rsidRPr="007D7F7D">
        <w:rPr>
          <w:rFonts w:cs="Times New Roman"/>
          <w:i/>
          <w:iCs/>
        </w:rPr>
        <w:t>n</w:t>
      </w:r>
      <w:r w:rsidRPr="007D7F7D">
        <w:rPr>
          <w:rFonts w:cs="Times New Roman"/>
          <w:i/>
          <w:iCs/>
          <w:vertAlign w:val="subscript"/>
        </w:rPr>
        <w:t>p,0</w:t>
      </w:r>
      <w:r w:rsidRPr="007D7F7D">
        <w:rPr>
          <w:rFonts w:cs="Times New Roman"/>
          <w:vertAlign w:val="subscript"/>
        </w:rPr>
        <w:t xml:space="preserve"> </w:t>
      </w:r>
      <w:r w:rsidRPr="007D7F7D">
        <w:rPr>
          <w:rFonts w:cs="Times New Roman"/>
        </w:rPr>
        <w:t xml:space="preserve">is the refractive index at the first cycle (obtained from ellipsometry or literature data), and </w:t>
      </w:r>
      <w:r w:rsidRPr="007D7F7D">
        <w:rPr>
          <w:rFonts w:cs="Times New Roman"/>
          <w:i/>
          <w:iCs/>
        </w:rPr>
        <w:t>α</w:t>
      </w:r>
      <w:r w:rsidRPr="007D7F7D">
        <w:rPr>
          <w:rFonts w:cs="Times New Roman"/>
          <w:i/>
          <w:iCs/>
          <w:vertAlign w:val="subscript"/>
        </w:rPr>
        <w:t>p</w:t>
      </w:r>
      <w:r w:rsidRPr="007D7F7D">
        <w:rPr>
          <w:rFonts w:cs="Times New Roman"/>
        </w:rPr>
        <w:t xml:space="preserve"> is the drift coefficient per cycle of phase </w:t>
      </w:r>
      <w:r w:rsidRPr="007D7F7D">
        <w:rPr>
          <w:rFonts w:cs="Times New Roman"/>
          <w:i/>
          <w:iCs/>
        </w:rPr>
        <w:t>p</w:t>
      </w:r>
      <w:r w:rsidRPr="007D7F7D">
        <w:rPr>
          <w:rFonts w:cs="Times New Roman"/>
        </w:rPr>
        <w:t xml:space="preserve"> </w:t>
      </w:r>
      <w:r w:rsidRPr="007D7F7D">
        <w:rPr>
          <w:rFonts w:cs="Times New Roman"/>
        </w:rPr>
        <w:fldChar w:fldCharType="begin">
          <w:fldData xml:space="preserve">PEVuZE5vdGU+PENpdGU+PEF1dGhvcj5EZWxhbmV5PC9BdXRob3I+PFllYXI+MjAyMDwvWWVhcj48
UmVjTnVtPjY0PC9SZWNOdW0+PERpc3BsYXlUZXh0PlsxOSwgMzVdPC9EaXNwbGF5VGV4dD48cmVj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B56E4B">
        <w:rPr>
          <w:rFonts w:cs="Times New Roman"/>
        </w:rPr>
        <w:instrText xml:space="preserve"> ADDIN EN.CITE </w:instrText>
      </w:r>
      <w:r w:rsidR="00B56E4B">
        <w:rPr>
          <w:rFonts w:cs="Times New Roman"/>
        </w:rPr>
        <w:fldChar w:fldCharType="begin">
          <w:fldData xml:space="preserve">PEVuZE5vdGU+PENpdGU+PEF1dGhvcj5EZWxhbmV5PC9BdXRob3I+PFllYXI+MjAyMDwvWWVhcj48
UmVjTnVtPjY0PC9SZWNOdW0+PERpc3BsYXlUZXh0PlsxOSwgMzVdPC9EaXNwbGF5VGV4dD48cmVj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B56E4B">
        <w:rPr>
          <w:rFonts w:cs="Times New Roman"/>
        </w:rPr>
        <w:instrText xml:space="preserve"> ADDIN EN.CITE.DATA </w:instrText>
      </w:r>
      <w:r w:rsidR="00B56E4B">
        <w:rPr>
          <w:rFonts w:cs="Times New Roman"/>
        </w:rPr>
      </w:r>
      <w:r w:rsidR="00B56E4B">
        <w:rPr>
          <w:rFonts w:cs="Times New Roman"/>
        </w:rPr>
        <w:fldChar w:fldCharType="separate"/>
      </w:r>
      <w:r w:rsidR="00B56E4B">
        <w:rPr>
          <w:rFonts w:cs="Times New Roman"/>
        </w:rPr>
        <w:fldChar w:fldCharType="end"/>
      </w:r>
      <w:r w:rsidRPr="007D7F7D">
        <w:rPr>
          <w:rFonts w:cs="Times New Roman"/>
        </w:rPr>
      </w:r>
      <w:r w:rsidRPr="007D7F7D">
        <w:rPr>
          <w:rFonts w:cs="Times New Roman"/>
        </w:rPr>
        <w:fldChar w:fldCharType="separate"/>
      </w:r>
      <w:r w:rsidR="00B56E4B">
        <w:rPr>
          <w:rFonts w:cs="Times New Roman"/>
          <w:noProof/>
        </w:rPr>
        <w:t>[19, 35]</w:t>
      </w:r>
      <w:r w:rsidRPr="007D7F7D">
        <w:rPr>
          <w:rFonts w:cs="Times New Roman"/>
        </w:rPr>
        <w:fldChar w:fldCharType="end"/>
      </w:r>
      <w:r w:rsidRPr="007D7F7D">
        <w:rPr>
          <w:rFonts w:cs="Times New Roman"/>
        </w:rPr>
        <w:t>.</w:t>
      </w:r>
    </w:p>
    <w:p w14:paraId="60660433" w14:textId="2CCD3598" w:rsidR="000A6F85" w:rsidRPr="007D7F7D" w:rsidRDefault="00000000" w:rsidP="000A6F85">
      <w:pPr>
        <w:pStyle w:val="10BodySubsequentParagraph"/>
        <w:rPr>
          <w:rFonts w:cs="Times New Roman"/>
        </w:rPr>
      </w:pPr>
      <w:r w:rsidRPr="007D7F7D">
        <w:rPr>
          <w:rFonts w:cs="Times New Roman"/>
        </w:rPr>
        <w:t>Meanwhile, the imaginary part (</w:t>
      </w:r>
      <w:r w:rsidRPr="007D7F7D">
        <w:rPr>
          <w:rFonts w:cs="Times New Roman"/>
          <w:i/>
          <w:iCs/>
        </w:rPr>
        <w:t>k</w:t>
      </w:r>
      <w:r w:rsidRPr="007D7F7D">
        <w:rPr>
          <w:rFonts w:cs="Times New Roman"/>
        </w:rPr>
        <w:t>) can be approximated from a linear growth as</w:t>
      </w:r>
      <w:r w:rsidRPr="007D7F7D">
        <w:rPr>
          <w:rFonts w:cs="Times New Roman"/>
        </w:rPr>
        <w:t>:</w:t>
      </w:r>
    </w:p>
    <w:p w14:paraId="44BC0FF7" w14:textId="54D65C56" w:rsidR="000A6F85" w:rsidRPr="007D7F7D" w:rsidRDefault="00000000" w:rsidP="000A6F85">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,0</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sub>
        </m:sSub>
        <m:r>
          <w:rPr>
            <w:rFonts w:ascii="Cambria Math" w:hAnsi="Cambria Math" w:cs="Times New Roman"/>
          </w:rPr>
          <m:t>C</m:t>
        </m:r>
        <m:r>
          <m:rPr>
            <m:sty m:val="p"/>
          </m:rPr>
          <w:rPr>
            <w:rFonts w:ascii="Cambria Math" w:hAnsi="Cambria Math" w:cs="Times New Roman"/>
          </w:rPr>
          <m:t>)</m:t>
        </m:r>
      </m:oMath>
      <w:r w:rsidRPr="007D7F7D">
        <w:rPr>
          <w:rFonts w:cs="Times New Roman"/>
        </w:rPr>
        <w:t>,</w:t>
      </w:r>
      <w:r w:rsidRPr="007D7F7D">
        <w:rPr>
          <w:rFonts w:cs="Times New Roman"/>
        </w:rPr>
        <w:tab/>
        <w:t>(19)</w:t>
      </w:r>
    </w:p>
    <w:p w14:paraId="7DBD3EBC" w14:textId="5D004A08" w:rsidR="000A6F85" w:rsidRPr="007D7F7D" w:rsidRDefault="00000000" w:rsidP="000A6F85">
      <w:pPr>
        <w:pStyle w:val="09BodyFirstParagraph"/>
        <w:rPr>
          <w:rFonts w:cs="Times New Roman"/>
        </w:rPr>
      </w:pPr>
      <w:r w:rsidRPr="007D7F7D">
        <w:rPr>
          <w:rFonts w:cs="Times New Roman"/>
        </w:rPr>
        <w:t xml:space="preserve">where </w:t>
      </w:r>
      <w:r w:rsidRPr="007D7F7D">
        <w:rPr>
          <w:rFonts w:cs="Times New Roman"/>
          <w:i/>
          <w:iCs/>
        </w:rPr>
        <w:t>k</w:t>
      </w:r>
      <w:r w:rsidRPr="007D7F7D">
        <w:rPr>
          <w:rFonts w:cs="Times New Roman"/>
          <w:i/>
          <w:iCs/>
          <w:vertAlign w:val="subscript"/>
        </w:rPr>
        <w:t>p,0</w:t>
      </w:r>
      <w:r w:rsidRPr="007D7F7D">
        <w:rPr>
          <w:rFonts w:cs="Times New Roman"/>
        </w:rPr>
        <w:t xml:space="preserve"> is the initial loss</w:t>
      </w:r>
      <w:r>
        <w:rPr>
          <w:rFonts w:eastAsia="MS Mincho" w:cs="Times New Roman"/>
          <w:color w:val="000000"/>
        </w:rPr>
        <w:t>,</w:t>
      </w:r>
      <w:r>
        <w:rPr>
          <w:rFonts w:eastAsia="MS Mincho" w:cs="Times New Roman"/>
          <w:color w:val="000000"/>
        </w:rPr>
        <w:t xml:space="preserve"> and </w:t>
      </w:r>
      <w:r w:rsidRPr="007D7F7D">
        <w:rPr>
          <w:rFonts w:cs="Times New Roman"/>
          <w:i/>
          <w:iCs/>
        </w:rPr>
        <w:t>β</w:t>
      </w:r>
      <w:r w:rsidRPr="007D7F7D">
        <w:rPr>
          <w:rFonts w:cs="Times New Roman"/>
          <w:i/>
          <w:iCs/>
          <w:vertAlign w:val="subscript"/>
        </w:rPr>
        <w:t>p</w:t>
      </w:r>
      <w:r w:rsidRPr="007D7F7D">
        <w:rPr>
          <w:rFonts w:cs="Times New Roman"/>
        </w:rPr>
        <w:t xml:space="preserve"> is the loss growth coefficient. </w:t>
      </w:r>
      <w:r w:rsidRPr="007D7F7D">
        <w:rPr>
          <w:rFonts w:cs="Times New Roman"/>
        </w:rPr>
        <w:t>P</w:t>
      </w:r>
      <w:r w:rsidRPr="007D7F7D">
        <w:rPr>
          <w:rFonts w:cs="Times New Roman"/>
        </w:rPr>
        <w:t xml:space="preserve">arameter </w:t>
      </w:r>
      <w:r w:rsidRPr="007D7F7D">
        <w:rPr>
          <w:rFonts w:cs="Times New Roman"/>
          <w:i/>
          <w:iCs/>
        </w:rPr>
        <w:t>β</w:t>
      </w:r>
      <w:r w:rsidRPr="007D7F7D">
        <w:rPr>
          <w:rFonts w:cs="Times New Roman"/>
          <w:i/>
          <w:iCs/>
          <w:vertAlign w:val="subscript"/>
        </w:rPr>
        <w:t>p</w:t>
      </w:r>
      <w:r w:rsidRPr="007D7F7D">
        <w:rPr>
          <w:rFonts w:cs="Times New Roman"/>
          <w:vertAlign w:val="subscript"/>
        </w:rPr>
        <w:t xml:space="preserve"> </w:t>
      </w:r>
      <w:r w:rsidRPr="007D7F7D">
        <w:rPr>
          <w:rFonts w:cs="Times New Roman"/>
        </w:rPr>
        <w:t xml:space="preserve">is the relative loss per cycle of phase </w:t>
      </w:r>
      <w:r w:rsidRPr="007D7F7D">
        <w:rPr>
          <w:rFonts w:cs="Times New Roman"/>
          <w:i/>
          <w:iCs/>
        </w:rPr>
        <w:t>p</w:t>
      </w:r>
      <w:r w:rsidRPr="007D7F7D">
        <w:rPr>
          <w:rFonts w:cs="Times New Roman"/>
        </w:rPr>
        <w:t xml:space="preserve"> </w:t>
      </w:r>
      <w:r w:rsidRPr="007D7F7D">
        <w:rPr>
          <w:rFonts w:cs="Times New Roman"/>
        </w:rPr>
        <w:fldChar w:fldCharType="begin">
          <w:fldData xml:space="preserve">PEVuZE5vdGU+PENpdGU+PEF1dGhvcj5MYXdzb248L0F1dGhvcj48WWVhcj4yMDIzPC9ZZWFyPjxS
ZWNOdW0+NjA8L1JlY051bT48RGlzcGxheVRleHQ+WzIzLCAzNl08L0Rpc3BsYXlUZXh0PjxyZWNv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B56E4B">
        <w:rPr>
          <w:rFonts w:cs="Times New Roman"/>
        </w:rPr>
        <w:instrText xml:space="preserve"> ADDIN EN.CITE </w:instrText>
      </w:r>
      <w:r w:rsidR="00B56E4B">
        <w:rPr>
          <w:rFonts w:cs="Times New Roman"/>
        </w:rPr>
        <w:fldChar w:fldCharType="begin">
          <w:fldData xml:space="preserve">PEVuZE5vdGU+PENpdGU+PEF1dGhvcj5MYXdzb248L0F1dGhvcj48WWVhcj4yMDIzPC9ZZWFyPjxS
ZWNOdW0+NjA8L1JlY051bT48RGlzcGxheVRleHQ+WzIzLCAzNl08L0Rpc3BsYXlUZXh0PjxyZWNv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B56E4B">
        <w:rPr>
          <w:rFonts w:cs="Times New Roman"/>
        </w:rPr>
        <w:instrText xml:space="preserve"> ADDIN EN.CITE.DATA </w:instrText>
      </w:r>
      <w:r w:rsidR="00B56E4B">
        <w:rPr>
          <w:rFonts w:cs="Times New Roman"/>
        </w:rPr>
      </w:r>
      <w:r w:rsidR="00B56E4B">
        <w:rPr>
          <w:rFonts w:cs="Times New Roman"/>
        </w:rPr>
        <w:fldChar w:fldCharType="separate"/>
      </w:r>
      <w:r w:rsidR="00B56E4B">
        <w:rPr>
          <w:rFonts w:cs="Times New Roman"/>
        </w:rPr>
        <w:fldChar w:fldCharType="end"/>
      </w:r>
      <w:r w:rsidRPr="007D7F7D">
        <w:rPr>
          <w:rFonts w:cs="Times New Roman"/>
        </w:rPr>
      </w:r>
      <w:r w:rsidRPr="007D7F7D">
        <w:rPr>
          <w:rFonts w:cs="Times New Roman"/>
        </w:rPr>
        <w:fldChar w:fldCharType="separate"/>
      </w:r>
      <w:r w:rsidR="00B56E4B">
        <w:rPr>
          <w:rFonts w:cs="Times New Roman"/>
          <w:noProof/>
        </w:rPr>
        <w:t>[23, 36]</w:t>
      </w:r>
      <w:r w:rsidRPr="007D7F7D">
        <w:rPr>
          <w:rFonts w:cs="Times New Roman"/>
        </w:rPr>
        <w:fldChar w:fldCharType="end"/>
      </w:r>
      <w:r w:rsidRPr="007D7F7D">
        <w:rPr>
          <w:rFonts w:cs="Times New Roman"/>
        </w:rPr>
        <w:t xml:space="preserve">. The model </w:t>
      </w:r>
      <w:r w:rsidRPr="007D7F7D">
        <w:rPr>
          <w:rFonts w:cs="Times New Roman"/>
          <w:szCs w:val="20"/>
        </w:rPr>
        <w:t>from Eq. (</w:t>
      </w:r>
      <w:r w:rsidRPr="007D7F7D">
        <w:rPr>
          <w:rFonts w:cs="Times New Roman"/>
          <w:szCs w:val="20"/>
          <w:cs/>
          <w:lang w:bidi="th-TH"/>
        </w:rPr>
        <w:t>19</w:t>
      </w:r>
      <w:r w:rsidRPr="007D7F7D">
        <w:rPr>
          <w:rFonts w:cs="Times New Roman"/>
          <w:szCs w:val="20"/>
        </w:rPr>
        <w:t>)</w:t>
      </w:r>
      <w:r w:rsidRPr="007D7F7D">
        <w:rPr>
          <w:rFonts w:cs="Times New Roman"/>
        </w:rPr>
        <w:t xml:space="preserve"> is adopted in this work, they are consistent with experimental trends and with general PCM endurance theory, providing a practical way to assess </w:t>
      </w:r>
      <w:r>
        <w:rPr>
          <w:rFonts w:eastAsia="MS Mincho" w:cs="Times New Roman"/>
          <w:color w:val="000000"/>
        </w:rPr>
        <w:t xml:space="preserve">contrast degradation and threshold drift of PCM-based devices over large cycles </w:t>
      </w:r>
      <w:r w:rsidRPr="007D7F7D">
        <w:rPr>
          <w:rFonts w:cs="Times New Roman"/>
        </w:rPr>
        <w:fldChar w:fldCharType="begin">
          <w:fldData xml:space="preserve">PEVuZE5vdGU+PENpdGU+PEF1dGhvcj5MYXdzb248L0F1dGhvcj48WWVhcj4yMDIzPC9ZZWFyPjxS
ZWNOdW0+NjA8L1JlY051bT48RGlzcGxheVRleHQ+WzE5LCAyMywgMzUsIDM2XTwvRGlzcGxheVRl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B56E4B">
        <w:rPr>
          <w:rFonts w:cs="Times New Roman"/>
        </w:rPr>
        <w:instrText xml:space="preserve"> ADDIN EN.CITE </w:instrText>
      </w:r>
      <w:r w:rsidR="00B56E4B">
        <w:rPr>
          <w:rFonts w:cs="Times New Roman"/>
        </w:rPr>
        <w:fldChar w:fldCharType="begin">
          <w:fldData xml:space="preserve">PEVuZE5vdGU+PENpdGU+PEF1dGhvcj5MYXdzb248L0F1dGhvcj48WWVhcj4yMDIzPC9ZZWFyPjxS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</w:fldData>
        </w:fldChar>
      </w:r>
      <w:r w:rsidR="00B56E4B">
        <w:rPr>
          <w:rFonts w:cs="Times New Roman"/>
        </w:rPr>
        <w:instrText xml:space="preserve"> ADDIN EN.CITE.DATA </w:instrText>
      </w:r>
      <w:r w:rsidR="00B56E4B">
        <w:rPr>
          <w:rFonts w:cs="Times New Roman"/>
        </w:rPr>
      </w:r>
      <w:r w:rsidR="00B56E4B">
        <w:rPr>
          <w:rFonts w:cs="Times New Roman"/>
        </w:rPr>
        <w:fldChar w:fldCharType="separate"/>
      </w:r>
      <w:r w:rsidR="00B56E4B">
        <w:rPr>
          <w:rFonts w:cs="Times New Roman"/>
        </w:rPr>
        <w:fldChar w:fldCharType="end"/>
      </w:r>
      <w:r w:rsidRPr="007D7F7D">
        <w:rPr>
          <w:rFonts w:cs="Times New Roman"/>
        </w:rPr>
      </w:r>
      <w:r w:rsidRPr="007D7F7D">
        <w:rPr>
          <w:rFonts w:cs="Times New Roman"/>
        </w:rPr>
        <w:fldChar w:fldCharType="separate"/>
      </w:r>
      <w:r w:rsidR="00B56E4B">
        <w:rPr>
          <w:rFonts w:cs="Times New Roman"/>
          <w:noProof/>
        </w:rPr>
        <w:t>[19, 23, 35, 36]</w:t>
      </w:r>
      <w:r w:rsidRPr="007D7F7D">
        <w:rPr>
          <w:rFonts w:cs="Times New Roman"/>
        </w:rPr>
        <w:fldChar w:fldCharType="end"/>
      </w:r>
      <w:r w:rsidRPr="007D7F7D">
        <w:rPr>
          <w:rFonts w:cs="Times New Roman"/>
        </w:rPr>
        <w:t>.</w:t>
      </w:r>
    </w:p>
    <w:p w14:paraId="61354E31" w14:textId="1C64310C" w:rsidR="000A6F85" w:rsidRPr="007D7F7D" w:rsidRDefault="003430F9" w:rsidP="008C1DFB">
      <w:pPr>
        <w:pStyle w:val="10BodySubsequentParagraph"/>
        <w:rPr>
          <w:rFonts w:cs="Times New Roman"/>
        </w:rPr>
      </w:pPr>
      <w:r w:rsidRPr="007D7F7D">
        <w:rPr>
          <w:rFonts w:cs="Times New Roman"/>
        </w:rPr>
        <w:t>O</w:t>
      </w:r>
      <w:r w:rsidRPr="007D7F7D">
        <w:rPr>
          <w:rFonts w:cs="Times New Roman"/>
        </w:rPr>
        <w:t xml:space="preserve">ptical endurance </w:t>
      </w:r>
      <w:r w:rsidR="00000000" w:rsidRPr="007D7F7D">
        <w:rPr>
          <w:rFonts w:cs="Times New Roman"/>
        </w:rPr>
        <w:t>can be quantified using the following metrics</w:t>
      </w:r>
      <w:r w:rsidR="00C96AEE">
        <w:rPr>
          <w:rFonts w:cs="Times New Roman"/>
        </w:rPr>
        <w:t>;</w:t>
      </w:r>
      <w:r w:rsidR="00D4557D">
        <w:rPr>
          <w:rFonts w:cs="Times New Roman"/>
        </w:rPr>
        <w:t xml:space="preserve"> </w:t>
      </w:r>
      <w:r w:rsidR="00D4557D">
        <w:rPr>
          <w:rFonts w:cs="Times New Roman"/>
        </w:rPr>
        <w:t>t</w:t>
      </w:r>
      <w:r w:rsidR="00000000" w:rsidRPr="007D7F7D">
        <w:rPr>
          <w:rFonts w:cs="Times New Roman"/>
        </w:rPr>
        <w:t>ransmitting contrast degradation</w:t>
      </w:r>
      <w:r w:rsidR="00D4557D">
        <w:rPr>
          <w:rFonts w:cs="Times New Roman"/>
        </w:rPr>
        <w:t xml:space="preserve"> (</w:t>
      </w:r>
      <w:r w:rsidR="00D4557D" w:rsidRPr="00D4557D">
        <w:rPr>
          <w:rFonts w:cs="Times New Roman"/>
          <w:i/>
          <w:iCs/>
        </w:rPr>
        <w:t>D</w:t>
      </w:r>
      <w:r w:rsidR="00D4557D">
        <w:rPr>
          <w:rFonts w:cs="Times New Roman"/>
        </w:rPr>
        <w:t>)</w:t>
      </w:r>
      <w:r w:rsidR="00000000" w:rsidRPr="007D7F7D">
        <w:rPr>
          <w:rFonts w:cs="Times New Roman"/>
        </w:rPr>
        <w:t xml:space="preserve"> and</w:t>
      </w:r>
      <w:r w:rsidR="00D4557D">
        <w:rPr>
          <w:rFonts w:cs="Times New Roman"/>
        </w:rPr>
        <w:t xml:space="preserve"> </w:t>
      </w:r>
      <w:r w:rsidR="00000000" w:rsidRPr="007D7F7D">
        <w:rPr>
          <w:rFonts w:cs="Times New Roman"/>
        </w:rPr>
        <w:t>insertion loss</w:t>
      </w:r>
      <w:r w:rsidR="00D4557D">
        <w:rPr>
          <w:rFonts w:cs="Times New Roman"/>
        </w:rPr>
        <w:t xml:space="preserve"> (</w:t>
      </w:r>
      <w:r w:rsidR="00D4557D" w:rsidRPr="00D4557D">
        <w:rPr>
          <w:rFonts w:cs="Times New Roman"/>
          <w:i/>
          <w:iCs/>
        </w:rPr>
        <w:t>IL</w:t>
      </w:r>
      <w:r w:rsidR="00D4557D">
        <w:rPr>
          <w:rFonts w:cs="Times New Roman"/>
        </w:rPr>
        <w:t>)</w:t>
      </w:r>
      <w:r w:rsidR="00000000" w:rsidRPr="007D7F7D">
        <w:rPr>
          <w:rFonts w:cs="Times New Roman"/>
        </w:rPr>
        <w:t>.</w:t>
      </w:r>
      <w:r w:rsidR="008C1DFB" w:rsidRPr="007D7F7D">
        <w:rPr>
          <w:rFonts w:cs="Times New Roman"/>
        </w:rPr>
        <w:t xml:space="preserve"> Transmittance contrast d</w:t>
      </w:r>
      <w:r w:rsidR="00000000" w:rsidRPr="007D7F7D">
        <w:rPr>
          <w:rFonts w:cs="Times New Roman"/>
        </w:rPr>
        <w:t xml:space="preserve">egradation is defined as the </w:t>
      </w:r>
      <w:r w:rsidR="004D4AC6">
        <w:rPr>
          <w:rFonts w:cs="Times New Roman"/>
        </w:rPr>
        <w:t>change</w:t>
      </w:r>
      <w:r w:rsidR="00000000" w:rsidRPr="007D7F7D">
        <w:rPr>
          <w:rFonts w:cs="Times New Roman"/>
        </w:rPr>
        <w:t xml:space="preserve"> in transmittance contrast after </w:t>
      </w:r>
      <w:r w:rsidR="00000000" w:rsidRPr="007D7F7D">
        <w:rPr>
          <w:rFonts w:cs="Times New Roman"/>
          <w:i/>
          <w:iCs/>
        </w:rPr>
        <w:t>N</w:t>
      </w:r>
      <w:r w:rsidR="00000000" w:rsidRPr="007D7F7D">
        <w:rPr>
          <w:rFonts w:cs="Times New Roman"/>
        </w:rPr>
        <w:t xml:space="preserve"> cycles</w:t>
      </w:r>
      <w:r w:rsidR="00C96AEE">
        <w:rPr>
          <w:rFonts w:cs="Times New Roman"/>
        </w:rPr>
        <w:t>:</w:t>
      </w:r>
    </w:p>
    <w:p w14:paraId="55059A12" w14:textId="67D70E80" w:rsidR="000A6F85" w:rsidRPr="007D7F7D" w:rsidRDefault="00000000" w:rsidP="000A6F85">
      <w:pPr>
        <w:pStyle w:val="13Equation"/>
        <w:rPr>
          <w:rFonts w:cs="Times New Roman"/>
        </w:rPr>
      </w:pPr>
      <w:r w:rsidRPr="007D7F7D">
        <w:rPr>
          <w:rFonts w:cs="Times New Roman"/>
          <w:iCs/>
          <w:vertAlign w:val="subscript"/>
        </w:rPr>
        <w:tab/>
      </w:r>
      <m:oMath>
        <m:r>
          <w:rPr>
            <w:rFonts w:ascii="Cambria Math" w:hAnsi="Cambria Math" w:cs="Times New Roman"/>
            <w:vertAlign w:val="subscript"/>
          </w:rPr>
          <m:t>D</m:t>
        </m:r>
        <m:r>
          <m:rPr>
            <m:sty m:val="p"/>
          </m:rPr>
          <w:rPr>
            <w:rFonts w:ascii="Cambria Math" w:hAnsi="Cambria Math" w:cs="Times New Roman"/>
            <w:vertAlign w:val="subscript"/>
          </w:rPr>
          <m:t>(</m:t>
        </m:r>
        <m:r>
          <w:rPr>
            <w:rFonts w:ascii="Cambria Math" w:hAnsi="Cambria Math" w:cs="Times New Roman"/>
            <w:vertAlign w:val="subscript"/>
          </w:rPr>
          <m:t>C</m:t>
        </m:r>
        <m:r>
          <m:rPr>
            <m:sty m:val="p"/>
          </m:rPr>
          <w:rPr>
            <w:rFonts w:ascii="Cambria Math" w:hAnsi="Cambria Math" w:cs="Times New Roman"/>
            <w:vertAlign w:val="subscript"/>
          </w:rPr>
          <m:t>)=</m:t>
        </m:r>
        <m:f>
          <m:fPr>
            <m:ctrlPr>
              <w:rPr>
                <w:rFonts w:ascii="Cambria Math" w:hAnsi="Cambria Math" w:cs="Times New Roman"/>
                <w:vertAlign w:val="subscript"/>
              </w:rPr>
            </m:ctrlPr>
          </m:fPr>
          <m:num>
            <m:r>
              <w:rPr>
                <w:rFonts w:ascii="Cambria Math" w:hAnsi="Cambria Math" w:cs="Times New Roman"/>
                <w:vertAlign w:val="subscript"/>
              </w:rPr>
              <m:t>ΔT</m:t>
            </m:r>
            <m:r>
              <m:rPr>
                <m:sty m:val="p"/>
              </m:rPr>
              <w:rPr>
                <w:rFonts w:ascii="Cambria Math" w:hAnsi="Cambria Math" w:cs="Times New Roman"/>
                <w:vertAlign w:val="subscript"/>
              </w:rPr>
              <m:t>(</m:t>
            </m:r>
            <m:r>
              <w:rPr>
                <w:rFonts w:ascii="Cambria Math" w:hAnsi="Cambria Math" w:cs="Times New Roman"/>
                <w:vertAlign w:val="subscript"/>
              </w:rPr>
              <m:t>C</m:t>
            </m:r>
            <m:r>
              <m:rPr>
                <m:sty m:val="p"/>
              </m:rPr>
              <w:rPr>
                <w:rFonts w:ascii="Cambria Math" w:hAnsi="Cambria Math" w:cs="Times New Roman"/>
                <w:vertAlign w:val="subscript"/>
              </w:rPr>
              <m:t>)-</m:t>
            </m:r>
            <m:r>
              <w:rPr>
                <w:rFonts w:ascii="Cambria Math" w:hAnsi="Cambria Math" w:cs="Times New Roman"/>
                <w:vertAlign w:val="subscript"/>
              </w:rPr>
              <m:t>Δ</m:t>
            </m:r>
            <m:sSub>
              <m:sSubPr>
                <m:ctrlPr>
                  <w:rPr>
                    <w:rFonts w:ascii="Cambria Math" w:hAnsi="Cambria Math" w:cs="Times New Roman"/>
                    <w:vertAlign w:val="subscript"/>
                  </w:rPr>
                </m:ctrlPr>
              </m:sSubPr>
              <m:e>
                <m:r>
                  <w:rPr>
                    <w:rFonts w:ascii="Cambria Math" w:hAnsi="Cambria Math" w:cs="Times New Roman"/>
                    <w:vertAlign w:val="subscript"/>
                  </w:rPr>
                  <m:t>T</m:t>
                </m:r>
              </m:e>
              <m:sub>
                <m:r>
                  <m:rPr>
                    <m:sty m:val="p"/>
                  </m:rPr>
                  <w:rPr>
                    <w:rFonts w:ascii="Cambria Math" w:hAnsi="Cambria Math" w:cs="Times New Roman"/>
                    <w:vertAlign w:val="subscript"/>
                  </w:rPr>
                  <m:t>0</m:t>
                </m:r>
              </m:sub>
            </m:sSub>
          </m:num>
          <m:den>
            <m:r>
              <w:rPr>
                <w:rFonts w:ascii="Cambria Math" w:hAnsi="Cambria Math" w:cs="Times New Roman"/>
                <w:vertAlign w:val="subscript"/>
              </w:rPr>
              <m:t>Δ</m:t>
            </m:r>
            <m:sSub>
              <m:sSubPr>
                <m:ctrlPr>
                  <w:rPr>
                    <w:rFonts w:ascii="Cambria Math" w:hAnsi="Cambria Math" w:cs="Times New Roman"/>
                    <w:vertAlign w:val="subscript"/>
                  </w:rPr>
                </m:ctrlPr>
              </m:sSubPr>
              <m:e>
                <m:r>
                  <w:rPr>
                    <w:rFonts w:ascii="Cambria Math" w:hAnsi="Cambria Math" w:cs="Times New Roman"/>
                    <w:vertAlign w:val="subscript"/>
                  </w:rPr>
                  <m:t>T</m:t>
                </m:r>
              </m:e>
              <m:sub>
                <m:r>
                  <m:rPr>
                    <m:sty m:val="p"/>
                  </m:rPr>
                  <w:rPr>
                    <w:rFonts w:ascii="Cambria Math" w:hAnsi="Cambria Math" w:cs="Times New Roman"/>
                    <w:vertAlign w:val="subscript"/>
                  </w:rPr>
                  <m:t>0</m:t>
                </m:r>
              </m:sub>
            </m:sSub>
          </m:den>
        </m:f>
      </m:oMath>
      <w:r w:rsidRPr="007D7F7D">
        <w:rPr>
          <w:rFonts w:cs="Times New Roman"/>
        </w:rPr>
        <w:t xml:space="preserve">, </w:t>
      </w:r>
      <w:r w:rsidRPr="007D7F7D">
        <w:rPr>
          <w:rFonts w:cs="Times New Roman"/>
        </w:rPr>
        <w:tab/>
        <w:t>(20)</w:t>
      </w:r>
    </w:p>
    <w:p w14:paraId="5828CDF1" w14:textId="14EA45DE" w:rsidR="008C1DFB" w:rsidRPr="004D4AC6" w:rsidRDefault="00000000" w:rsidP="008C1DFB">
      <w:pPr>
        <w:pStyle w:val="09BodyFirstParagraph"/>
        <w:rPr>
          <w:rFonts w:cs="Times New Roman"/>
        </w:rPr>
      </w:pPr>
      <w:r w:rsidRPr="007D7F7D">
        <w:rPr>
          <w:rFonts w:cs="Times New Roman"/>
        </w:rPr>
        <w:t xml:space="preserve">where </w:t>
      </w:r>
      <w:r w:rsidRPr="007D7F7D">
        <w:rPr>
          <w:rFonts w:cs="Times New Roman"/>
          <w:i/>
          <w:iCs/>
        </w:rPr>
        <w:t>ΔT</w:t>
      </w:r>
      <w:r w:rsidRPr="007D7F7D">
        <w:rPr>
          <w:rFonts w:cs="Times New Roman"/>
          <w:i/>
          <w:iCs/>
          <w:vertAlign w:val="subscript"/>
        </w:rPr>
        <w:t>0</w:t>
      </w:r>
      <w:r w:rsidRPr="007D7F7D">
        <w:rPr>
          <w:rFonts w:cs="Times New Roman"/>
        </w:rPr>
        <w:t xml:space="preserve"> is the transmittance contrast between </w:t>
      </w:r>
      <w:r>
        <w:rPr>
          <w:rFonts w:eastAsia="MS Mincho" w:cs="Times New Roman"/>
          <w:color w:val="000000"/>
        </w:rPr>
        <w:t xml:space="preserve">the </w:t>
      </w:r>
      <w:r>
        <w:rPr>
          <w:rFonts w:eastAsia="MS Mincho" w:cs="Times New Roman"/>
          <w:color w:val="000000"/>
        </w:rPr>
        <w:t xml:space="preserve">amorphous and crystalline phases </w:t>
      </w:r>
      <w:r w:rsidRPr="007D7F7D">
        <w:rPr>
          <w:rFonts w:cs="Times New Roman"/>
        </w:rPr>
        <w:t>in</w:t>
      </w:r>
      <w:r w:rsidRPr="007D7F7D">
        <w:rPr>
          <w:rFonts w:cs="Times New Roman"/>
        </w:rPr>
        <w:t xml:space="preserve"> the initial cycle </w:t>
      </w:r>
      <w:r w:rsidRPr="007D7F7D">
        <w:rPr>
          <w:rFonts w:cs="Times New Roman"/>
          <w:i/>
          <w:iCs/>
        </w:rPr>
        <w:t>C</w:t>
      </w:r>
      <w:r w:rsidRPr="007D7F7D">
        <w:rPr>
          <w:rFonts w:cs="Times New Roman"/>
        </w:rPr>
        <w:t xml:space="preserve"> = 0  (</w:t>
      </w:r>
      <w:r w:rsidRPr="007D7F7D">
        <w:rPr>
          <w:rFonts w:cs="Times New Roman"/>
          <w:i/>
          <w:iCs/>
        </w:rPr>
        <w:t>ΔT</w:t>
      </w:r>
      <w:r w:rsidRPr="007D7F7D">
        <w:rPr>
          <w:rFonts w:cs="Times New Roman"/>
          <w:i/>
          <w:iCs/>
          <w:vertAlign w:val="subscript"/>
        </w:rPr>
        <w:t xml:space="preserve">0 </w:t>
      </w:r>
      <w:r w:rsidRPr="007D7F7D">
        <w:rPr>
          <w:rFonts w:cs="Times New Roman"/>
        </w:rPr>
        <w:t>=</w:t>
      </w:r>
      <w:r w:rsidRPr="007D7F7D">
        <w:rPr>
          <w:rFonts w:cs="Times New Roman"/>
          <w:i/>
          <w:iCs/>
        </w:rPr>
        <w:t xml:space="preserve"> T</w:t>
      </w:r>
      <w:r w:rsidRPr="007D7F7D">
        <w:rPr>
          <w:rFonts w:cs="Times New Roman"/>
          <w:i/>
          <w:iCs/>
          <w:vertAlign w:val="subscript"/>
        </w:rPr>
        <w:t>a</w:t>
      </w:r>
      <w:r w:rsidRPr="007D7F7D">
        <w:rPr>
          <w:rFonts w:cs="Times New Roman"/>
          <w:i/>
          <w:iCs/>
        </w:rPr>
        <w:t>(0) - T</w:t>
      </w:r>
      <w:r w:rsidRPr="007D7F7D">
        <w:rPr>
          <w:rFonts w:cs="Times New Roman"/>
          <w:i/>
          <w:iCs/>
          <w:vertAlign w:val="subscript"/>
        </w:rPr>
        <w:t>c</w:t>
      </w:r>
      <w:r w:rsidRPr="007D7F7D">
        <w:rPr>
          <w:rFonts w:cs="Times New Roman"/>
          <w:i/>
          <w:iCs/>
        </w:rPr>
        <w:t>(0)</w:t>
      </w:r>
      <w:r w:rsidRPr="007D7F7D">
        <w:rPr>
          <w:rFonts w:cs="Times New Roman"/>
        </w:rPr>
        <w:t>)</w:t>
      </w:r>
      <w:r w:rsidR="004D4AC6">
        <w:rPr>
          <w:rFonts w:cs="Times New Roman"/>
        </w:rPr>
        <w:t xml:space="preserve">. A negative </w:t>
      </w:r>
      <w:r w:rsidR="004D4AC6" w:rsidRPr="004D4AC6">
        <w:rPr>
          <w:rFonts w:cs="Times New Roman"/>
          <w:i/>
          <w:iCs/>
        </w:rPr>
        <w:t>D</w:t>
      </w:r>
      <w:r w:rsidR="004D4AC6">
        <w:rPr>
          <w:rFonts w:cs="Times New Roman"/>
          <w:i/>
          <w:iCs/>
        </w:rPr>
        <w:t xml:space="preserve"> </w:t>
      </w:r>
      <w:r w:rsidR="004D4AC6">
        <w:rPr>
          <w:rFonts w:cs="Times New Roman"/>
        </w:rPr>
        <w:t>indicates a decrease in contrast.</w:t>
      </w:r>
    </w:p>
    <w:p w14:paraId="78C213AE" w14:textId="15B6D5A9" w:rsidR="000A6F85" w:rsidRPr="007D7F7D" w:rsidRDefault="00000000" w:rsidP="008C1DFB">
      <w:pPr>
        <w:pStyle w:val="10BodySubsequentParagraph"/>
        <w:rPr>
          <w:rFonts w:cs="Times New Roman"/>
        </w:rPr>
      </w:pPr>
      <w:r w:rsidRPr="007D7F7D">
        <w:rPr>
          <w:rFonts w:cs="Times New Roman"/>
        </w:rPr>
        <w:t>The insertion loss (</w:t>
      </w:r>
      <w:r w:rsidRPr="007D7F7D">
        <w:rPr>
          <w:rFonts w:cs="Times New Roman"/>
          <w:i/>
          <w:iCs/>
        </w:rPr>
        <w:t>IL</w:t>
      </w:r>
      <w:r w:rsidRPr="007D7F7D">
        <w:rPr>
          <w:rFonts w:cs="Times New Roman"/>
        </w:rPr>
        <w:t xml:space="preserve">) of the device at cycle </w:t>
      </w:r>
      <w:r w:rsidRPr="007D7F7D">
        <w:rPr>
          <w:rFonts w:cs="Times New Roman"/>
          <w:i/>
          <w:iCs/>
        </w:rPr>
        <w:t xml:space="preserve">C </w:t>
      </w:r>
      <w:r w:rsidRPr="007D7F7D">
        <w:rPr>
          <w:rFonts w:cs="Times New Roman"/>
        </w:rPr>
        <w:t xml:space="preserve">compares </w:t>
      </w:r>
      <w:r w:rsidR="008C1DFB" w:rsidRPr="007D7F7D">
        <w:rPr>
          <w:rFonts w:cs="Times New Roman"/>
        </w:rPr>
        <w:t xml:space="preserve">the </w:t>
      </w:r>
      <w:r w:rsidRPr="007D7F7D">
        <w:rPr>
          <w:rFonts w:cs="Times New Roman"/>
        </w:rPr>
        <w:t>high</w:t>
      </w:r>
      <w:r w:rsidRPr="007D7F7D">
        <w:rPr>
          <w:rFonts w:cs="Times New Roman"/>
        </w:rPr>
        <w:t>-</w:t>
      </w:r>
      <w:r w:rsidRPr="007D7F7D">
        <w:rPr>
          <w:rFonts w:cs="Times New Roman"/>
        </w:rPr>
        <w:t xml:space="preserve">transmittance amorphous phase after </w:t>
      </w:r>
      <w:r w:rsidRPr="007D7F7D">
        <w:rPr>
          <w:rFonts w:cs="Times New Roman"/>
          <w:i/>
          <w:iCs/>
        </w:rPr>
        <w:t>C</w:t>
      </w:r>
      <w:r w:rsidRPr="007D7F7D">
        <w:rPr>
          <w:rFonts w:cs="Times New Roman"/>
        </w:rPr>
        <w:t xml:space="preserve"> cycle to </w:t>
      </w:r>
      <w:r w:rsidRPr="007D7F7D">
        <w:rPr>
          <w:rFonts w:cs="Times New Roman"/>
        </w:rPr>
        <w:t>the</w:t>
      </w:r>
      <w:r w:rsidRPr="007D7F7D">
        <w:rPr>
          <w:rFonts w:cs="Times New Roman"/>
        </w:rPr>
        <w:t xml:space="preserve"> initial cycle:</w:t>
      </w:r>
    </w:p>
    <w:p w14:paraId="2F672834" w14:textId="77777777" w:rsidR="008C1DFB" w:rsidRPr="007D7F7D" w:rsidRDefault="00000000" w:rsidP="008C1DFB">
      <w:pPr>
        <w:pStyle w:val="13Equation"/>
        <w:rPr>
          <w:rFonts w:cs="Times New Roman"/>
        </w:rPr>
      </w:pPr>
      <w:r w:rsidRPr="007D7F7D">
        <w:rPr>
          <w:rFonts w:cs="Times New Roman"/>
        </w:rPr>
        <w:tab/>
      </w:r>
      <m:oMath>
        <m:sSub>
          <m:sSubPr>
            <m:ctrlPr>
              <w:rPr>
                <w:rFonts w:ascii="Cambria Math" w:hAnsi="Cambria Math" w:cs="Times New Roman"/>
              </w:rPr>
            </m:ctrlPr>
          </m:sSubPr>
          <m:e>
            <m:r>
              <w:rPr>
                <w:rFonts w:ascii="Cambria Math" w:hAnsi="Cambria Math" w:cs="Times New Roman"/>
              </w:rPr>
              <m:t>IL</m:t>
            </m:r>
          </m:e>
          <m:sub>
            <m:r>
              <w:rPr>
                <w:rFonts w:ascii="Cambria Math" w:hAnsi="Cambria Math" w:cs="Times New Roman"/>
              </w:rPr>
              <m:t>dB</m:t>
            </m:r>
          </m:sub>
        </m:sSub>
        <m:d>
          <m:dPr>
            <m:ctrlPr>
              <w:rPr>
                <w:rFonts w:ascii="Cambria Math" w:hAnsi="Cambria Math" w:cs="Times New Roman"/>
              </w:rPr>
            </m:ctrlPr>
          </m:dPr>
          <m:e>
            <m:r>
              <w:rPr>
                <w:rFonts w:ascii="Cambria Math" w:hAnsi="Cambria Math" w:cs="Times New Roman"/>
              </w:rPr>
              <m:t>C</m:t>
            </m:r>
          </m:e>
        </m:d>
        <m:r>
          <m:rPr>
            <m:sty m:val="p"/>
          </m:rPr>
          <w:rPr>
            <w:rFonts w:ascii="Cambria Math" w:hAnsi="Cambria Math" w:cs="Times New Roman"/>
          </w:rPr>
          <m:t>=10</m:t>
        </m:r>
        <m:r>
          <w:rPr>
            <w:rFonts w:ascii="Cambria Math" w:hAnsi="Cambria Math" w:cs="Times New Roman"/>
          </w:rPr>
          <m:t>log</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a</m:t>
                    </m:r>
                  </m:sub>
                </m:sSub>
                <m:r>
                  <m:rPr>
                    <m:sty m:val="p"/>
                  </m:rPr>
                  <w:rPr>
                    <w:rFonts w:ascii="Cambria Math" w:hAnsi="Cambria Math" w:cs="Times New Roman"/>
                  </w:rPr>
                  <m:t>(0)</m:t>
                </m:r>
              </m:den>
            </m:f>
          </m:e>
        </m:d>
      </m:oMath>
      <w:r w:rsidRPr="007D7F7D">
        <w:rPr>
          <w:rFonts w:cs="Times New Roman"/>
        </w:rPr>
        <w:t>.</w:t>
      </w:r>
      <w:r w:rsidRPr="007D7F7D">
        <w:rPr>
          <w:rFonts w:cs="Times New Roman"/>
        </w:rPr>
        <w:tab/>
        <w:t>(21)</w:t>
      </w:r>
    </w:p>
    <w:p w14:paraId="0AD342E5" w14:textId="2ED16AED" w:rsidR="000A6F85" w:rsidRPr="007D7F7D" w:rsidRDefault="00000000" w:rsidP="008C1DFB">
      <w:pPr>
        <w:pStyle w:val="10BodySubsequentParagraph"/>
        <w:rPr>
          <w:rFonts w:cs="Times New Roman"/>
        </w:rPr>
      </w:pPr>
      <w:r w:rsidRPr="007D7F7D">
        <w:rPr>
          <w:rFonts w:cs="Times New Roman"/>
        </w:rPr>
        <w:t xml:space="preserve">A growing </w:t>
      </w:r>
      <w:r w:rsidRPr="007D7F7D">
        <w:rPr>
          <w:rFonts w:cs="Times New Roman"/>
          <w:i/>
          <w:iCs/>
        </w:rPr>
        <w:t>IL(C)</w:t>
      </w:r>
      <w:r w:rsidRPr="007D7F7D">
        <w:rPr>
          <w:rFonts w:cs="Times New Roman"/>
        </w:rPr>
        <w:t xml:space="preserve"> indicates increasing loss, which is typically driven by the linear growth of the imaginary index </w:t>
      </w:r>
      <w:r w:rsidRPr="007D7F7D">
        <w:rPr>
          <w:rFonts w:cs="Times New Roman"/>
          <w:i/>
          <w:iCs/>
        </w:rPr>
        <w:t>k</w:t>
      </w:r>
      <w:r w:rsidRPr="007D7F7D">
        <w:rPr>
          <w:rFonts w:cs="Times New Roman"/>
          <w:i/>
          <w:iCs/>
          <w:vertAlign w:val="subscript"/>
        </w:rPr>
        <w:t>p</w:t>
      </w:r>
      <w:r w:rsidRPr="007D7F7D">
        <w:rPr>
          <w:rFonts w:cs="Times New Roman"/>
          <w:i/>
          <w:iCs/>
        </w:rPr>
        <w:t>(C)</w:t>
      </w:r>
      <w:r w:rsidRPr="007D7F7D">
        <w:rPr>
          <w:rFonts w:cs="Times New Roman"/>
        </w:rPr>
        <w:t xml:space="preserve"> and by </w:t>
      </w:r>
      <w:r>
        <w:rPr>
          <w:rFonts w:eastAsia="MS Mincho" w:cs="Times New Roman"/>
          <w:color w:val="000000"/>
        </w:rPr>
        <w:t xml:space="preserve">detuning of the resonance due to drift in </w:t>
      </w:r>
      <w:r w:rsidRPr="007D7F7D">
        <w:rPr>
          <w:rFonts w:cs="Times New Roman"/>
          <w:i/>
          <w:iCs/>
        </w:rPr>
        <w:t>n</w:t>
      </w:r>
      <w:r w:rsidRPr="007D7F7D">
        <w:rPr>
          <w:rFonts w:cs="Times New Roman"/>
          <w:i/>
          <w:iCs/>
          <w:vertAlign w:val="subscript"/>
        </w:rPr>
        <w:t>p</w:t>
      </w:r>
      <w:r w:rsidRPr="007D7F7D">
        <w:rPr>
          <w:rFonts w:cs="Times New Roman"/>
          <w:i/>
          <w:iCs/>
        </w:rPr>
        <w:t>(C)</w:t>
      </w:r>
      <w:r w:rsidRPr="007D7F7D">
        <w:rPr>
          <w:rFonts w:cs="Times New Roman"/>
        </w:rPr>
        <w:t>.</w:t>
      </w:r>
    </w:p>
    <w:p w14:paraId="7BABAD4F" w14:textId="30C4874C" w:rsidR="008C1DFB" w:rsidRPr="007D7F7D" w:rsidRDefault="00000000" w:rsidP="008C1DFB">
      <w:pPr>
        <w:pStyle w:val="08SectionHeader1"/>
        <w:rPr>
          <w:rStyle w:val="Emphasis"/>
          <w:rFonts w:ascii="Times New Roman" w:hAnsi="Times New Roman" w:cs="Times New Roman"/>
          <w:i w:val="0"/>
          <w:iCs w:val="0"/>
        </w:rPr>
      </w:pPr>
      <w:r w:rsidRPr="007D7F7D">
        <w:rPr>
          <w:rStyle w:val="Emphasis"/>
          <w:rFonts w:ascii="Times New Roman" w:hAnsi="Times New Roman" w:cs="Times New Roman"/>
          <w:i w:val="0"/>
          <w:iCs w:val="0"/>
        </w:rPr>
        <w:t>Results &amp; Discussions</w:t>
      </w:r>
    </w:p>
    <w:p w14:paraId="0424B108" w14:textId="77777777" w:rsidR="008C1DFB" w:rsidRPr="007D7F7D" w:rsidRDefault="00000000" w:rsidP="008C1DFB">
      <w:pPr>
        <w:pStyle w:val="08SectionHeader2"/>
        <w:rPr>
          <w:rFonts w:ascii="Times New Roman" w:hAnsi="Times New Roman" w:cs="Times New Roman"/>
        </w:rPr>
      </w:pPr>
      <w:r w:rsidRPr="007D7F7D">
        <w:rPr>
          <w:rFonts w:ascii="Times New Roman" w:hAnsi="Times New Roman" w:cs="Times New Roman"/>
        </w:rPr>
        <w:t>4.1 Optical properties of 1064-nm optical filters</w:t>
      </w:r>
    </w:p>
    <w:p w14:paraId="0DEDF64C" w14:textId="701E59F8" w:rsidR="00D4557D" w:rsidRDefault="00000000" w:rsidP="008C1DFB">
      <w:pPr>
        <w:pStyle w:val="09BodyFirstParagraph"/>
        <w:rPr>
          <w:rFonts w:cs="Times New Roman"/>
        </w:rPr>
      </w:pPr>
      <w:r w:rsidRPr="007D7F7D">
        <w:rPr>
          <w:rFonts w:cs="Times New Roman"/>
        </w:rPr>
        <w:t xml:space="preserve">The design architectures, number of layers, </w:t>
      </w:r>
      <w:r>
        <w:rPr>
          <w:rFonts w:cs="Times New Roman"/>
        </w:rPr>
        <w:t xml:space="preserve">total thickness of </w:t>
      </w:r>
      <w:r w:rsidRPr="007D7F7D">
        <w:rPr>
          <w:rFonts w:cs="Times New Roman"/>
        </w:rPr>
        <w:t>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Pr>
          <w:rFonts w:cs="Times New Roman"/>
        </w:rPr>
        <w:t>overall design thickness</w:t>
      </w:r>
      <w:r w:rsidRPr="007D7F7D">
        <w:rPr>
          <w:rFonts w:cs="Times New Roman"/>
        </w:rPr>
        <w:t>, transmittance in each mode, and transmittance contrast (</w:t>
      </w:r>
      <w:r w:rsidRPr="007D7F7D">
        <w:rPr>
          <w:rFonts w:cs="Times New Roman"/>
          <w:i/>
          <w:iCs/>
        </w:rPr>
        <w:t>ΔT</w:t>
      </w:r>
      <w:r>
        <w:rPr>
          <w:rFonts w:cs="Times New Roman"/>
          <w:i/>
          <w:iCs/>
        </w:rPr>
        <w:t xml:space="preserve"> = T</w:t>
      </w:r>
      <w:r>
        <w:rPr>
          <w:rFonts w:cs="Times New Roman"/>
          <w:i/>
          <w:iCs/>
          <w:vertAlign w:val="subscript"/>
        </w:rPr>
        <w:t>a</w:t>
      </w:r>
      <w:r>
        <w:rPr>
          <w:rFonts w:cs="Times New Roman"/>
          <w:i/>
          <w:iCs/>
        </w:rPr>
        <w:t xml:space="preserve"> - T</w:t>
      </w:r>
      <w:r>
        <w:rPr>
          <w:rFonts w:cs="Times New Roman"/>
          <w:i/>
          <w:iCs/>
          <w:vertAlign w:val="subscript"/>
        </w:rPr>
        <w:t>c</w:t>
      </w:r>
      <w:r w:rsidRPr="007D7F7D">
        <w:rPr>
          <w:rFonts w:cs="Times New Roman"/>
        </w:rPr>
        <w:t xml:space="preserve">) of each design are shown in Table 1. </w:t>
      </w:r>
      <w:r>
        <w:rPr>
          <w:rFonts w:cs="Times New Roman"/>
        </w:rPr>
        <w:t xml:space="preserve">The operating wavelength is </w:t>
      </w:r>
      <w:r w:rsidRPr="007D7F7D">
        <w:rPr>
          <w:rFonts w:cs="Times New Roman"/>
        </w:rPr>
        <w:t>1064 nm</w:t>
      </w:r>
      <w:r>
        <w:rPr>
          <w:rFonts w:cs="Times New Roman"/>
        </w:rPr>
        <w:t>, and t</w:t>
      </w:r>
      <w:r w:rsidRPr="007D7F7D">
        <w:rPr>
          <w:rFonts w:cs="Times New Roman"/>
        </w:rPr>
        <w:t>he reference wavelength (</w:t>
      </w:r>
      <w:r w:rsidRPr="007D7F7D">
        <w:rPr>
          <w:rFonts w:cs="Times New Roman"/>
          <w:i/>
          <w:iCs/>
        </w:rPr>
        <w:t>λ</w:t>
      </w:r>
      <w:r w:rsidRPr="007D7F7D">
        <w:rPr>
          <w:rFonts w:cs="Times New Roman"/>
          <w:i/>
          <w:iCs/>
          <w:vertAlign w:val="subscript"/>
        </w:rPr>
        <w:t>0</w:t>
      </w:r>
      <w:r w:rsidRPr="007D7F7D">
        <w:rPr>
          <w:rFonts w:cs="Times New Roman"/>
        </w:rPr>
        <w:t>) is 1064 nm for single-layer, two-layer, and three-layer designs</w:t>
      </w:r>
      <w:r>
        <w:rPr>
          <w:rFonts w:eastAsia="MS Mincho" w:cs="Times New Roman"/>
          <w:color w:val="000000"/>
        </w:rPr>
        <w:t>; however</w:t>
      </w:r>
      <w:r>
        <w:rPr>
          <w:rFonts w:eastAsia="MS Mincho" w:cs="Times New Roman"/>
          <w:color w:val="000000"/>
        </w:rPr>
        <w:t xml:space="preserve">, </w:t>
      </w:r>
      <w:r w:rsidRPr="007D7F7D">
        <w:rPr>
          <w:rFonts w:cs="Times New Roman"/>
          <w:i/>
          <w:iCs/>
        </w:rPr>
        <w:t>λ</w:t>
      </w:r>
      <w:r w:rsidRPr="007D7F7D">
        <w:rPr>
          <w:rFonts w:cs="Times New Roman"/>
          <w:i/>
          <w:iCs/>
          <w:vertAlign w:val="subscript"/>
        </w:rPr>
        <w:t>0</w:t>
      </w:r>
      <w:r w:rsidRPr="007D7F7D">
        <w:rPr>
          <w:rFonts w:cs="Times New Roman"/>
        </w:rPr>
        <w:t xml:space="preserve"> is 740 nm for edge-filter design</w:t>
      </w:r>
      <w:r w:rsidR="00C96AEE">
        <w:rPr>
          <w:rFonts w:cs="Times New Roman"/>
        </w:rPr>
        <w:t>s</w:t>
      </w:r>
      <w:r w:rsidRPr="007D7F7D">
        <w:rPr>
          <w:rFonts w:cs="Times New Roman"/>
        </w:rPr>
        <w:t xml:space="preserve">. </w:t>
      </w:r>
      <w:r w:rsidR="00C96AEE">
        <w:rPr>
          <w:rFonts w:cs="Times New Roman"/>
        </w:rPr>
        <w:t>The results show that o</w:t>
      </w:r>
      <w:r w:rsidRPr="007D7F7D">
        <w:rPr>
          <w:rFonts w:cs="Times New Roman"/>
        </w:rPr>
        <w:t>nly single-layer and edge-filter designs with at least two unit cells (</w:t>
      </w:r>
      <w:r w:rsidRPr="007D7F7D">
        <w:rPr>
          <w:rFonts w:cs="Times New Roman"/>
          <w:i/>
          <w:iCs/>
        </w:rPr>
        <w:t>N</w:t>
      </w:r>
      <w:r w:rsidRPr="007D7F7D">
        <w:rPr>
          <w:rFonts w:cs="Times New Roman"/>
        </w:rPr>
        <w:t xml:space="preserve"> ≥ 2) have a </w:t>
      </w:r>
      <w:r w:rsidRPr="007D7F7D">
        <w:rPr>
          <w:rFonts w:cs="Times New Roman"/>
          <w:i/>
          <w:iCs/>
        </w:rPr>
        <w:t>ΔT</w:t>
      </w:r>
      <w:r w:rsidRPr="007D7F7D">
        <w:rPr>
          <w:rFonts w:cs="Times New Roman"/>
        </w:rPr>
        <w:t xml:space="preserve"> </w:t>
      </w:r>
      <w:r>
        <w:rPr>
          <w:rFonts w:cs="Times New Roman"/>
        </w:rPr>
        <w:t xml:space="preserve">higher </w:t>
      </w:r>
      <w:r w:rsidRPr="007D7F7D">
        <w:rPr>
          <w:rFonts w:cs="Times New Roman"/>
        </w:rPr>
        <w:t xml:space="preserve">than 50%, with </w:t>
      </w:r>
      <w:r>
        <w:rPr>
          <w:rFonts w:eastAsia="MS Mincho" w:cs="Times New Roman"/>
          <w:color w:val="000000"/>
        </w:rPr>
        <w:t xml:space="preserve">7-unit-cells design having the highest </w:t>
      </w:r>
      <w:r w:rsidRPr="007D7F7D">
        <w:rPr>
          <w:rFonts w:cs="Times New Roman"/>
          <w:i/>
          <w:iCs/>
        </w:rPr>
        <w:t>ΔT</w:t>
      </w:r>
      <w:r w:rsidRPr="007D7F7D">
        <w:rPr>
          <w:rFonts w:cs="Times New Roman"/>
        </w:rPr>
        <w:t xml:space="preserve"> </w:t>
      </w:r>
      <w:r w:rsidRPr="007D7F7D">
        <w:rPr>
          <w:rFonts w:cs="Times New Roman"/>
        </w:rPr>
        <w:t>of</w:t>
      </w:r>
      <w:r w:rsidRPr="007D7F7D">
        <w:rPr>
          <w:rFonts w:cs="Times New Roman"/>
        </w:rPr>
        <w:t xml:space="preserve"> 95.1%. </w:t>
      </w:r>
      <w:r w:rsidR="00242225">
        <w:rPr>
          <w:rFonts w:cs="Times New Roman"/>
        </w:rPr>
        <w:t>However, t</w:t>
      </w:r>
      <w:r w:rsidR="005D1E15" w:rsidRPr="007D7F7D">
        <w:rPr>
          <w:rFonts w:cs="Times New Roman"/>
        </w:rPr>
        <w:t xml:space="preserve">here </w:t>
      </w:r>
      <w:r w:rsidR="005D1E15" w:rsidRPr="007D7F7D">
        <w:rPr>
          <w:rFonts w:cs="Times New Roman"/>
        </w:rPr>
        <w:t>i</w:t>
      </w:r>
      <w:r w:rsidR="005D1E15" w:rsidRPr="007D7F7D">
        <w:rPr>
          <w:rFonts w:cs="Times New Roman"/>
        </w:rPr>
        <w:t xml:space="preserve">s only </w:t>
      </w:r>
      <w:r>
        <w:rPr>
          <w:rFonts w:eastAsia="MS Mincho" w:cs="Times New Roman"/>
          <w:color w:val="000000"/>
        </w:rPr>
        <w:t xml:space="preserve">marginal improvement in </w:t>
      </w:r>
      <w:r w:rsidR="005D1E15" w:rsidRPr="007D7F7D">
        <w:rPr>
          <w:rFonts w:cs="Times New Roman"/>
          <w:i/>
          <w:iCs/>
        </w:rPr>
        <w:t>ΔT</w:t>
      </w:r>
      <w:r w:rsidR="005D1E15" w:rsidRPr="007D7F7D">
        <w:rPr>
          <w:rFonts w:cs="Times New Roman"/>
        </w:rPr>
        <w:t xml:space="preserve"> when </w:t>
      </w:r>
      <w:r w:rsidR="005D1E15" w:rsidRPr="00D4557D">
        <w:rPr>
          <w:rFonts w:cs="Times New Roman"/>
          <w:i/>
          <w:iCs/>
        </w:rPr>
        <w:t>N</w:t>
      </w:r>
      <w:r w:rsidR="005D1E15">
        <w:rPr>
          <w:rFonts w:cs="Times New Roman"/>
        </w:rPr>
        <w:t xml:space="preserve"> </w:t>
      </w:r>
      <w:r w:rsidR="005D1E15">
        <w:rPr>
          <w:rFonts w:cs="Times New Roman"/>
        </w:rPr>
        <w:t>i</w:t>
      </w:r>
      <w:r w:rsidR="005D1E15">
        <w:rPr>
          <w:rFonts w:cs="Times New Roman"/>
        </w:rPr>
        <w:t>s</w:t>
      </w:r>
      <w:r w:rsidR="005D1E15" w:rsidRPr="007D7F7D">
        <w:rPr>
          <w:rFonts w:cs="Times New Roman"/>
        </w:rPr>
        <w:t xml:space="preserve"> </w:t>
      </w:r>
      <w:r w:rsidR="005D1E15">
        <w:rPr>
          <w:rFonts w:cs="Times New Roman"/>
        </w:rPr>
        <w:t xml:space="preserve">increased </w:t>
      </w:r>
      <w:r w:rsidR="005D1E15" w:rsidRPr="007D7F7D">
        <w:rPr>
          <w:rFonts w:cs="Times New Roman"/>
        </w:rPr>
        <w:t>above 3</w:t>
      </w:r>
      <w:r w:rsidR="005D1E15">
        <w:rPr>
          <w:rFonts w:cs="Times New Roman"/>
        </w:rPr>
        <w:t>, but the Sb</w:t>
      </w:r>
      <w:r w:rsidR="005D1E15">
        <w:rPr>
          <w:rFonts w:cs="Times New Roman"/>
          <w:vertAlign w:val="subscript"/>
        </w:rPr>
        <w:t>2</w:t>
      </w:r>
      <w:r w:rsidR="005D1E15">
        <w:rPr>
          <w:rFonts w:cs="Times New Roman"/>
        </w:rPr>
        <w:t>Se</w:t>
      </w:r>
      <w:r w:rsidR="005D1E15">
        <w:rPr>
          <w:rFonts w:cs="Times New Roman"/>
          <w:vertAlign w:val="subscript"/>
        </w:rPr>
        <w:t>3</w:t>
      </w:r>
      <w:r w:rsidR="005D1E15">
        <w:rPr>
          <w:rFonts w:cs="Times New Roman"/>
        </w:rPr>
        <w:t xml:space="preserve"> required and the overall device size increased drastically</w:t>
      </w:r>
      <w:r w:rsidR="005D1E15">
        <w:rPr>
          <w:rFonts w:cs="Times New Roman"/>
        </w:rPr>
        <w:t>; for example</w:t>
      </w:r>
      <w:r w:rsidR="005D1E15">
        <w:rPr>
          <w:rFonts w:cs="Times New Roman"/>
        </w:rPr>
        <w:t xml:space="preserve">, </w:t>
      </w:r>
      <w:r w:rsidRPr="007D7F7D">
        <w:rPr>
          <w:rFonts w:cs="Times New Roman"/>
          <w:i/>
          <w:iCs/>
        </w:rPr>
        <w:t>ΔT</w:t>
      </w:r>
      <w:r w:rsidRPr="007D7F7D">
        <w:rPr>
          <w:rFonts w:cs="Times New Roman"/>
        </w:rPr>
        <w:t xml:space="preserve"> improved by 2% in </w:t>
      </w:r>
      <w:r w:rsidRPr="007D7F7D">
        <w:rPr>
          <w:rFonts w:cs="Times New Roman"/>
          <w:i/>
          <w:iCs/>
        </w:rPr>
        <w:t>N</w:t>
      </w:r>
      <w:r w:rsidRPr="007D7F7D">
        <w:rPr>
          <w:rFonts w:cs="Times New Roman"/>
        </w:rPr>
        <w:t xml:space="preserve"> = 4 design when compared to </w:t>
      </w:r>
      <w:r w:rsidRPr="007D7F7D">
        <w:rPr>
          <w:rFonts w:cs="Times New Roman"/>
          <w:i/>
          <w:iCs/>
        </w:rPr>
        <w:t>N</w:t>
      </w:r>
      <w:r w:rsidRPr="007D7F7D">
        <w:rPr>
          <w:rFonts w:cs="Times New Roman"/>
        </w:rPr>
        <w:t xml:space="preserve"> = 3 design, the thickness increased by 33.3%</w:t>
      </w:r>
      <w:r>
        <w:rPr>
          <w:rFonts w:eastAsia="MS Mincho" w:cs="Times New Roman"/>
          <w:color w:val="000000"/>
        </w:rPr>
        <w:t xml:space="preserve">, </w:t>
      </w:r>
      <w:r>
        <w:rPr>
          <w:rFonts w:cs="Times New Roman"/>
        </w:rPr>
        <w:t>but</w:t>
      </w:r>
      <w:r w:rsidRPr="007D7F7D">
        <w:rPr>
          <w:rFonts w:cs="Times New Roman"/>
        </w:rPr>
        <w:t xml:space="preserve"> </w:t>
      </w:r>
      <w:r w:rsidRPr="007D7F7D">
        <w:rPr>
          <w:rFonts w:cs="Times New Roman"/>
        </w:rPr>
        <w:t xml:space="preserve">when comparing </w:t>
      </w:r>
      <w:r w:rsidRPr="007D7F7D">
        <w:rPr>
          <w:rFonts w:cs="Times New Roman"/>
          <w:i/>
          <w:iCs/>
        </w:rPr>
        <w:t>N</w:t>
      </w:r>
      <w:r w:rsidRPr="007D7F7D">
        <w:rPr>
          <w:rFonts w:cs="Times New Roman"/>
        </w:rPr>
        <w:t xml:space="preserve"> = 5 to </w:t>
      </w:r>
      <w:r w:rsidRPr="007D7F7D">
        <w:rPr>
          <w:rFonts w:cs="Times New Roman"/>
          <w:i/>
          <w:iCs/>
        </w:rPr>
        <w:t>N</w:t>
      </w:r>
      <w:r w:rsidRPr="007D7F7D">
        <w:rPr>
          <w:rFonts w:cs="Times New Roman"/>
        </w:rPr>
        <w:t xml:space="preserve"> = 4 designs, </w:t>
      </w:r>
      <w:r w:rsidRPr="007D7F7D">
        <w:rPr>
          <w:rFonts w:cs="Times New Roman"/>
          <w:i/>
          <w:iCs/>
        </w:rPr>
        <w:t xml:space="preserve">ΔT </w:t>
      </w:r>
      <w:r w:rsidRPr="007D7F7D">
        <w:rPr>
          <w:rFonts w:cs="Times New Roman"/>
        </w:rPr>
        <w:t>increased by only 0.6%</w:t>
      </w:r>
      <w:r>
        <w:rPr>
          <w:rFonts w:eastAsia="MS Mincho" w:cs="Times New Roman"/>
          <w:color w:val="000000"/>
        </w:rPr>
        <w:t>,</w:t>
      </w:r>
      <w:r>
        <w:rPr>
          <w:rFonts w:eastAsia="MS Mincho" w:cs="Times New Roman"/>
          <w:color w:val="000000"/>
        </w:rPr>
        <w:t xml:space="preserve"> but the device needs to be 25.0% thicker. </w:t>
      </w:r>
      <w:r w:rsidR="00242225">
        <w:rPr>
          <w:rFonts w:cs="Times New Roman"/>
        </w:rPr>
        <w:t>I</w:t>
      </w:r>
      <w:r w:rsidR="00242225" w:rsidRPr="007D7F7D">
        <w:rPr>
          <w:rFonts w:cs="Times New Roman"/>
        </w:rPr>
        <w:t>t</w:t>
      </w:r>
      <w:r w:rsidR="00242225">
        <w:rPr>
          <w:rFonts w:cs="Times New Roman"/>
        </w:rPr>
        <w:t xml:space="preserve"> is </w:t>
      </w:r>
      <w:r w:rsidR="00242225" w:rsidRPr="007D7F7D">
        <w:rPr>
          <w:rFonts w:cs="Times New Roman"/>
        </w:rPr>
        <w:t xml:space="preserve">important to note that </w:t>
      </w:r>
      <w:r w:rsidR="00242225">
        <w:rPr>
          <w:rFonts w:cs="Times New Roman"/>
        </w:rPr>
        <w:t>increasing unit cell numbers also require more Sb</w:t>
      </w:r>
      <w:r w:rsidR="00242225">
        <w:rPr>
          <w:rFonts w:cs="Times New Roman"/>
          <w:vertAlign w:val="subscript"/>
        </w:rPr>
        <w:t>2</w:t>
      </w:r>
      <w:r w:rsidR="00242225">
        <w:rPr>
          <w:rFonts w:cs="Times New Roman"/>
        </w:rPr>
        <w:t>Se</w:t>
      </w:r>
      <w:r w:rsidR="00242225">
        <w:rPr>
          <w:rFonts w:cs="Times New Roman"/>
          <w:vertAlign w:val="subscript"/>
        </w:rPr>
        <w:t>3</w:t>
      </w:r>
      <w:r w:rsidR="00242225">
        <w:rPr>
          <w:rFonts w:cs="Times New Roman"/>
        </w:rPr>
        <w:t xml:space="preserve"> material, less Sb</w:t>
      </w:r>
      <w:r w:rsidR="00242225">
        <w:rPr>
          <w:rFonts w:cs="Times New Roman"/>
          <w:vertAlign w:val="subscript"/>
        </w:rPr>
        <w:t>2</w:t>
      </w:r>
      <w:r w:rsidR="00242225">
        <w:rPr>
          <w:rFonts w:cs="Times New Roman"/>
        </w:rPr>
        <w:t>Se</w:t>
      </w:r>
      <w:r w:rsidR="00242225">
        <w:rPr>
          <w:rFonts w:cs="Times New Roman"/>
          <w:vertAlign w:val="subscript"/>
        </w:rPr>
        <w:t>3</w:t>
      </w:r>
      <w:r w:rsidR="00242225">
        <w:rPr>
          <w:rFonts w:cs="Times New Roman"/>
        </w:rPr>
        <w:t xml:space="preserve"> used also has the benefit of minimizing the energy required for phase transition</w:t>
      </w:r>
      <w:r w:rsidR="00242225">
        <w:rPr>
          <w:rFonts w:eastAsia="MS Mincho" w:cs="Times New Roman"/>
          <w:color w:val="000000"/>
        </w:rPr>
        <w:t>.</w:t>
      </w:r>
    </w:p>
    <w:p w14:paraId="0EA820CE" w14:textId="41FF33C1" w:rsidR="008C1DFB" w:rsidRPr="007D7F7D" w:rsidRDefault="00000000" w:rsidP="005D1E15">
      <w:pPr>
        <w:pStyle w:val="10BodySubsequentParagraph"/>
      </w:pPr>
      <w:r w:rsidRPr="007D7F7D">
        <w:t xml:space="preserve">In </w:t>
      </w:r>
      <w:r>
        <w:rPr>
          <w:rFonts w:eastAsia="MS Mincho" w:cs="Cordia New"/>
          <w:color w:val="000000"/>
        </w:rPr>
        <w:t xml:space="preserve">the </w:t>
      </w:r>
      <w:r>
        <w:rPr>
          <w:rFonts w:eastAsia="MS Mincho" w:cs="Cordia New"/>
          <w:color w:val="000000"/>
        </w:rPr>
        <w:t>edge-filter designs</w:t>
      </w:r>
      <w:r w:rsidR="005D1E15">
        <w:t>,</w:t>
      </w:r>
      <w:r w:rsidRPr="007D7F7D">
        <w:t xml:space="preserve"> the transmittance in </w:t>
      </w:r>
      <w:r>
        <w:rPr>
          <w:rFonts w:eastAsia="MS Mincho" w:cs="Cordia New"/>
          <w:color w:val="000000"/>
        </w:rPr>
        <w:t xml:space="preserve">the </w:t>
      </w:r>
      <w:r>
        <w:rPr>
          <w:rFonts w:eastAsia="MS Mincho" w:cs="Cordia New"/>
          <w:color w:val="000000"/>
        </w:rPr>
        <w:t>OFF mode decrease</w:t>
      </w:r>
      <w:r w:rsidRPr="007D7F7D">
        <w:t>d</w:t>
      </w:r>
      <w:r w:rsidRPr="007D7F7D">
        <w:t xml:space="preserve"> with increasing </w:t>
      </w:r>
      <w:r w:rsidRPr="007D7F7D">
        <w:rPr>
          <w:i/>
          <w:iCs/>
        </w:rPr>
        <w:t>N</w:t>
      </w:r>
      <w:r w:rsidR="005D1E15" w:rsidRPr="005D1E15">
        <w:t xml:space="preserve"> </w:t>
      </w:r>
      <w:r w:rsidR="005D1E15" w:rsidRPr="007D7F7D">
        <w:t xml:space="preserve">(Fig. </w:t>
      </w:r>
      <w:r w:rsidR="005D1E15">
        <w:t>5</w:t>
      </w:r>
      <w:r w:rsidR="005D1E15" w:rsidRPr="007D7F7D">
        <w:t xml:space="preserve">b), </w:t>
      </w:r>
      <w:r w:rsidRPr="007D7F7D">
        <w:t xml:space="preserve"> with </w:t>
      </w:r>
      <w:r w:rsidRPr="007D7F7D">
        <w:rPr>
          <w:i/>
          <w:iCs/>
        </w:rPr>
        <w:t>N</w:t>
      </w:r>
      <w:r w:rsidRPr="007D7F7D">
        <w:t xml:space="preserve"> ≥ 6 </w:t>
      </w:r>
      <w:r w:rsidR="005D1E15">
        <w:t xml:space="preserve">designs </w:t>
      </w:r>
      <w:r w:rsidRPr="007D7F7D">
        <w:t>hav</w:t>
      </w:r>
      <w:r w:rsidR="005D1E15">
        <w:t>ing</w:t>
      </w:r>
      <w:r w:rsidRPr="007D7F7D">
        <w:t xml:space="preserve"> </w:t>
      </w:r>
      <w:r w:rsidR="005D1E15">
        <w:t>zero transmittance</w:t>
      </w:r>
      <w:r w:rsidRPr="007D7F7D">
        <w:t xml:space="preserve">. This is because </w:t>
      </w:r>
      <w:r w:rsidRPr="007D7F7D">
        <w:rPr>
          <w:i/>
          <w:iCs/>
        </w:rPr>
        <w:t>N</w:t>
      </w:r>
      <w:r w:rsidRPr="007D7F7D">
        <w:t xml:space="preserve"> correlates </w:t>
      </w:r>
      <w:r w:rsidR="00242225">
        <w:t>to</w:t>
      </w:r>
      <w:r w:rsidRPr="007D7F7D">
        <w:t xml:space="preserve"> the total Sb</w:t>
      </w:r>
      <w:r w:rsidRPr="007D7F7D">
        <w:rPr>
          <w:vertAlign w:val="subscript"/>
        </w:rPr>
        <w:t>2</w:t>
      </w:r>
      <w:r w:rsidRPr="007D7F7D">
        <w:t>Se</w:t>
      </w:r>
      <w:r w:rsidRPr="007D7F7D">
        <w:rPr>
          <w:vertAlign w:val="subscript"/>
        </w:rPr>
        <w:t>3</w:t>
      </w:r>
      <w:r w:rsidRPr="007D7F7D">
        <w:t xml:space="preserve"> thickness</w:t>
      </w:r>
      <w:r>
        <w:rPr>
          <w:rFonts w:eastAsia="MS Mincho" w:cs="Cordia New"/>
          <w:color w:val="000000"/>
        </w:rPr>
        <w:t xml:space="preserve"> and </w:t>
      </w:r>
      <w:r w:rsidR="005D1E15">
        <w:t>Sb</w:t>
      </w:r>
      <w:r w:rsidR="005D1E15">
        <w:rPr>
          <w:vertAlign w:val="subscript"/>
        </w:rPr>
        <w:t>2</w:t>
      </w:r>
      <w:r w:rsidR="005D1E15">
        <w:t>Se</w:t>
      </w:r>
      <w:r w:rsidR="005D1E15">
        <w:rPr>
          <w:vertAlign w:val="subscript"/>
        </w:rPr>
        <w:t>3</w:t>
      </w:r>
      <w:r w:rsidR="005D1E15">
        <w:t xml:space="preserve"> in </w:t>
      </w:r>
      <w:r>
        <w:rPr>
          <w:rFonts w:eastAsia="MS Mincho" w:cs="Cordia New"/>
          <w:color w:val="000000"/>
        </w:rPr>
        <w:t xml:space="preserve">the </w:t>
      </w:r>
      <w:r>
        <w:rPr>
          <w:rFonts w:eastAsia="MS Mincho" w:cs="Cordia New"/>
          <w:color w:val="000000"/>
        </w:rPr>
        <w:t xml:space="preserve">crystalline phase has a small, but </w:t>
      </w:r>
      <w:r w:rsidR="00242225">
        <w:rPr>
          <w:rFonts w:eastAsia="MS Mincho" w:cs="Cordia New"/>
          <w:color w:val="000000"/>
        </w:rPr>
        <w:t>not</w:t>
      </w:r>
      <w:r>
        <w:rPr>
          <w:rFonts w:eastAsia="MS Mincho" w:cs="Cordia New"/>
          <w:color w:val="000000"/>
        </w:rPr>
        <w:t xml:space="preserve"> zero</w:t>
      </w:r>
      <w:r>
        <w:rPr>
          <w:rFonts w:eastAsia="MS Mincho" w:cs="Cordia New"/>
          <w:color w:val="000000"/>
        </w:rPr>
        <w:t>,</w:t>
      </w:r>
      <w:r>
        <w:rPr>
          <w:rFonts w:eastAsia="MS Mincho" w:cs="Cordia New"/>
          <w:color w:val="000000"/>
        </w:rPr>
        <w:t xml:space="preserve"> extinction coefficient </w:t>
      </w:r>
      <w:r w:rsidR="005D1E15" w:rsidRPr="007D7F7D">
        <w:t>(</w:t>
      </w:r>
      <w:r w:rsidR="005D1E15" w:rsidRPr="007D7F7D">
        <w:rPr>
          <w:i/>
          <w:iCs/>
        </w:rPr>
        <w:t>k</w:t>
      </w:r>
      <w:r w:rsidR="005D1E15" w:rsidRPr="007D7F7D">
        <w:rPr>
          <w:i/>
          <w:iCs/>
          <w:vertAlign w:val="subscript"/>
        </w:rPr>
        <w:t>cry</w:t>
      </w:r>
      <w:r w:rsidR="005D1E15">
        <w:rPr>
          <w:i/>
          <w:iCs/>
        </w:rPr>
        <w:t>(1064)</w:t>
      </w:r>
      <w:r w:rsidR="005D1E15" w:rsidRPr="007D7F7D">
        <w:rPr>
          <w:i/>
          <w:iCs/>
          <w:vertAlign w:val="subscript"/>
        </w:rPr>
        <w:t xml:space="preserve"> </w:t>
      </w:r>
      <w:r w:rsidR="005D1E15" w:rsidRPr="007D7F7D">
        <w:t>= 0.0097)</w:t>
      </w:r>
      <w:r w:rsidR="005D1E15">
        <w:t>,</w:t>
      </w:r>
      <w:r w:rsidR="005D1E15">
        <w:t xml:space="preserve"> </w:t>
      </w:r>
      <w:r w:rsidR="005D1E15">
        <w:t>therefore</w:t>
      </w:r>
      <w:r w:rsidR="005D1E15">
        <w:t>, light is absorbed by each Sb</w:t>
      </w:r>
      <w:r w:rsidR="005D1E15">
        <w:rPr>
          <w:vertAlign w:val="subscript"/>
        </w:rPr>
        <w:t>2</w:t>
      </w:r>
      <w:r w:rsidR="005D1E15">
        <w:t>Se</w:t>
      </w:r>
      <w:r w:rsidR="005D1E15">
        <w:rPr>
          <w:vertAlign w:val="subscript"/>
        </w:rPr>
        <w:t>3</w:t>
      </w:r>
      <w:r w:rsidR="005D1E15">
        <w:t xml:space="preserve"> layer. </w:t>
      </w:r>
      <w:r w:rsidRPr="007D7F7D">
        <w:t xml:space="preserve">For </w:t>
      </w:r>
      <w:r w:rsidRPr="007D7F7D">
        <w:lastRenderedPageBreak/>
        <w:t xml:space="preserve">reference, </w:t>
      </w:r>
      <w:r w:rsidR="00242225" w:rsidRPr="00242225">
        <w:rPr>
          <w:i/>
          <w:iCs/>
        </w:rPr>
        <w:t>k</w:t>
      </w:r>
      <w:r w:rsidR="00242225" w:rsidRPr="00242225">
        <w:rPr>
          <w:i/>
          <w:iCs/>
          <w:vertAlign w:val="subscript"/>
        </w:rPr>
        <w:t>Sb2Se3</w:t>
      </w:r>
      <w:r w:rsidR="005D1E15">
        <w:t xml:space="preserve"> </w:t>
      </w:r>
      <w:r w:rsidRPr="007D7F7D">
        <w:t xml:space="preserve">is </w:t>
      </w:r>
      <w:r w:rsidR="00242225">
        <w:t>in</w:t>
      </w:r>
      <w:r w:rsidRPr="007D7F7D">
        <w:t xml:space="preserve"> </w:t>
      </w:r>
      <w:r w:rsidR="00242225">
        <w:rPr>
          <w:rFonts w:eastAsia="MS Mincho" w:cs="Cordia New"/>
          <w:color w:val="000000"/>
        </w:rPr>
        <w:t xml:space="preserve">an </w:t>
      </w:r>
      <w:r w:rsidRPr="007D7F7D">
        <w:t>order of 10</w:t>
      </w:r>
      <w:r w:rsidRPr="007D7F7D">
        <w:rPr>
          <w:vertAlign w:val="superscript"/>
        </w:rPr>
        <w:t>2</w:t>
      </w:r>
      <w:r w:rsidRPr="007D7F7D">
        <w:t xml:space="preserve"> smaller than </w:t>
      </w:r>
      <w:r>
        <w:rPr>
          <w:rFonts w:eastAsia="MS Mincho" w:cs="Cordia New"/>
          <w:color w:val="000000"/>
        </w:rPr>
        <w:t xml:space="preserve">that of </w:t>
      </w:r>
      <w:r>
        <w:rPr>
          <w:rFonts w:eastAsia="MS Mincho" w:cs="Cordia New"/>
          <w:color w:val="000000"/>
        </w:rPr>
        <w:t>other PCMs such as GST (</w:t>
      </w:r>
      <w:r w:rsidRPr="007D7F7D">
        <w:rPr>
          <w:i/>
          <w:iCs/>
        </w:rPr>
        <w:t>k</w:t>
      </w:r>
      <w:r w:rsidRPr="007D7F7D">
        <w:rPr>
          <w:i/>
          <w:iCs/>
          <w:vertAlign w:val="subscript"/>
        </w:rPr>
        <w:t>GST, cry</w:t>
      </w:r>
      <w:r w:rsidRPr="007D7F7D">
        <w:t xml:space="preserve"> = 2.4540) or VO</w:t>
      </w:r>
      <w:r w:rsidRPr="007D7F7D">
        <w:rPr>
          <w:vertAlign w:val="subscript"/>
        </w:rPr>
        <w:t>2</w:t>
      </w:r>
      <w:r w:rsidRPr="007D7F7D">
        <w:t xml:space="preserve"> (</w:t>
      </w:r>
      <w:r w:rsidRPr="007D7F7D">
        <w:rPr>
          <w:i/>
          <w:iCs/>
        </w:rPr>
        <w:t>k</w:t>
      </w:r>
      <w:r w:rsidRPr="007D7F7D">
        <w:rPr>
          <w:i/>
          <w:iCs/>
          <w:vertAlign w:val="subscript"/>
        </w:rPr>
        <w:t xml:space="preserve">VO2, metallic </w:t>
      </w:r>
      <w:r w:rsidRPr="007D7F7D">
        <w:t xml:space="preserve"> =1.4580).</w:t>
      </w:r>
    </w:p>
    <w:p w14:paraId="71BBA9EF" w14:textId="77777777" w:rsidR="008C1DFB" w:rsidRPr="007D7F7D" w:rsidRDefault="00000000" w:rsidP="008C1DFB">
      <w:pPr>
        <w:pStyle w:val="14TableCaption"/>
        <w:rPr>
          <w:rFonts w:cs="Times New Roman"/>
        </w:rPr>
      </w:pPr>
      <w:r w:rsidRPr="007D7F7D">
        <w:rPr>
          <w:rFonts w:cs="Times New Roman"/>
          <w:bCs/>
        </w:rPr>
        <w:t>Table 1.</w:t>
      </w:r>
      <w:r w:rsidRPr="007D7F7D">
        <w:rPr>
          <w:rFonts w:cs="Times New Roman"/>
        </w:rPr>
        <w:t xml:space="preserve"> Designs of 1064-nm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-based optical filter. Transmittance is calculated at the interested </w:t>
      </w:r>
      <w:r w:rsidRPr="007D7F7D">
        <w:rPr>
          <w:rFonts w:cs="Times New Roman"/>
          <w:i/>
          <w:iCs/>
        </w:rPr>
        <w:t>λ</w:t>
      </w:r>
      <w:r w:rsidRPr="007D7F7D">
        <w:rPr>
          <w:rFonts w:cs="Times New Roman"/>
        </w:rPr>
        <w:t xml:space="preserve"> = 1064 nm. Single, two, and three-layer designs all have </w:t>
      </w:r>
      <w:r w:rsidRPr="007D7F7D">
        <w:rPr>
          <w:rFonts w:cs="Times New Roman"/>
          <w:i/>
          <w:iCs/>
        </w:rPr>
        <w:t>λ</w:t>
      </w:r>
      <w:r w:rsidRPr="007D7F7D">
        <w:rPr>
          <w:rFonts w:cs="Times New Roman"/>
          <w:i/>
          <w:iCs/>
          <w:vertAlign w:val="subscript"/>
        </w:rPr>
        <w:t xml:space="preserve">0 </w:t>
      </w:r>
      <w:r w:rsidRPr="007D7F7D">
        <w:rPr>
          <w:rFonts w:cs="Times New Roman"/>
        </w:rPr>
        <w:t xml:space="preserve">= 1064 nm, but all </w:t>
      </w:r>
      <w:r w:rsidRPr="007D7F7D">
        <w:rPr>
          <w:rFonts w:cs="Times New Roman"/>
          <w:lang w:val="en"/>
        </w:rPr>
        <w:t>edge-filter</w:t>
      </w:r>
      <w:r w:rsidRPr="007D7F7D">
        <w:rPr>
          <w:rFonts w:cs="Times New Roman"/>
        </w:rPr>
        <w:t xml:space="preserve"> designs have </w:t>
      </w:r>
      <w:r w:rsidRPr="007D7F7D">
        <w:rPr>
          <w:rFonts w:cs="Times New Roman"/>
          <w:i/>
          <w:iCs/>
        </w:rPr>
        <w:t>λ</w:t>
      </w:r>
      <w:r w:rsidRPr="007D7F7D">
        <w:rPr>
          <w:rFonts w:cs="Times New Roman"/>
          <w:i/>
          <w:iCs/>
          <w:vertAlign w:val="subscript"/>
        </w:rPr>
        <w:t xml:space="preserve">0 </w:t>
      </w:r>
      <w:r w:rsidRPr="007D7F7D">
        <w:rPr>
          <w:rFonts w:cs="Times New Roman"/>
        </w:rPr>
        <w:t>= 740 nm.</w:t>
      </w:r>
    </w:p>
    <w:tbl>
      <w:tblPr>
        <w:tblStyle w:val="PlainTable2"/>
        <w:tblW w:w="5000" w:type="pct"/>
        <w:tblLook w:val="06A0" w:firstRow="1" w:lastRow="0" w:firstColumn="1" w:lastColumn="0" w:noHBand="1" w:noVBand="1"/>
      </w:tblPr>
      <w:tblGrid>
        <w:gridCol w:w="1098"/>
        <w:gridCol w:w="1637"/>
        <w:gridCol w:w="777"/>
        <w:gridCol w:w="981"/>
        <w:gridCol w:w="984"/>
        <w:gridCol w:w="702"/>
        <w:gridCol w:w="798"/>
        <w:gridCol w:w="569"/>
      </w:tblGrid>
      <w:tr w:rsidR="006E27E9" w14:paraId="65931E05" w14:textId="77777777" w:rsidTr="006E27E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27" w:type="pct"/>
            <w:tcBorders>
              <w:top w:val="single" w:sz="8" w:space="0" w:color="000000" w:themeColor="text1"/>
              <w:bottom w:val="single" w:sz="8" w:space="0" w:color="000000" w:themeColor="text1"/>
            </w:tcBorders>
            <w:vAlign w:val="center"/>
          </w:tcPr>
          <w:p w14:paraId="38C29DAD" w14:textId="77777777" w:rsidR="008C1DFB" w:rsidRPr="007D7F7D" w:rsidRDefault="00000000" w:rsidP="00DB7D33">
            <w:pPr>
              <w:pStyle w:val="15TableBody"/>
              <w:jc w:val="center"/>
              <w:rPr>
                <w:rFonts w:cs="Times New Roman"/>
                <w:szCs w:val="16"/>
              </w:rPr>
            </w:pPr>
            <w:r w:rsidRPr="007D7F7D">
              <w:rPr>
                <w:rFonts w:cs="Times New Roman"/>
                <w:b w:val="0"/>
                <w:bCs w:val="0"/>
                <w:szCs w:val="16"/>
              </w:rPr>
              <w:t>Design</w:t>
            </w:r>
          </w:p>
        </w:tc>
        <w:tc>
          <w:tcPr>
            <w:tcW w:w="1085" w:type="pct"/>
            <w:tcBorders>
              <w:top w:val="single" w:sz="8" w:space="0" w:color="000000" w:themeColor="text1"/>
              <w:bottom w:val="single" w:sz="8" w:space="0" w:color="000000" w:themeColor="text1"/>
            </w:tcBorders>
            <w:vAlign w:val="center"/>
          </w:tcPr>
          <w:p w14:paraId="1D27CB7E" w14:textId="77777777" w:rsidR="008C1DFB" w:rsidRPr="007D7F7D" w:rsidRDefault="00000000" w:rsidP="00DB7D33">
            <w:pPr>
              <w:pStyle w:val="15TableBody"/>
              <w:jc w:val="center"/>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Layout</w:t>
            </w:r>
          </w:p>
        </w:tc>
        <w:tc>
          <w:tcPr>
            <w:tcW w:w="515" w:type="pct"/>
            <w:tcBorders>
              <w:top w:val="single" w:sz="8" w:space="0" w:color="000000" w:themeColor="text1"/>
              <w:bottom w:val="single" w:sz="8" w:space="0" w:color="000000" w:themeColor="text1"/>
            </w:tcBorders>
            <w:vAlign w:val="center"/>
          </w:tcPr>
          <w:p w14:paraId="1AB66BDB" w14:textId="7508FDF9" w:rsidR="008C1DFB" w:rsidRPr="007D7F7D" w:rsidRDefault="00000000"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Number</w:t>
            </w:r>
            <w:r w:rsidR="00F15C6B" w:rsidRPr="007D7F7D">
              <w:rPr>
                <w:rFonts w:cs="Times New Roman"/>
                <w:b w:val="0"/>
                <w:bCs w:val="0"/>
                <w:szCs w:val="16"/>
              </w:rPr>
              <w:t xml:space="preserve"> </w:t>
            </w:r>
            <w:r w:rsidRPr="007D7F7D">
              <w:rPr>
                <w:rFonts w:cs="Times New Roman"/>
                <w:b w:val="0"/>
                <w:bCs w:val="0"/>
                <w:szCs w:val="16"/>
              </w:rPr>
              <w:t>of layers</w:t>
            </w:r>
          </w:p>
        </w:tc>
        <w:tc>
          <w:tcPr>
            <w:tcW w:w="650" w:type="pct"/>
            <w:tcBorders>
              <w:top w:val="single" w:sz="8" w:space="0" w:color="000000" w:themeColor="text1"/>
              <w:bottom w:val="single" w:sz="8" w:space="0" w:color="000000" w:themeColor="text1"/>
            </w:tcBorders>
            <w:vAlign w:val="center"/>
          </w:tcPr>
          <w:p w14:paraId="37943EAF" w14:textId="4931FCFF" w:rsidR="008C1DFB" w:rsidRPr="007D7F7D" w:rsidRDefault="00000000"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SbSe</w:t>
            </w:r>
            <w:r w:rsidRPr="007D7F7D">
              <w:rPr>
                <w:rFonts w:cs="Times New Roman"/>
                <w:b w:val="0"/>
                <w:bCs w:val="0"/>
                <w:szCs w:val="16"/>
                <w:cs/>
                <w:lang w:bidi="th-TH"/>
              </w:rPr>
              <w:t xml:space="preserve"> </w:t>
            </w:r>
            <w:r w:rsidRPr="007D7F7D">
              <w:rPr>
                <w:rFonts w:cs="Times New Roman"/>
                <w:b w:val="0"/>
                <w:bCs w:val="0"/>
                <w:szCs w:val="16"/>
                <w:lang w:bidi="th-TH"/>
              </w:rPr>
              <w:t>used</w:t>
            </w:r>
            <w:r w:rsidR="00F15C6B" w:rsidRPr="007D7F7D">
              <w:rPr>
                <w:rFonts w:cs="Times New Roman"/>
                <w:b w:val="0"/>
                <w:bCs w:val="0"/>
                <w:szCs w:val="16"/>
                <w:lang w:bidi="th-TH"/>
              </w:rPr>
              <w:t xml:space="preserve"> </w:t>
            </w:r>
            <w:r w:rsidRPr="007D7F7D">
              <w:rPr>
                <w:rFonts w:cs="Times New Roman"/>
                <w:b w:val="0"/>
                <w:bCs w:val="0"/>
                <w:szCs w:val="16"/>
              </w:rPr>
              <w:t>(nm)</w:t>
            </w:r>
          </w:p>
        </w:tc>
        <w:tc>
          <w:tcPr>
            <w:tcW w:w="652" w:type="pct"/>
            <w:tcBorders>
              <w:top w:val="single" w:sz="8" w:space="0" w:color="000000" w:themeColor="text1"/>
              <w:bottom w:val="single" w:sz="8" w:space="0" w:color="000000" w:themeColor="text1"/>
            </w:tcBorders>
            <w:vAlign w:val="center"/>
          </w:tcPr>
          <w:p w14:paraId="1AFDD82F" w14:textId="3AABEE6A" w:rsidR="008C1DFB" w:rsidRPr="007D7F7D" w:rsidRDefault="00000000"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Device size</w:t>
            </w:r>
            <w:r w:rsidR="00F15C6B" w:rsidRPr="007D7F7D">
              <w:rPr>
                <w:rFonts w:cs="Times New Roman"/>
                <w:b w:val="0"/>
                <w:bCs w:val="0"/>
                <w:szCs w:val="16"/>
              </w:rPr>
              <w:t xml:space="preserve"> </w:t>
            </w:r>
            <w:r w:rsidRPr="007D7F7D">
              <w:rPr>
                <w:rFonts w:cs="Times New Roman"/>
                <w:b w:val="0"/>
                <w:bCs w:val="0"/>
                <w:szCs w:val="16"/>
              </w:rPr>
              <w:t>(nm)</w:t>
            </w:r>
          </w:p>
        </w:tc>
        <w:tc>
          <w:tcPr>
            <w:tcW w:w="465" w:type="pct"/>
            <w:tcBorders>
              <w:top w:val="single" w:sz="8" w:space="0" w:color="000000" w:themeColor="text1"/>
              <w:bottom w:val="single" w:sz="8" w:space="0" w:color="000000" w:themeColor="text1"/>
            </w:tcBorders>
            <w:vAlign w:val="center"/>
          </w:tcPr>
          <w:p w14:paraId="23DDB327" w14:textId="3EB7FE00" w:rsidR="008C1DFB" w:rsidRPr="007D7F7D" w:rsidRDefault="00000000"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T (ON)</w:t>
            </w:r>
            <w:r w:rsidR="00F15C6B" w:rsidRPr="007D7F7D">
              <w:rPr>
                <w:rFonts w:cs="Times New Roman"/>
                <w:b w:val="0"/>
                <w:bCs w:val="0"/>
                <w:szCs w:val="16"/>
              </w:rPr>
              <w:t xml:space="preserve"> </w:t>
            </w:r>
            <w:r w:rsidRPr="007D7F7D">
              <w:rPr>
                <w:rFonts w:cs="Times New Roman"/>
                <w:b w:val="0"/>
                <w:bCs w:val="0"/>
                <w:szCs w:val="16"/>
              </w:rPr>
              <w:t>(%)</w:t>
            </w:r>
          </w:p>
        </w:tc>
        <w:tc>
          <w:tcPr>
            <w:tcW w:w="529" w:type="pct"/>
            <w:tcBorders>
              <w:top w:val="single" w:sz="8" w:space="0" w:color="000000" w:themeColor="text1"/>
              <w:bottom w:val="single" w:sz="8" w:space="0" w:color="000000" w:themeColor="text1"/>
            </w:tcBorders>
            <w:vAlign w:val="center"/>
          </w:tcPr>
          <w:p w14:paraId="0B2E9D70" w14:textId="48C2768D" w:rsidR="008C1DFB" w:rsidRPr="007D7F7D" w:rsidRDefault="00000000"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T (OFF)</w:t>
            </w:r>
            <w:r w:rsidR="00F15C6B" w:rsidRPr="007D7F7D">
              <w:rPr>
                <w:rFonts w:cs="Times New Roman"/>
                <w:b w:val="0"/>
                <w:bCs w:val="0"/>
                <w:szCs w:val="16"/>
              </w:rPr>
              <w:t xml:space="preserve"> </w:t>
            </w:r>
            <w:r w:rsidRPr="007D7F7D">
              <w:rPr>
                <w:rFonts w:cs="Times New Roman"/>
                <w:b w:val="0"/>
                <w:bCs w:val="0"/>
                <w:szCs w:val="16"/>
              </w:rPr>
              <w:t>(%)</w:t>
            </w:r>
          </w:p>
        </w:tc>
        <w:tc>
          <w:tcPr>
            <w:tcW w:w="378" w:type="pct"/>
            <w:tcBorders>
              <w:top w:val="single" w:sz="8" w:space="0" w:color="000000" w:themeColor="text1"/>
              <w:bottom w:val="single" w:sz="8" w:space="0" w:color="000000" w:themeColor="text1"/>
            </w:tcBorders>
            <w:vAlign w:val="center"/>
          </w:tcPr>
          <w:p w14:paraId="296011AF" w14:textId="6DCB0F9F" w:rsidR="008C1DFB" w:rsidRPr="007D7F7D" w:rsidRDefault="00000000" w:rsidP="00DB7D33">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szCs w:val="16"/>
              </w:rPr>
            </w:pPr>
            <w:r w:rsidRPr="007D7F7D">
              <w:rPr>
                <w:rFonts w:cs="Times New Roman"/>
                <w:b w:val="0"/>
                <w:bCs w:val="0"/>
                <w:szCs w:val="16"/>
              </w:rPr>
              <w:t>ΔT</w:t>
            </w:r>
            <w:r w:rsidR="00F15C6B" w:rsidRPr="007D7F7D">
              <w:rPr>
                <w:rFonts w:cs="Times New Roman"/>
                <w:b w:val="0"/>
                <w:bCs w:val="0"/>
                <w:szCs w:val="16"/>
              </w:rPr>
              <w:t xml:space="preserve"> </w:t>
            </w:r>
            <w:r w:rsidRPr="007D7F7D">
              <w:rPr>
                <w:rFonts w:cs="Times New Roman"/>
                <w:b w:val="0"/>
                <w:bCs w:val="0"/>
                <w:szCs w:val="16"/>
              </w:rPr>
              <w:t>(%)</w:t>
            </w:r>
          </w:p>
        </w:tc>
      </w:tr>
      <w:tr w:rsidR="006E27E9" w14:paraId="7B07923A"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tcBorders>
              <w:top w:val="single" w:sz="8" w:space="0" w:color="000000" w:themeColor="text1"/>
            </w:tcBorders>
            <w:vAlign w:val="center"/>
          </w:tcPr>
          <w:p w14:paraId="57F38F8A" w14:textId="77777777" w:rsidR="008C1DFB" w:rsidRPr="007D7F7D" w:rsidRDefault="00000000" w:rsidP="008C1DFB">
            <w:pPr>
              <w:pStyle w:val="15TableBody"/>
              <w:rPr>
                <w:rFonts w:cs="Times New Roman"/>
                <w:szCs w:val="16"/>
              </w:rPr>
            </w:pPr>
            <w:r w:rsidRPr="007D7F7D">
              <w:rPr>
                <w:rFonts w:cs="Times New Roman"/>
                <w:b w:val="0"/>
                <w:bCs w:val="0"/>
                <w:szCs w:val="16"/>
              </w:rPr>
              <w:t>Single-layer</w:t>
            </w:r>
          </w:p>
        </w:tc>
        <w:tc>
          <w:tcPr>
            <w:tcW w:w="1085" w:type="pct"/>
            <w:tcBorders>
              <w:top w:val="single" w:sz="8" w:space="0" w:color="000000" w:themeColor="text1"/>
            </w:tcBorders>
            <w:vAlign w:val="center"/>
          </w:tcPr>
          <w:p w14:paraId="35D68649" w14:textId="77777777"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w:t>
            </w:r>
          </w:p>
        </w:tc>
        <w:tc>
          <w:tcPr>
            <w:tcW w:w="515" w:type="pct"/>
            <w:tcBorders>
              <w:top w:val="single" w:sz="8" w:space="0" w:color="000000" w:themeColor="text1"/>
            </w:tcBorders>
            <w:vAlign w:val="center"/>
          </w:tcPr>
          <w:p w14:paraId="01EA809B"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p>
        </w:tc>
        <w:tc>
          <w:tcPr>
            <w:tcW w:w="650" w:type="pct"/>
            <w:tcBorders>
              <w:top w:val="single" w:sz="8" w:space="0" w:color="000000" w:themeColor="text1"/>
            </w:tcBorders>
            <w:vAlign w:val="center"/>
          </w:tcPr>
          <w:p w14:paraId="1C5464DF"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652" w:type="pct"/>
            <w:tcBorders>
              <w:top w:val="single" w:sz="8" w:space="0" w:color="000000" w:themeColor="text1"/>
            </w:tcBorders>
            <w:vAlign w:val="center"/>
          </w:tcPr>
          <w:p w14:paraId="6CAE7915"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465" w:type="pct"/>
            <w:tcBorders>
              <w:top w:val="single" w:sz="8" w:space="0" w:color="000000" w:themeColor="text1"/>
            </w:tcBorders>
            <w:vAlign w:val="center"/>
          </w:tcPr>
          <w:p w14:paraId="7C6802B3"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93.5</w:t>
            </w:r>
          </w:p>
        </w:tc>
        <w:tc>
          <w:tcPr>
            <w:tcW w:w="529" w:type="pct"/>
            <w:tcBorders>
              <w:top w:val="single" w:sz="8" w:space="0" w:color="000000" w:themeColor="text1"/>
            </w:tcBorders>
            <w:vAlign w:val="center"/>
          </w:tcPr>
          <w:p w14:paraId="3D3C98C5"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37.2</w:t>
            </w:r>
          </w:p>
        </w:tc>
        <w:tc>
          <w:tcPr>
            <w:tcW w:w="378" w:type="pct"/>
            <w:tcBorders>
              <w:top w:val="single" w:sz="8" w:space="0" w:color="000000" w:themeColor="text1"/>
            </w:tcBorders>
            <w:vAlign w:val="center"/>
          </w:tcPr>
          <w:p w14:paraId="58BD8E43"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56.3</w:t>
            </w:r>
          </w:p>
        </w:tc>
      </w:tr>
      <w:tr w:rsidR="006E27E9" w14:paraId="11D66F07"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6C81BEDE" w14:textId="77777777" w:rsidR="008C1DFB" w:rsidRPr="007D7F7D" w:rsidRDefault="00000000" w:rsidP="008C1DFB">
            <w:pPr>
              <w:pStyle w:val="15TableBody"/>
              <w:rPr>
                <w:rFonts w:cs="Times New Roman"/>
                <w:szCs w:val="16"/>
              </w:rPr>
            </w:pPr>
            <w:r w:rsidRPr="007D7F7D">
              <w:rPr>
                <w:rFonts w:cs="Times New Roman"/>
                <w:b w:val="0"/>
                <w:bCs w:val="0"/>
                <w:szCs w:val="16"/>
              </w:rPr>
              <w:t>Two-layers</w:t>
            </w:r>
          </w:p>
        </w:tc>
        <w:tc>
          <w:tcPr>
            <w:tcW w:w="1085" w:type="pct"/>
            <w:vAlign w:val="center"/>
          </w:tcPr>
          <w:p w14:paraId="488437F8" w14:textId="77777777"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SbSe/TiO</w:t>
            </w:r>
          </w:p>
        </w:tc>
        <w:tc>
          <w:tcPr>
            <w:tcW w:w="515" w:type="pct"/>
            <w:vAlign w:val="center"/>
          </w:tcPr>
          <w:p w14:paraId="1363FF89"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w:t>
            </w:r>
          </w:p>
        </w:tc>
        <w:tc>
          <w:tcPr>
            <w:tcW w:w="650" w:type="pct"/>
            <w:vAlign w:val="center"/>
          </w:tcPr>
          <w:p w14:paraId="7E4EE775"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78.9</w:t>
            </w:r>
          </w:p>
        </w:tc>
        <w:tc>
          <w:tcPr>
            <w:tcW w:w="652" w:type="pct"/>
            <w:vAlign w:val="center"/>
          </w:tcPr>
          <w:p w14:paraId="341278A7"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194.1</w:t>
            </w:r>
          </w:p>
        </w:tc>
        <w:tc>
          <w:tcPr>
            <w:tcW w:w="465" w:type="pct"/>
            <w:vAlign w:val="center"/>
          </w:tcPr>
          <w:p w14:paraId="43AB6FF7"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93.3</w:t>
            </w:r>
          </w:p>
        </w:tc>
        <w:tc>
          <w:tcPr>
            <w:tcW w:w="529" w:type="pct"/>
            <w:vAlign w:val="center"/>
          </w:tcPr>
          <w:p w14:paraId="22F333A5"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76.9</w:t>
            </w:r>
          </w:p>
        </w:tc>
        <w:tc>
          <w:tcPr>
            <w:tcW w:w="378" w:type="pct"/>
            <w:vAlign w:val="center"/>
          </w:tcPr>
          <w:p w14:paraId="6710FD68"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val="en-US"/>
              </w:rPr>
            </w:pPr>
            <w:r w:rsidRPr="007D7F7D">
              <w:rPr>
                <w:rFonts w:cs="Times New Roman"/>
                <w:szCs w:val="16"/>
              </w:rPr>
              <w:t>16.4</w:t>
            </w:r>
          </w:p>
        </w:tc>
      </w:tr>
      <w:tr w:rsidR="006E27E9" w14:paraId="36073D4B"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6A6E16C3" w14:textId="77777777" w:rsidR="008C1DFB" w:rsidRPr="007D7F7D" w:rsidRDefault="00000000" w:rsidP="008C1DFB">
            <w:pPr>
              <w:pStyle w:val="15TableBody"/>
              <w:rPr>
                <w:rFonts w:cs="Times New Roman"/>
                <w:szCs w:val="16"/>
              </w:rPr>
            </w:pPr>
            <w:r w:rsidRPr="007D7F7D">
              <w:rPr>
                <w:rFonts w:cs="Times New Roman"/>
                <w:b w:val="0"/>
                <w:bCs w:val="0"/>
                <w:szCs w:val="16"/>
              </w:rPr>
              <w:t>Three-layers</w:t>
            </w:r>
          </w:p>
        </w:tc>
        <w:tc>
          <w:tcPr>
            <w:tcW w:w="1085" w:type="pct"/>
            <w:vAlign w:val="center"/>
          </w:tcPr>
          <w:p w14:paraId="1C6C3206" w14:textId="77777777"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SbSe/MgF/TiO</w:t>
            </w:r>
          </w:p>
        </w:tc>
        <w:tc>
          <w:tcPr>
            <w:tcW w:w="515" w:type="pct"/>
            <w:vAlign w:val="center"/>
          </w:tcPr>
          <w:p w14:paraId="7DC7DB54"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77362CD5"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78.9</w:t>
            </w:r>
          </w:p>
        </w:tc>
        <w:tc>
          <w:tcPr>
            <w:tcW w:w="652" w:type="pct"/>
            <w:vAlign w:val="center"/>
          </w:tcPr>
          <w:p w14:paraId="7462E960"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580.3</w:t>
            </w:r>
          </w:p>
        </w:tc>
        <w:tc>
          <w:tcPr>
            <w:tcW w:w="465" w:type="pct"/>
            <w:vAlign w:val="center"/>
          </w:tcPr>
          <w:p w14:paraId="11A00DC6"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93.3</w:t>
            </w:r>
          </w:p>
        </w:tc>
        <w:tc>
          <w:tcPr>
            <w:tcW w:w="529" w:type="pct"/>
            <w:vAlign w:val="center"/>
          </w:tcPr>
          <w:p w14:paraId="443D2F2F"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76.9</w:t>
            </w:r>
          </w:p>
        </w:tc>
        <w:tc>
          <w:tcPr>
            <w:tcW w:w="378" w:type="pct"/>
            <w:vAlign w:val="center"/>
          </w:tcPr>
          <w:p w14:paraId="7A47F823"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16.4</w:t>
            </w:r>
          </w:p>
        </w:tc>
      </w:tr>
      <w:tr w:rsidR="006E27E9" w14:paraId="5B6208A1"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4EC73359" w14:textId="77777777" w:rsidR="008C1DFB" w:rsidRPr="007D7F7D" w:rsidRDefault="00000000" w:rsidP="008C1DFB">
            <w:pPr>
              <w:pStyle w:val="15TableBody"/>
              <w:rPr>
                <w:rFonts w:cs="Times New Roman"/>
                <w:szCs w:val="16"/>
              </w:rPr>
            </w:pPr>
            <w:r w:rsidRPr="007D7F7D">
              <w:rPr>
                <w:rFonts w:cs="Times New Roman"/>
                <w:b w:val="0"/>
                <w:bCs w:val="0"/>
                <w:szCs w:val="16"/>
              </w:rPr>
              <w:t>Three-layers</w:t>
            </w:r>
          </w:p>
        </w:tc>
        <w:tc>
          <w:tcPr>
            <w:tcW w:w="1085" w:type="pct"/>
            <w:vAlign w:val="center"/>
          </w:tcPr>
          <w:p w14:paraId="4B09B3A6" w14:textId="77777777"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SiN/SbSe/AlO</w:t>
            </w:r>
          </w:p>
        </w:tc>
        <w:tc>
          <w:tcPr>
            <w:tcW w:w="515" w:type="pct"/>
            <w:vAlign w:val="center"/>
          </w:tcPr>
          <w:p w14:paraId="4E3DCABC"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33976990"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157.9</w:t>
            </w:r>
          </w:p>
        </w:tc>
        <w:tc>
          <w:tcPr>
            <w:tcW w:w="652" w:type="pct"/>
            <w:vAlign w:val="center"/>
          </w:tcPr>
          <w:p w14:paraId="52B975EE"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455.7</w:t>
            </w:r>
          </w:p>
        </w:tc>
        <w:tc>
          <w:tcPr>
            <w:tcW w:w="465" w:type="pct"/>
            <w:vAlign w:val="center"/>
          </w:tcPr>
          <w:p w14:paraId="2FEE0347"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96.6</w:t>
            </w:r>
          </w:p>
        </w:tc>
        <w:tc>
          <w:tcPr>
            <w:tcW w:w="529" w:type="pct"/>
            <w:vAlign w:val="center"/>
          </w:tcPr>
          <w:p w14:paraId="59009023"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83.3</w:t>
            </w:r>
          </w:p>
        </w:tc>
        <w:tc>
          <w:tcPr>
            <w:tcW w:w="378" w:type="pct"/>
            <w:vAlign w:val="center"/>
          </w:tcPr>
          <w:p w14:paraId="05A66449"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13.3</w:t>
            </w:r>
          </w:p>
        </w:tc>
      </w:tr>
      <w:tr w:rsidR="006E27E9" w14:paraId="012C0CE8"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5AF1E699" w14:textId="77777777" w:rsidR="008C1DFB" w:rsidRPr="007D7F7D" w:rsidRDefault="00000000"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D285AD2" w14:textId="70166E11"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1</m:t>
                    </m:r>
                  </m:sup>
                </m:sSup>
              </m:oMath>
            </m:oMathPara>
          </w:p>
        </w:tc>
        <w:tc>
          <w:tcPr>
            <w:tcW w:w="515" w:type="pct"/>
            <w:vAlign w:val="center"/>
          </w:tcPr>
          <w:p w14:paraId="6030D898"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w:t>
            </w:r>
          </w:p>
        </w:tc>
        <w:tc>
          <w:tcPr>
            <w:tcW w:w="650" w:type="pct"/>
            <w:vAlign w:val="center"/>
          </w:tcPr>
          <w:p w14:paraId="4CF222CC"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48.5</w:t>
            </w:r>
          </w:p>
        </w:tc>
        <w:tc>
          <w:tcPr>
            <w:tcW w:w="652" w:type="pct"/>
            <w:vAlign w:val="center"/>
          </w:tcPr>
          <w:p w14:paraId="002DD550"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182.5</w:t>
            </w:r>
          </w:p>
        </w:tc>
        <w:tc>
          <w:tcPr>
            <w:tcW w:w="465" w:type="pct"/>
            <w:vAlign w:val="center"/>
          </w:tcPr>
          <w:p w14:paraId="795D126F"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94.1</w:t>
            </w:r>
          </w:p>
        </w:tc>
        <w:tc>
          <w:tcPr>
            <w:tcW w:w="529" w:type="pct"/>
            <w:vAlign w:val="center"/>
          </w:tcPr>
          <w:p w14:paraId="02992B42"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54.3</w:t>
            </w:r>
          </w:p>
        </w:tc>
        <w:tc>
          <w:tcPr>
            <w:tcW w:w="378" w:type="pct"/>
            <w:vAlign w:val="center"/>
          </w:tcPr>
          <w:p w14:paraId="491D394D"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39.8</w:t>
            </w:r>
          </w:p>
        </w:tc>
      </w:tr>
      <w:tr w:rsidR="006E27E9" w14:paraId="06F39CFE"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11F7C0CE" w14:textId="77777777" w:rsidR="008C1DFB" w:rsidRPr="007D7F7D" w:rsidRDefault="00000000"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68AC4BDE" w14:textId="1BD259F2"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2</m:t>
                    </m:r>
                  </m:sup>
                </m:sSup>
              </m:oMath>
            </m:oMathPara>
          </w:p>
        </w:tc>
        <w:tc>
          <w:tcPr>
            <w:tcW w:w="515" w:type="pct"/>
            <w:vAlign w:val="center"/>
          </w:tcPr>
          <w:p w14:paraId="34E76F5C"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w:t>
            </w:r>
          </w:p>
        </w:tc>
        <w:tc>
          <w:tcPr>
            <w:tcW w:w="650" w:type="pct"/>
            <w:vAlign w:val="center"/>
          </w:tcPr>
          <w:p w14:paraId="2DA7E734"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97.0</w:t>
            </w:r>
          </w:p>
        </w:tc>
        <w:tc>
          <w:tcPr>
            <w:tcW w:w="652" w:type="pct"/>
            <w:vAlign w:val="center"/>
          </w:tcPr>
          <w:p w14:paraId="1D5D7402"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365.0</w:t>
            </w:r>
          </w:p>
        </w:tc>
        <w:tc>
          <w:tcPr>
            <w:tcW w:w="465" w:type="pct"/>
            <w:vAlign w:val="center"/>
          </w:tcPr>
          <w:p w14:paraId="25383A75"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95.0</w:t>
            </w:r>
          </w:p>
        </w:tc>
        <w:tc>
          <w:tcPr>
            <w:tcW w:w="529" w:type="pct"/>
            <w:vAlign w:val="center"/>
          </w:tcPr>
          <w:p w14:paraId="79276A26"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16.3</w:t>
            </w:r>
          </w:p>
        </w:tc>
        <w:tc>
          <w:tcPr>
            <w:tcW w:w="378" w:type="pct"/>
            <w:vAlign w:val="center"/>
          </w:tcPr>
          <w:p w14:paraId="7820373A"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78.7</w:t>
            </w:r>
          </w:p>
        </w:tc>
      </w:tr>
      <w:tr w:rsidR="006E27E9" w14:paraId="54A7CB73"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4ADA658F" w14:textId="77777777" w:rsidR="008C1DFB" w:rsidRPr="007D7F7D" w:rsidRDefault="00000000"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3776FC03" w14:textId="645D67F4"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w:rPr>
                        <w:rFonts w:ascii="Cambria Math" w:hAnsi="Cambria Math" w:cs="Times New Roman"/>
                        <w:szCs w:val="16"/>
                      </w:rPr>
                      <m:t>3</m:t>
                    </m:r>
                  </m:sup>
                </m:sSup>
              </m:oMath>
            </m:oMathPara>
          </w:p>
        </w:tc>
        <w:tc>
          <w:tcPr>
            <w:tcW w:w="515" w:type="pct"/>
            <w:vAlign w:val="center"/>
          </w:tcPr>
          <w:p w14:paraId="6AAEC97E"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w:t>
            </w:r>
          </w:p>
        </w:tc>
        <w:tc>
          <w:tcPr>
            <w:tcW w:w="650" w:type="pct"/>
            <w:vAlign w:val="center"/>
          </w:tcPr>
          <w:p w14:paraId="4E74CEC6"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145.5</w:t>
            </w:r>
          </w:p>
        </w:tc>
        <w:tc>
          <w:tcPr>
            <w:tcW w:w="652" w:type="pct"/>
            <w:vAlign w:val="center"/>
          </w:tcPr>
          <w:p w14:paraId="722D6043"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547.6</w:t>
            </w:r>
          </w:p>
        </w:tc>
        <w:tc>
          <w:tcPr>
            <w:tcW w:w="465" w:type="pct"/>
            <w:vAlign w:val="center"/>
          </w:tcPr>
          <w:p w14:paraId="51D2DE7A"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94.8</w:t>
            </w:r>
          </w:p>
        </w:tc>
        <w:tc>
          <w:tcPr>
            <w:tcW w:w="529" w:type="pct"/>
            <w:vAlign w:val="center"/>
          </w:tcPr>
          <w:p w14:paraId="21ADDD24"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4.0</w:t>
            </w:r>
          </w:p>
        </w:tc>
        <w:tc>
          <w:tcPr>
            <w:tcW w:w="378" w:type="pct"/>
            <w:vAlign w:val="center"/>
          </w:tcPr>
          <w:p w14:paraId="26097A5B"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90.8</w:t>
            </w:r>
          </w:p>
        </w:tc>
      </w:tr>
      <w:tr w:rsidR="006E27E9" w14:paraId="6A1376DF"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4434E52D" w14:textId="77777777" w:rsidR="008C1DFB" w:rsidRPr="007D7F7D" w:rsidRDefault="00000000"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3C48C67D" w14:textId="5AF210E3"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4</m:t>
                    </m:r>
                  </m:sup>
                </m:sSup>
              </m:oMath>
            </m:oMathPara>
          </w:p>
        </w:tc>
        <w:tc>
          <w:tcPr>
            <w:tcW w:w="515" w:type="pct"/>
            <w:vAlign w:val="center"/>
          </w:tcPr>
          <w:p w14:paraId="4EF38CC4"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w:t>
            </w:r>
          </w:p>
        </w:tc>
        <w:tc>
          <w:tcPr>
            <w:tcW w:w="650" w:type="pct"/>
            <w:vAlign w:val="center"/>
          </w:tcPr>
          <w:p w14:paraId="706C0F7F"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194.0</w:t>
            </w:r>
          </w:p>
        </w:tc>
        <w:tc>
          <w:tcPr>
            <w:tcW w:w="652" w:type="pct"/>
            <w:vAlign w:val="center"/>
          </w:tcPr>
          <w:p w14:paraId="7C9B623C"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730.1</w:t>
            </w:r>
          </w:p>
        </w:tc>
        <w:tc>
          <w:tcPr>
            <w:tcW w:w="465" w:type="pct"/>
            <w:vAlign w:val="center"/>
          </w:tcPr>
          <w:p w14:paraId="70149599"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93.7</w:t>
            </w:r>
          </w:p>
        </w:tc>
        <w:tc>
          <w:tcPr>
            <w:tcW w:w="529" w:type="pct"/>
            <w:vAlign w:val="center"/>
          </w:tcPr>
          <w:p w14:paraId="60BC0DE2"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0.9</w:t>
            </w:r>
          </w:p>
        </w:tc>
        <w:tc>
          <w:tcPr>
            <w:tcW w:w="378" w:type="pct"/>
            <w:vAlign w:val="center"/>
          </w:tcPr>
          <w:p w14:paraId="296D8852"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92.8</w:t>
            </w:r>
          </w:p>
        </w:tc>
      </w:tr>
      <w:tr w:rsidR="006E27E9" w14:paraId="5967DAC0"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07C434FD" w14:textId="77777777" w:rsidR="008C1DFB" w:rsidRPr="007D7F7D" w:rsidRDefault="00000000"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D317793" w14:textId="517C2FC1"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5</m:t>
                    </m:r>
                  </m:sup>
                </m:sSup>
              </m:oMath>
            </m:oMathPara>
          </w:p>
        </w:tc>
        <w:tc>
          <w:tcPr>
            <w:tcW w:w="515" w:type="pct"/>
            <w:vAlign w:val="center"/>
          </w:tcPr>
          <w:p w14:paraId="3DC4F594"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cs/>
                <w:lang w:bidi="th-TH"/>
              </w:rPr>
              <w:t>1</w:t>
            </w:r>
            <w:r w:rsidRPr="007D7F7D">
              <w:rPr>
                <w:rFonts w:cs="Times New Roman"/>
                <w:szCs w:val="16"/>
                <w:lang w:bidi="th-TH"/>
              </w:rPr>
              <w:t>1</w:t>
            </w:r>
          </w:p>
        </w:tc>
        <w:tc>
          <w:tcPr>
            <w:tcW w:w="650" w:type="pct"/>
            <w:vAlign w:val="center"/>
          </w:tcPr>
          <w:p w14:paraId="480E0AED"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242.6</w:t>
            </w:r>
          </w:p>
        </w:tc>
        <w:tc>
          <w:tcPr>
            <w:tcW w:w="652" w:type="pct"/>
            <w:vAlign w:val="center"/>
          </w:tcPr>
          <w:p w14:paraId="5DC60FF8"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912.6</w:t>
            </w:r>
          </w:p>
        </w:tc>
        <w:tc>
          <w:tcPr>
            <w:tcW w:w="465" w:type="pct"/>
            <w:vAlign w:val="center"/>
          </w:tcPr>
          <w:p w14:paraId="125F9030"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93.6</w:t>
            </w:r>
          </w:p>
        </w:tc>
        <w:tc>
          <w:tcPr>
            <w:tcW w:w="529" w:type="pct"/>
            <w:vAlign w:val="center"/>
          </w:tcPr>
          <w:p w14:paraId="772B34E9"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0.2</w:t>
            </w:r>
          </w:p>
        </w:tc>
        <w:tc>
          <w:tcPr>
            <w:tcW w:w="378" w:type="pct"/>
            <w:vAlign w:val="center"/>
          </w:tcPr>
          <w:p w14:paraId="4F99C6AE"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93.4</w:t>
            </w:r>
          </w:p>
        </w:tc>
      </w:tr>
      <w:tr w:rsidR="006E27E9" w14:paraId="4A550874"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003FD3EB" w14:textId="77777777" w:rsidR="008C1DFB" w:rsidRPr="007D7F7D" w:rsidRDefault="00000000"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2BB17B85" w14:textId="16EB2848"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6</m:t>
                    </m:r>
                  </m:sup>
                </m:sSup>
              </m:oMath>
            </m:oMathPara>
          </w:p>
        </w:tc>
        <w:tc>
          <w:tcPr>
            <w:tcW w:w="515" w:type="pct"/>
            <w:vAlign w:val="center"/>
          </w:tcPr>
          <w:p w14:paraId="52DC6A0B"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cs/>
                <w:lang w:bidi="th-TH"/>
              </w:rPr>
              <w:t>13</w:t>
            </w:r>
          </w:p>
        </w:tc>
        <w:tc>
          <w:tcPr>
            <w:tcW w:w="650" w:type="pct"/>
            <w:vAlign w:val="center"/>
          </w:tcPr>
          <w:p w14:paraId="6CDD1038"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291.1</w:t>
            </w:r>
          </w:p>
        </w:tc>
        <w:tc>
          <w:tcPr>
            <w:tcW w:w="652" w:type="pct"/>
            <w:vAlign w:val="center"/>
          </w:tcPr>
          <w:p w14:paraId="77C42795" w14:textId="780AE693"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095.1</w:t>
            </w:r>
          </w:p>
        </w:tc>
        <w:tc>
          <w:tcPr>
            <w:tcW w:w="465" w:type="pct"/>
            <w:vAlign w:val="center"/>
          </w:tcPr>
          <w:p w14:paraId="3B2F670E"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94.5</w:t>
            </w:r>
          </w:p>
        </w:tc>
        <w:tc>
          <w:tcPr>
            <w:tcW w:w="529" w:type="pct"/>
            <w:vAlign w:val="center"/>
          </w:tcPr>
          <w:p w14:paraId="24915B87"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FA3527">
              <w:rPr>
                <w:rFonts w:cs="Times New Roman"/>
                <w:szCs w:val="16"/>
                <w:lang w:bidi="th-TH"/>
              </w:rPr>
              <w:t>0.0</w:t>
            </w:r>
          </w:p>
        </w:tc>
        <w:tc>
          <w:tcPr>
            <w:tcW w:w="378" w:type="pct"/>
            <w:vAlign w:val="center"/>
          </w:tcPr>
          <w:p w14:paraId="777122E8"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94.5</w:t>
            </w:r>
          </w:p>
        </w:tc>
      </w:tr>
      <w:tr w:rsidR="006E27E9" w14:paraId="360BE940"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3B3232D1" w14:textId="77777777" w:rsidR="008C1DFB" w:rsidRPr="007D7F7D" w:rsidRDefault="00000000"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0FD44C41" w14:textId="52FAB557"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7</m:t>
                    </m:r>
                  </m:sup>
                </m:sSup>
              </m:oMath>
            </m:oMathPara>
          </w:p>
        </w:tc>
        <w:tc>
          <w:tcPr>
            <w:tcW w:w="515" w:type="pct"/>
            <w:vAlign w:val="center"/>
          </w:tcPr>
          <w:p w14:paraId="5E7E024C"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cs/>
                <w:lang w:bidi="th-TH"/>
              </w:rPr>
            </w:pPr>
            <w:r w:rsidRPr="007D7F7D">
              <w:rPr>
                <w:rFonts w:cs="Times New Roman"/>
                <w:szCs w:val="16"/>
                <w:lang w:bidi="th-TH"/>
              </w:rPr>
              <w:t>15</w:t>
            </w:r>
          </w:p>
        </w:tc>
        <w:tc>
          <w:tcPr>
            <w:tcW w:w="650" w:type="pct"/>
            <w:vAlign w:val="center"/>
          </w:tcPr>
          <w:p w14:paraId="232B0FA7"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339.6</w:t>
            </w:r>
          </w:p>
        </w:tc>
        <w:tc>
          <w:tcPr>
            <w:tcW w:w="652" w:type="pct"/>
            <w:vAlign w:val="center"/>
          </w:tcPr>
          <w:p w14:paraId="46043EAD" w14:textId="553C8724"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277.7</w:t>
            </w:r>
          </w:p>
        </w:tc>
        <w:tc>
          <w:tcPr>
            <w:tcW w:w="465" w:type="pct"/>
            <w:vAlign w:val="center"/>
          </w:tcPr>
          <w:p w14:paraId="2BE557DA"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FA3527">
              <w:rPr>
                <w:rFonts w:cs="Times New Roman"/>
                <w:szCs w:val="16"/>
              </w:rPr>
              <w:t>95.1</w:t>
            </w:r>
          </w:p>
        </w:tc>
        <w:tc>
          <w:tcPr>
            <w:tcW w:w="529" w:type="pct"/>
            <w:vAlign w:val="center"/>
          </w:tcPr>
          <w:p w14:paraId="18681A58" w14:textId="77777777" w:rsidR="008C1DFB" w:rsidRPr="00FA3527"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FA3527">
              <w:rPr>
                <w:rFonts w:cs="Times New Roman"/>
                <w:szCs w:val="16"/>
                <w:lang w:bidi="th-TH"/>
              </w:rPr>
              <w:t>0.0</w:t>
            </w:r>
          </w:p>
        </w:tc>
        <w:tc>
          <w:tcPr>
            <w:tcW w:w="378" w:type="pct"/>
            <w:vAlign w:val="center"/>
          </w:tcPr>
          <w:p w14:paraId="6CC754C5"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95.1</w:t>
            </w:r>
          </w:p>
        </w:tc>
      </w:tr>
      <w:tr w:rsidR="006E27E9" w14:paraId="7E4EB52F"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727" w:type="pct"/>
            <w:vAlign w:val="center"/>
          </w:tcPr>
          <w:p w14:paraId="02001472" w14:textId="77777777" w:rsidR="008C1DFB" w:rsidRPr="007D7F7D" w:rsidRDefault="00000000" w:rsidP="008C1DFB">
            <w:pPr>
              <w:pStyle w:val="15TableBody"/>
              <w:rPr>
                <w:rFonts w:cs="Times New Roman"/>
                <w:szCs w:val="16"/>
              </w:rPr>
            </w:pPr>
            <w:r w:rsidRPr="007D7F7D">
              <w:rPr>
                <w:rFonts w:cs="Times New Roman"/>
                <w:b w:val="0"/>
                <w:bCs w:val="0"/>
                <w:szCs w:val="16"/>
              </w:rPr>
              <w:t>Edge filter</w:t>
            </w:r>
          </w:p>
        </w:tc>
        <w:tc>
          <w:tcPr>
            <w:tcW w:w="1085" w:type="pct"/>
            <w:vAlign w:val="center"/>
          </w:tcPr>
          <w:p w14:paraId="581D04DF" w14:textId="3AE1537A" w:rsidR="008C1DFB" w:rsidRPr="007D7F7D" w:rsidRDefault="00000000" w:rsidP="008C1DFB">
            <w:pPr>
              <w:pStyle w:val="15TableBody"/>
              <w:jc w:val="center"/>
              <w:cnfStyle w:val="000000000000" w:firstRow="0" w:lastRow="0" w:firstColumn="0" w:lastColumn="0" w:oddVBand="0" w:evenVBand="0" w:oddHBand="0" w:evenHBand="0" w:firstRowFirstColumn="0" w:firstRowLastColumn="0" w:lastRowFirstColumn="0" w:lastRowLastColumn="0"/>
              <w:rPr>
                <w:rFonts w:eastAsia="Yu Gothic" w:cs="Times New Roman"/>
                <w:iCs/>
                <w:szCs w:val="16"/>
              </w:rPr>
            </w:pPr>
            <m:oMathPara>
              <m:oMath>
                <m:sSup>
                  <m:sSupPr>
                    <m:ctrlPr>
                      <w:rPr>
                        <w:rFonts w:ascii="Cambria Math" w:hAnsi="Cambria Math" w:cs="Times New Roman"/>
                        <w:iCs/>
                        <w:szCs w:val="16"/>
                      </w:rPr>
                    </m:ctrlPr>
                  </m:sSupPr>
                  <m:e>
                    <m:r>
                      <m:rPr>
                        <m:sty m:val="p"/>
                      </m:rPr>
                      <w:rPr>
                        <w:rFonts w:ascii="Cambria Math" w:hAnsi="Cambria Math" w:cs="Times New Roman"/>
                        <w:szCs w:val="16"/>
                      </w:rPr>
                      <m:t>(</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/MgF/</m:t>
                    </m:r>
                    <m:f>
                      <m:fPr>
                        <m:ctrlPr>
                          <w:rPr>
                            <w:rFonts w:ascii="Cambria Math" w:hAnsi="Cambria Math" w:cs="Times New Roman"/>
                            <w:iCs/>
                            <w:szCs w:val="16"/>
                          </w:rPr>
                        </m:ctrlPr>
                      </m:fPr>
                      <m:num>
                        <m:r>
                          <m:rPr>
                            <m:sty m:val="p"/>
                          </m:rPr>
                          <w:rPr>
                            <w:rFonts w:ascii="Cambria Math" w:hAnsi="Cambria Math" w:cs="Times New Roman"/>
                            <w:szCs w:val="16"/>
                          </w:rPr>
                          <m:t>SbSe</m:t>
                        </m:r>
                      </m:num>
                      <m:den>
                        <m:r>
                          <m:rPr>
                            <m:sty m:val="p"/>
                          </m:rPr>
                          <w:rPr>
                            <w:rFonts w:ascii="Cambria Math" w:hAnsi="Cambria Math" w:cs="Times New Roman"/>
                            <w:szCs w:val="16"/>
                          </w:rPr>
                          <m:t>2</m:t>
                        </m:r>
                      </m:den>
                    </m:f>
                    <m:r>
                      <m:rPr>
                        <m:sty m:val="p"/>
                      </m:rPr>
                      <w:rPr>
                        <w:rFonts w:ascii="Cambria Math" w:hAnsi="Cambria Math" w:cs="Times New Roman"/>
                        <w:szCs w:val="16"/>
                      </w:rPr>
                      <m:t>)</m:t>
                    </m:r>
                  </m:e>
                  <m:sup>
                    <m:r>
                      <m:rPr>
                        <m:sty m:val="p"/>
                      </m:rPr>
                      <w:rPr>
                        <w:rFonts w:ascii="Cambria Math" w:hAnsi="Cambria Math" w:cs="Times New Roman"/>
                        <w:szCs w:val="16"/>
                      </w:rPr>
                      <m:t>8</m:t>
                    </m:r>
                  </m:sup>
                </m:sSup>
              </m:oMath>
            </m:oMathPara>
          </w:p>
        </w:tc>
        <w:tc>
          <w:tcPr>
            <w:tcW w:w="515" w:type="pct"/>
            <w:vAlign w:val="center"/>
          </w:tcPr>
          <w:p w14:paraId="6C50C656"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7D7F7D">
              <w:rPr>
                <w:rFonts w:cs="Times New Roman"/>
                <w:szCs w:val="16"/>
                <w:lang w:bidi="th-TH"/>
              </w:rPr>
              <w:t>17</w:t>
            </w:r>
          </w:p>
        </w:tc>
        <w:tc>
          <w:tcPr>
            <w:tcW w:w="650" w:type="pct"/>
            <w:vAlign w:val="center"/>
          </w:tcPr>
          <w:p w14:paraId="71D5D497"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388.1</w:t>
            </w:r>
          </w:p>
        </w:tc>
        <w:tc>
          <w:tcPr>
            <w:tcW w:w="652" w:type="pct"/>
            <w:vAlign w:val="center"/>
          </w:tcPr>
          <w:p w14:paraId="33498EBB" w14:textId="0E196618"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1</w:t>
            </w:r>
            <w:r w:rsidR="00E23F7A" w:rsidRPr="007D7F7D">
              <w:rPr>
                <w:rFonts w:cs="Times New Roman"/>
                <w:szCs w:val="16"/>
              </w:rPr>
              <w:t>,</w:t>
            </w:r>
            <w:r w:rsidRPr="007D7F7D">
              <w:rPr>
                <w:rFonts w:cs="Times New Roman"/>
                <w:szCs w:val="16"/>
              </w:rPr>
              <w:t>460.2</w:t>
            </w:r>
          </w:p>
        </w:tc>
        <w:tc>
          <w:tcPr>
            <w:tcW w:w="465" w:type="pct"/>
            <w:vAlign w:val="center"/>
          </w:tcPr>
          <w:p w14:paraId="27F568BD"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94.4</w:t>
            </w:r>
          </w:p>
        </w:tc>
        <w:tc>
          <w:tcPr>
            <w:tcW w:w="529" w:type="pct"/>
            <w:vAlign w:val="center"/>
          </w:tcPr>
          <w:p w14:paraId="0CBFD51C"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lang w:bidi="th-TH"/>
              </w:rPr>
            </w:pPr>
            <w:r w:rsidRPr="007D7F7D">
              <w:rPr>
                <w:rFonts w:cs="Times New Roman"/>
                <w:szCs w:val="16"/>
                <w:lang w:bidi="th-TH"/>
              </w:rPr>
              <w:t>0.0</w:t>
            </w:r>
          </w:p>
        </w:tc>
        <w:tc>
          <w:tcPr>
            <w:tcW w:w="378" w:type="pct"/>
            <w:vAlign w:val="center"/>
          </w:tcPr>
          <w:p w14:paraId="365F3A5C" w14:textId="77777777" w:rsidR="008C1DFB" w:rsidRPr="007D7F7D" w:rsidRDefault="00000000" w:rsidP="00E23F7A">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szCs w:val="16"/>
              </w:rPr>
            </w:pPr>
            <w:r w:rsidRPr="007D7F7D">
              <w:rPr>
                <w:rFonts w:cs="Times New Roman"/>
                <w:szCs w:val="16"/>
              </w:rPr>
              <w:t>94.4</w:t>
            </w:r>
          </w:p>
        </w:tc>
      </w:tr>
    </w:tbl>
    <w:p w14:paraId="3AC4D99E" w14:textId="77777777" w:rsidR="00752799" w:rsidRPr="007D7F7D" w:rsidRDefault="00752799" w:rsidP="00752799">
      <w:pPr>
        <w:pStyle w:val="10BodySubsequentParagraph"/>
        <w:rPr>
          <w:rStyle w:val="Emphasis"/>
          <w:rFonts w:cs="Times New Roman"/>
          <w:i w:val="0"/>
          <w:iCs w:val="0"/>
        </w:rPr>
      </w:pPr>
    </w:p>
    <w:p w14:paraId="1CF8EC8D" w14:textId="59D779B7" w:rsidR="0098697B" w:rsidRPr="00242225" w:rsidRDefault="00000000" w:rsidP="00752799">
      <w:pPr>
        <w:pStyle w:val="10BodySubsequentParagraph"/>
        <w:rPr>
          <w:rStyle w:val="Emphasis"/>
          <w:rFonts w:eastAsia="MS Mincho" w:cs="Times New Roman"/>
          <w:i w:val="0"/>
          <w:iCs w:val="0"/>
          <w:color w:val="000000"/>
        </w:rPr>
      </w:pPr>
      <w:r w:rsidRPr="007D7F7D">
        <w:rPr>
          <w:rStyle w:val="Emphasis"/>
          <w:rFonts w:cs="Times New Roman"/>
          <w:i w:val="0"/>
          <w:iCs w:val="0"/>
        </w:rPr>
        <w:t xml:space="preserve">Figure </w:t>
      </w:r>
      <w:r w:rsidR="005D1E15">
        <w:rPr>
          <w:rStyle w:val="Emphasis"/>
          <w:rFonts w:cs="Times New Roman"/>
          <w:i w:val="0"/>
          <w:iCs w:val="0"/>
        </w:rPr>
        <w:t>6</w:t>
      </w:r>
      <w:r w:rsidRPr="007D7F7D">
        <w:rPr>
          <w:rStyle w:val="Emphasis"/>
          <w:rFonts w:cs="Times New Roman"/>
          <w:i w:val="0"/>
          <w:iCs w:val="0"/>
        </w:rPr>
        <w:t xml:space="preserve"> compares the transmittance contrast (</w:t>
      </w:r>
      <w:r w:rsidRPr="007D7F7D">
        <w:rPr>
          <w:rStyle w:val="Emphasis"/>
          <w:rFonts w:cs="Times New Roman"/>
        </w:rPr>
        <w:t>ΔT</w:t>
      </w:r>
      <w:r w:rsidRPr="007D7F7D">
        <w:rPr>
          <w:rStyle w:val="Emphasis"/>
          <w:rFonts w:cs="Times New Roman"/>
          <w:i w:val="0"/>
          <w:iCs w:val="0"/>
        </w:rPr>
        <w:t xml:space="preserve">) </w:t>
      </w:r>
      <w:r w:rsidR="007F3B6C">
        <w:rPr>
          <w:rStyle w:val="Emphasis"/>
          <w:rFonts w:cs="Times New Roman"/>
          <w:i w:val="0"/>
          <w:iCs w:val="0"/>
        </w:rPr>
        <w:t xml:space="preserve">between single-layer and edge-filter designs with </w:t>
      </w:r>
      <w:r w:rsidR="007F3B6C" w:rsidRPr="007F3B6C">
        <w:rPr>
          <w:rStyle w:val="Emphasis"/>
          <w:rFonts w:cs="Times New Roman"/>
        </w:rPr>
        <w:t>N</w:t>
      </w:r>
      <w:r w:rsidR="007F3B6C">
        <w:rPr>
          <w:rStyle w:val="Emphasis"/>
          <w:rFonts w:cs="Times New Roman"/>
          <w:i w:val="0"/>
          <w:iCs w:val="0"/>
        </w:rPr>
        <w:t xml:space="preserve"> </w:t>
      </w:r>
      <w:r w:rsidR="007F3B6C" w:rsidRPr="007F3B6C">
        <w:rPr>
          <w:rFonts w:cs="Times New Roman"/>
        </w:rPr>
        <w:t>≤</w:t>
      </w:r>
      <w:r w:rsidR="007F3B6C">
        <w:rPr>
          <w:rFonts w:cs="Times New Roman"/>
        </w:rPr>
        <w:t xml:space="preserve"> 6</w:t>
      </w:r>
      <w:r w:rsidR="007F3B6C">
        <w:rPr>
          <w:rStyle w:val="Emphasis"/>
          <w:rFonts w:cs="Times New Roman"/>
          <w:i w:val="0"/>
          <w:iCs w:val="0"/>
        </w:rPr>
        <w:t>.</w:t>
      </w:r>
      <w:r w:rsidRPr="007D7F7D">
        <w:rPr>
          <w:rStyle w:val="Emphasis"/>
          <w:rFonts w:cs="Times New Roman"/>
          <w:i w:val="0"/>
          <w:iCs w:val="0"/>
        </w:rPr>
        <w:t xml:space="preserve"> Even though edge-filter design</w:t>
      </w:r>
      <w:r w:rsidR="007F3B6C">
        <w:rPr>
          <w:rStyle w:val="Emphasis"/>
          <w:rFonts w:cs="Times New Roman"/>
          <w:i w:val="0"/>
          <w:iCs w:val="0"/>
        </w:rPr>
        <w:t>s with</w:t>
      </w:r>
      <w:r w:rsidRPr="007D7F7D">
        <w:rPr>
          <w:rStyle w:val="Emphasis"/>
          <w:rFonts w:cs="Times New Roman"/>
          <w:i w:val="0"/>
          <w:iCs w:val="0"/>
        </w:rPr>
        <w:t xml:space="preserve"> </w:t>
      </w:r>
      <w:r w:rsidR="007F3B6C" w:rsidRPr="007F3B6C">
        <w:rPr>
          <w:rStyle w:val="Emphasis"/>
          <w:rFonts w:cs="Times New Roman"/>
        </w:rPr>
        <w:t>N</w:t>
      </w:r>
      <w:r w:rsidR="007F3B6C">
        <w:rPr>
          <w:rStyle w:val="Emphasis"/>
          <w:rFonts w:cs="Times New Roman"/>
          <w:i w:val="0"/>
          <w:iCs w:val="0"/>
        </w:rPr>
        <w:t xml:space="preserve"> from</w:t>
      </w:r>
      <w:r w:rsidRPr="007D7F7D">
        <w:rPr>
          <w:rStyle w:val="Emphasis"/>
          <w:rFonts w:cs="Times New Roman"/>
          <w:i w:val="0"/>
          <w:iCs w:val="0"/>
        </w:rPr>
        <w:t xml:space="preserve"> 3 to 6 (cyan, green, yellow, and orange</w:t>
      </w:r>
      <w:r w:rsidR="007F3B6C">
        <w:rPr>
          <w:rStyle w:val="Emphasis"/>
          <w:rFonts w:cs="Times New Roman"/>
          <w:i w:val="0"/>
          <w:iCs w:val="0"/>
        </w:rPr>
        <w:t>,</w:t>
      </w:r>
      <w:r w:rsidR="00242225">
        <w:rPr>
          <w:rStyle w:val="Emphasis"/>
          <w:rFonts w:cs="Times New Roman"/>
          <w:i w:val="0"/>
          <w:iCs w:val="0"/>
        </w:rPr>
        <w:t xml:space="preserve"> in order</w:t>
      </w:r>
      <w:r w:rsidRPr="007D7F7D">
        <w:rPr>
          <w:rStyle w:val="Emphasis"/>
          <w:rFonts w:cs="Times New Roman"/>
          <w:i w:val="0"/>
          <w:iCs w:val="0"/>
        </w:rPr>
        <w:t xml:space="preserve">) have similar </w:t>
      </w:r>
      <w:r w:rsidR="00242225" w:rsidRPr="007D7F7D">
        <w:rPr>
          <w:rStyle w:val="Emphasis"/>
          <w:rFonts w:cs="Times New Roman"/>
        </w:rPr>
        <w:t>ΔT</w:t>
      </w:r>
      <w:r w:rsidR="00242225">
        <w:rPr>
          <w:rStyle w:val="Emphasis"/>
          <w:rFonts w:eastAsia="MS Mincho" w:cs="Times New Roman"/>
          <w:i w:val="0"/>
          <w:iCs w:val="0"/>
          <w:color w:val="000000"/>
        </w:rPr>
        <w:t xml:space="preserve"> </w:t>
      </w:r>
      <w:r>
        <w:rPr>
          <w:rStyle w:val="Emphasis"/>
          <w:rFonts w:eastAsia="MS Mincho" w:cs="Times New Roman"/>
          <w:i w:val="0"/>
          <w:iCs w:val="0"/>
          <w:color w:val="000000"/>
        </w:rPr>
        <w:t xml:space="preserve">at the operating wavelength (black vertical line), </w:t>
      </w:r>
      <w:r w:rsidR="00242225">
        <w:rPr>
          <w:rStyle w:val="Emphasis"/>
          <w:rFonts w:eastAsia="MS Mincho" w:cs="Times New Roman"/>
          <w:i w:val="0"/>
          <w:iCs w:val="0"/>
          <w:color w:val="000000"/>
        </w:rPr>
        <w:t xml:space="preserve">the bandwidth of </w:t>
      </w:r>
      <w:r w:rsidR="00242225">
        <w:rPr>
          <w:rStyle w:val="Emphasis"/>
          <w:rFonts w:cs="Times New Roman"/>
          <w:i w:val="0"/>
          <w:iCs w:val="0"/>
        </w:rPr>
        <w:t>high-</w:t>
      </w:r>
      <w:r w:rsidR="00242225" w:rsidRPr="007D7F7D">
        <w:rPr>
          <w:rStyle w:val="Emphasis"/>
          <w:rFonts w:cs="Times New Roman"/>
        </w:rPr>
        <w:t>ΔT</w:t>
      </w:r>
      <w:r>
        <w:rPr>
          <w:rStyle w:val="Emphasis"/>
          <w:rFonts w:cs="Times New Roman"/>
          <w:i w:val="0"/>
          <w:iCs w:val="0"/>
        </w:rPr>
        <w:t xml:space="preserve"> </w:t>
      </w:r>
      <w:r w:rsidR="00242225">
        <w:rPr>
          <w:rStyle w:val="Emphasis"/>
          <w:rFonts w:cs="Times New Roman"/>
          <w:i w:val="0"/>
          <w:iCs w:val="0"/>
        </w:rPr>
        <w:t>region is wider in design with larger unit-cell numbers</w:t>
      </w:r>
      <w:r w:rsidR="0017431D">
        <w:rPr>
          <w:rStyle w:val="Emphasis"/>
          <w:rFonts w:cs="Times New Roman"/>
          <w:i w:val="0"/>
          <w:iCs w:val="0"/>
        </w:rPr>
        <w:t>.</w:t>
      </w:r>
      <w:r w:rsidR="00242225">
        <w:rPr>
          <w:rStyle w:val="Emphasis"/>
          <w:rFonts w:cs="Times New Roman"/>
          <w:i w:val="0"/>
          <w:iCs w:val="0"/>
        </w:rPr>
        <w:t xml:space="preserve"> This property should be considered if the filter is intended to be used in broad spectrum.</w:t>
      </w:r>
    </w:p>
    <w:p w14:paraId="53A4FD5E" w14:textId="1634E082" w:rsidR="0098697B" w:rsidRPr="0017431D" w:rsidRDefault="00000000" w:rsidP="00752799">
      <w:pPr>
        <w:pStyle w:val="10BodySubsequentParagraph"/>
        <w:rPr>
          <w:rStyle w:val="Emphasis"/>
          <w:rFonts w:cs="Times New Roman"/>
          <w:i w:val="0"/>
          <w:iCs w:val="0"/>
        </w:rPr>
      </w:pPr>
      <w:r>
        <w:rPr>
          <w:rStyle w:val="Emphasis"/>
          <w:rFonts w:cs="Times New Roman"/>
          <w:i w:val="0"/>
          <w:iCs w:val="0"/>
        </w:rPr>
        <w:t>T</w:t>
      </w:r>
      <w:r>
        <w:rPr>
          <w:rStyle w:val="Emphasis"/>
          <w:rFonts w:cs="Times New Roman"/>
          <w:i w:val="0"/>
          <w:iCs w:val="0"/>
        </w:rPr>
        <w:t xml:space="preserve">wo </w:t>
      </w:r>
      <w:r>
        <w:rPr>
          <w:rStyle w:val="Emphasis"/>
          <w:rFonts w:eastAsia="MS Mincho" w:cs="Times New Roman"/>
          <w:i w:val="0"/>
          <w:iCs w:val="0"/>
          <w:color w:val="000000"/>
        </w:rPr>
        <w:t xml:space="preserve">other </w:t>
      </w:r>
      <w:r>
        <w:rPr>
          <w:rStyle w:val="Emphasis"/>
          <w:rFonts w:eastAsia="MS Mincho" w:cs="Times New Roman"/>
          <w:i w:val="0"/>
          <w:iCs w:val="0"/>
          <w:color w:val="000000"/>
        </w:rPr>
        <w:t>properties that might need to be considered are the optical performance at varying incident angle</w:t>
      </w:r>
      <w:r>
        <w:rPr>
          <w:rStyle w:val="Emphasis"/>
          <w:rFonts w:eastAsia="MS Mincho" w:cs="Times New Roman"/>
          <w:i w:val="0"/>
          <w:iCs w:val="0"/>
          <w:color w:val="000000"/>
        </w:rPr>
        <w:t>s</w:t>
      </w:r>
      <w:r>
        <w:rPr>
          <w:rStyle w:val="Emphasis"/>
          <w:rFonts w:cs="Times New Roman"/>
          <w:i w:val="0"/>
          <w:iCs w:val="0"/>
        </w:rPr>
        <w:t xml:space="preserve"> and</w:t>
      </w:r>
      <w:r>
        <w:rPr>
          <w:rStyle w:val="Emphasis"/>
          <w:rFonts w:cs="Times New Roman"/>
          <w:i w:val="0"/>
          <w:iCs w:val="0"/>
        </w:rPr>
        <w:t xml:space="preserve"> the polarization mode of </w:t>
      </w:r>
      <w:r>
        <w:rPr>
          <w:rStyle w:val="Emphasis"/>
          <w:rFonts w:eastAsia="MS Mincho" w:cs="Times New Roman"/>
          <w:i w:val="0"/>
          <w:iCs w:val="0"/>
          <w:color w:val="000000"/>
        </w:rPr>
        <w:t xml:space="preserve">the </w:t>
      </w:r>
      <w:r>
        <w:rPr>
          <w:rStyle w:val="Emphasis"/>
          <w:rFonts w:eastAsia="MS Mincho" w:cs="Times New Roman"/>
          <w:i w:val="0"/>
          <w:iCs w:val="0"/>
          <w:color w:val="000000"/>
        </w:rPr>
        <w:t>incident light (TE or TM). Figure 7 shows 4-unit-cells and 5-unit-cells designs with incident angle</w:t>
      </w:r>
      <w:r>
        <w:rPr>
          <w:rStyle w:val="Emphasis"/>
          <w:rFonts w:eastAsia="MS Mincho" w:cs="Times New Roman"/>
          <w:i w:val="0"/>
          <w:iCs w:val="0"/>
          <w:color w:val="000000"/>
        </w:rPr>
        <w:t>s</w:t>
      </w:r>
      <w:r>
        <w:rPr>
          <w:rStyle w:val="Emphasis"/>
          <w:rFonts w:eastAsia="MS Mincho" w:cs="Times New Roman"/>
          <w:i w:val="0"/>
          <w:iCs w:val="0"/>
          <w:color w:val="000000"/>
        </w:rPr>
        <w:t xml:space="preserve"> ranging from 0</w:t>
      </w:r>
      <w:r>
        <w:rPr>
          <w:rStyle w:val="Emphasis"/>
          <w:rFonts w:eastAsia="MS Mincho" w:cs="Times New Roman"/>
          <w:i w:val="0"/>
          <w:iCs w:val="0"/>
          <w:color w:val="000000"/>
        </w:rPr>
        <w:t>°</w:t>
      </w:r>
      <w:r w:rsidR="00242225">
        <w:rPr>
          <w:rStyle w:val="Emphasis"/>
          <w:rFonts w:eastAsia="MS Mincho" w:cs="Times New Roman"/>
          <w:i w:val="0"/>
          <w:iCs w:val="0"/>
          <w:color w:val="000000"/>
        </w:rPr>
        <w:t xml:space="preserve"> </w:t>
      </w:r>
      <w:r>
        <w:rPr>
          <w:rStyle w:val="Emphasis"/>
          <w:rFonts w:eastAsia="MS Mincho" w:cs="Times New Roman"/>
          <w:i w:val="0"/>
          <w:iCs w:val="0"/>
          <w:color w:val="000000"/>
        </w:rPr>
        <w:t>to 90</w:t>
      </w:r>
      <w:r>
        <w:rPr>
          <w:rStyle w:val="Emphasis"/>
          <w:rFonts w:cs="Times New Roman"/>
          <w:i w:val="0"/>
          <w:iCs w:val="0"/>
        </w:rPr>
        <w:t>°</w:t>
      </w:r>
      <w:r>
        <w:rPr>
          <w:rStyle w:val="Emphasis"/>
          <w:rFonts w:cs="Times New Roman"/>
          <w:i w:val="0"/>
          <w:iCs w:val="0"/>
        </w:rPr>
        <w:t>, and with polarization in TE (Fig. 7a and 7c) and TM (Fig. 7b and 7d). For both TE</w:t>
      </w:r>
      <w:r>
        <w:rPr>
          <w:rStyle w:val="Emphasis"/>
          <w:rFonts w:eastAsia="MS Mincho" w:cs="Times New Roman"/>
          <w:i w:val="0"/>
          <w:iCs w:val="0"/>
          <w:color w:val="000000"/>
        </w:rPr>
        <w:t xml:space="preserve"> and TM polarized light, </w:t>
      </w:r>
      <w:r w:rsidRPr="007D7F7D">
        <w:rPr>
          <w:rStyle w:val="Emphasis"/>
          <w:rFonts w:cs="Times New Roman"/>
        </w:rPr>
        <w:t>ΔT</w:t>
      </w:r>
      <w:r>
        <w:rPr>
          <w:rStyle w:val="Emphasis"/>
          <w:rFonts w:cs="Times New Roman"/>
        </w:rPr>
        <w:t xml:space="preserve"> </w:t>
      </w:r>
      <w:r>
        <w:rPr>
          <w:rStyle w:val="Emphasis"/>
          <w:rFonts w:cs="Times New Roman"/>
          <w:i w:val="0"/>
          <w:iCs w:val="0"/>
        </w:rPr>
        <w:t>remains higher than 90% from 0° to ~30°, but TM polarization causes the high-</w:t>
      </w:r>
      <w:r w:rsidRPr="007D7F7D">
        <w:rPr>
          <w:rStyle w:val="Emphasis"/>
          <w:rFonts w:cs="Times New Roman"/>
        </w:rPr>
        <w:t>ΔT</w:t>
      </w:r>
      <w:r>
        <w:rPr>
          <w:rStyle w:val="Emphasis"/>
          <w:rFonts w:cs="Times New Roman"/>
        </w:rPr>
        <w:t xml:space="preserve"> </w:t>
      </w:r>
      <w:r>
        <w:rPr>
          <w:rStyle w:val="Emphasis"/>
          <w:rFonts w:cs="Times New Roman"/>
          <w:i w:val="0"/>
          <w:iCs w:val="0"/>
        </w:rPr>
        <w:t xml:space="preserve">region to blueshift </w:t>
      </w:r>
      <w:r>
        <w:rPr>
          <w:rStyle w:val="Emphasis"/>
          <w:rFonts w:cs="Times New Roman"/>
          <w:i w:val="0"/>
          <w:iCs w:val="0"/>
        </w:rPr>
        <w:t>significantly</w:t>
      </w:r>
      <w:r>
        <w:rPr>
          <w:rStyle w:val="Emphasis"/>
          <w:rFonts w:cs="Times New Roman"/>
          <w:i w:val="0"/>
          <w:iCs w:val="0"/>
        </w:rPr>
        <w:t xml:space="preserve"> </w:t>
      </w:r>
      <w:r w:rsidR="00242225">
        <w:rPr>
          <w:rStyle w:val="Emphasis"/>
          <w:rFonts w:cs="Times New Roman"/>
          <w:i w:val="0"/>
          <w:iCs w:val="0"/>
        </w:rPr>
        <w:t>at higher</w:t>
      </w:r>
      <w:r>
        <w:rPr>
          <w:rStyle w:val="Emphasis"/>
          <w:rFonts w:cs="Times New Roman"/>
          <w:i w:val="0"/>
          <w:iCs w:val="0"/>
        </w:rPr>
        <w:t xml:space="preserve"> incident angle. The spectral width</w:t>
      </w:r>
      <w:r>
        <w:rPr>
          <w:rStyle w:val="Emphasis"/>
          <w:rFonts w:eastAsia="MS Mincho" w:cs="Times New Roman"/>
          <w:i w:val="0"/>
          <w:iCs w:val="0"/>
          <w:color w:val="000000"/>
        </w:rPr>
        <w:t>s</w:t>
      </w:r>
      <w:r>
        <w:rPr>
          <w:rStyle w:val="Emphasis"/>
          <w:rFonts w:eastAsia="MS Mincho" w:cs="Times New Roman"/>
          <w:i w:val="0"/>
          <w:iCs w:val="0"/>
          <w:color w:val="000000"/>
        </w:rPr>
        <w:t xml:space="preserve"> of </w:t>
      </w:r>
      <w:r>
        <w:rPr>
          <w:rStyle w:val="Emphasis"/>
          <w:rFonts w:eastAsia="MS Mincho" w:cs="Times New Roman"/>
          <w:i w:val="0"/>
          <w:iCs w:val="0"/>
          <w:color w:val="000000"/>
        </w:rPr>
        <w:t xml:space="preserve">the </w:t>
      </w:r>
      <w:r>
        <w:rPr>
          <w:rStyle w:val="Emphasis"/>
          <w:rFonts w:eastAsia="MS Mincho" w:cs="Times New Roman"/>
          <w:i w:val="0"/>
          <w:iCs w:val="0"/>
          <w:color w:val="000000"/>
        </w:rPr>
        <w:t>high-</w:t>
      </w:r>
      <w:r w:rsidRPr="007D7F7D">
        <w:rPr>
          <w:rStyle w:val="Emphasis"/>
          <w:rFonts w:cs="Times New Roman"/>
        </w:rPr>
        <w:t>ΔT</w:t>
      </w:r>
      <w:r>
        <w:rPr>
          <w:rStyle w:val="Emphasis"/>
          <w:rFonts w:cs="Times New Roman"/>
        </w:rPr>
        <w:t xml:space="preserve"> </w:t>
      </w:r>
      <w:r>
        <w:rPr>
          <w:rStyle w:val="Emphasis"/>
          <w:rFonts w:cs="Times New Roman"/>
          <w:i w:val="0"/>
          <w:iCs w:val="0"/>
        </w:rPr>
        <w:t xml:space="preserve">region in both designs are comparable, but </w:t>
      </w:r>
      <w:r>
        <w:rPr>
          <w:rStyle w:val="Emphasis"/>
          <w:rFonts w:eastAsia="MS Mincho" w:cs="Times New Roman"/>
          <w:i w:val="0"/>
          <w:iCs w:val="0"/>
          <w:color w:val="000000"/>
        </w:rPr>
        <w:t xml:space="preserve">the </w:t>
      </w:r>
      <w:r>
        <w:rPr>
          <w:rStyle w:val="Emphasis"/>
          <w:rFonts w:eastAsia="MS Mincho" w:cs="Times New Roman"/>
          <w:i w:val="0"/>
          <w:iCs w:val="0"/>
          <w:color w:val="000000"/>
        </w:rPr>
        <w:t xml:space="preserve">5-unit-cells design has a higher </w:t>
      </w:r>
      <w:r w:rsidRPr="007D7F7D">
        <w:rPr>
          <w:rStyle w:val="Emphasis"/>
          <w:rFonts w:cs="Times New Roman"/>
        </w:rPr>
        <w:t>ΔT</w:t>
      </w:r>
      <w:r>
        <w:rPr>
          <w:rStyle w:val="Emphasis"/>
          <w:rFonts w:cs="Times New Roman"/>
          <w:i w:val="0"/>
          <w:iCs w:val="0"/>
        </w:rPr>
        <w:t xml:space="preserve"> </w:t>
      </w:r>
      <w:r w:rsidR="009225D5">
        <w:rPr>
          <w:rStyle w:val="Emphasis"/>
          <w:rFonts w:cs="Times New Roman"/>
          <w:i w:val="0"/>
          <w:iCs w:val="0"/>
        </w:rPr>
        <w:t>across the spectrum, which indicates a better broadband, wide-angle, tunable optical device.</w:t>
      </w:r>
    </w:p>
    <w:p w14:paraId="612E6ECB" w14:textId="77A60FA0" w:rsidR="009225D5" w:rsidRPr="00FC2890" w:rsidRDefault="00242225" w:rsidP="00FF77D2">
      <w:pPr>
        <w:pStyle w:val="10BodySubsequentParagraph"/>
        <w:rPr>
          <w:rFonts w:cs="Times New Roman"/>
        </w:rPr>
      </w:pPr>
      <w:r>
        <w:rPr>
          <w:rFonts w:cs="Times New Roman"/>
        </w:rPr>
        <w:t>With</w:t>
      </w:r>
      <w:r w:rsidR="00000000">
        <w:rPr>
          <w:rFonts w:cs="Times New Roman"/>
        </w:rPr>
        <w:t xml:space="preserve"> the reasons given above, we decided that 5-unit-cells, long-pass edge-filter design (Fig.6, yellow) has the best compromise between high optical performance</w:t>
      </w:r>
      <w:r w:rsidR="00000000">
        <w:rPr>
          <w:rFonts w:cs="Times New Roman"/>
        </w:rPr>
        <w:t>s</w:t>
      </w:r>
      <w:r w:rsidR="00000000">
        <w:rPr>
          <w:rFonts w:cs="Times New Roman"/>
        </w:rPr>
        <w:t>, device size</w:t>
      </w:r>
      <w:r>
        <w:rPr>
          <w:rFonts w:cs="Times New Roman"/>
        </w:rPr>
        <w:t>,</w:t>
      </w:r>
      <w:r w:rsidR="00000000">
        <w:rPr>
          <w:rFonts w:cs="Times New Roman"/>
        </w:rPr>
        <w:t xml:space="preserve"> and complexity. This design has a broadband transmittance contrast between </w:t>
      </w:r>
      <w:r w:rsidR="00000000">
        <w:rPr>
          <w:rFonts w:eastAsia="MS Mincho" w:cs="Times New Roman"/>
          <w:color w:val="000000"/>
        </w:rPr>
        <w:t xml:space="preserve">the </w:t>
      </w:r>
      <w:r w:rsidR="00000000">
        <w:rPr>
          <w:rFonts w:eastAsia="MS Mincho" w:cs="Times New Roman"/>
          <w:color w:val="000000"/>
        </w:rPr>
        <w:t xml:space="preserve">amorphous (ON mode) and </w:t>
      </w:r>
      <w:r>
        <w:rPr>
          <w:rFonts w:eastAsia="MS Mincho" w:cs="Times New Roman"/>
          <w:color w:val="000000"/>
        </w:rPr>
        <w:t xml:space="preserve">the </w:t>
      </w:r>
      <w:r w:rsidR="00000000">
        <w:rPr>
          <w:rFonts w:eastAsia="MS Mincho" w:cs="Times New Roman"/>
          <w:color w:val="000000"/>
        </w:rPr>
        <w:t xml:space="preserve">crystalline phases (OFF mode), </w:t>
      </w:r>
      <w:r w:rsidR="00000000">
        <w:rPr>
          <w:rFonts w:eastAsia="MS Mincho" w:cs="Times New Roman"/>
          <w:color w:val="000000"/>
        </w:rPr>
        <w:t xml:space="preserve">and </w:t>
      </w:r>
      <w:r w:rsidR="00000000">
        <w:rPr>
          <w:rFonts w:eastAsia="MS Mincho" w:cs="Times New Roman"/>
          <w:color w:val="000000"/>
        </w:rPr>
        <w:t>the FWHM of high-</w:t>
      </w:r>
      <w:r w:rsidR="00000000" w:rsidRPr="007D7F7D">
        <w:rPr>
          <w:rStyle w:val="Emphasis"/>
          <w:rFonts w:cs="Times New Roman"/>
        </w:rPr>
        <w:t>ΔT</w:t>
      </w:r>
      <w:r w:rsidR="00FC2890">
        <w:rPr>
          <w:rStyle w:val="Emphasis"/>
          <w:rFonts w:cs="Times New Roman"/>
          <w:i w:val="0"/>
          <w:iCs w:val="0"/>
        </w:rPr>
        <w:t xml:space="preserve"> region is 197.0 nm. This design is used as an example </w:t>
      </w:r>
      <w:r w:rsidR="00FC2890">
        <w:rPr>
          <w:rStyle w:val="Emphasis"/>
          <w:rFonts w:cs="Times New Roman"/>
          <w:i w:val="0"/>
          <w:iCs w:val="0"/>
        </w:rPr>
        <w:t>in</w:t>
      </w:r>
      <w:r w:rsidR="00FC2890">
        <w:rPr>
          <w:rStyle w:val="Emphasis"/>
          <w:rFonts w:cs="Times New Roman"/>
          <w:i w:val="0"/>
          <w:iCs w:val="0"/>
        </w:rPr>
        <w:t xml:space="preserve"> the following sections.</w:t>
      </w:r>
    </w:p>
    <w:p w14:paraId="7E9F1A58" w14:textId="0473648B" w:rsidR="008C1DFB" w:rsidRPr="007D7F7D" w:rsidRDefault="00000000" w:rsidP="00752799">
      <w:pPr>
        <w:pStyle w:val="11Figure"/>
        <w:rPr>
          <w:rFonts w:cs="Times New Roman"/>
        </w:rPr>
      </w:pPr>
      <w:r>
        <w:rPr>
          <w:rFonts w:cs="Times New Roman"/>
          <w:noProof/>
        </w:rPr>
        <w:lastRenderedPageBreak/>
        <w:drawing>
          <wp:inline distT="0" distB="0" distL="0" distR="0" wp14:anchorId="5879624E" wp14:editId="43BD1F9B">
            <wp:extent cx="3777109" cy="2448000"/>
            <wp:effectExtent l="0" t="0" r="0" b="0"/>
            <wp:docPr id="11311597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59735" name="Picture 1131159735"/>
                    <pic:cNvPicPr/>
                  </pic:nvPicPr>
                  <pic:blipFill>
                    <a:blip r:embed="rId11"/>
                    <a:stretch>
                      <a:fillRect/>
                    </a:stretch>
                  </pic:blipFill>
                  <pic:spPr>
                    <a:xfrm>
                      <a:off x="0" y="0"/>
                      <a:ext cx="3777109" cy="2448000"/>
                    </a:xfrm>
                    <a:prstGeom prst="rect">
                      <a:avLst/>
                    </a:prstGeom>
                  </pic:spPr>
                </pic:pic>
              </a:graphicData>
            </a:graphic>
          </wp:inline>
        </w:drawing>
      </w:r>
    </w:p>
    <w:p w14:paraId="15244FD5" w14:textId="153E70D7" w:rsidR="003F5BBB" w:rsidRDefault="00000000" w:rsidP="003F5BBB">
      <w:pPr>
        <w:pStyle w:val="12FigureCaptionLong"/>
        <w:rPr>
          <w:rFonts w:cs="Times New Roman"/>
        </w:rPr>
      </w:pPr>
      <w:r w:rsidRPr="007D7F7D">
        <w:rPr>
          <w:rFonts w:cs="Times New Roman"/>
          <w:b/>
          <w:bCs/>
        </w:rPr>
        <w:t xml:space="preserve">Fig. </w:t>
      </w:r>
      <w:r w:rsidR="00736087">
        <w:rPr>
          <w:rFonts w:cs="Times New Roman"/>
          <w:b/>
          <w:bCs/>
          <w:szCs w:val="20"/>
          <w:lang w:bidi="th-TH"/>
        </w:rPr>
        <w:t>6</w:t>
      </w:r>
      <w:r w:rsidRPr="007D7F7D">
        <w:rPr>
          <w:rFonts w:cs="Times New Roman"/>
          <w:b/>
          <w:bCs/>
          <w:szCs w:val="20"/>
          <w:cs/>
          <w:lang w:bidi="th-TH"/>
        </w:rPr>
        <w:t>.</w:t>
      </w:r>
      <w:r w:rsidRPr="007D7F7D">
        <w:rPr>
          <w:rFonts w:cs="Times New Roman"/>
        </w:rPr>
        <w:t xml:space="preserve"> Transmittance contrast </w:t>
      </w:r>
      <w:r w:rsidR="007F3B6C">
        <w:rPr>
          <w:rFonts w:cs="Times New Roman"/>
        </w:rPr>
        <w:t>(</w:t>
      </w:r>
      <w:r w:rsidR="007F3B6C" w:rsidRPr="007D7F7D">
        <w:rPr>
          <w:rFonts w:cs="Times New Roman"/>
          <w:i/>
          <w:iCs/>
        </w:rPr>
        <w:t>ΔT</w:t>
      </w:r>
      <w:r w:rsidR="007F3B6C">
        <w:rPr>
          <w:rFonts w:cs="Times New Roman"/>
        </w:rPr>
        <w:t xml:space="preserve">) </w:t>
      </w:r>
      <w:r w:rsidR="00FC2890">
        <w:rPr>
          <w:rFonts w:cs="Times New Roman"/>
        </w:rPr>
        <w:t>of</w:t>
      </w:r>
      <w:r w:rsidR="007F3B6C">
        <w:rPr>
          <w:rFonts w:cs="Times New Roman"/>
        </w:rPr>
        <w:t xml:space="preserve"> a single-layer</w:t>
      </w:r>
      <w:r w:rsidR="00FC2890">
        <w:rPr>
          <w:rFonts w:cs="Times New Roman"/>
        </w:rPr>
        <w:t xml:space="preserve"> </w:t>
      </w:r>
      <w:r w:rsidR="007F3B6C">
        <w:rPr>
          <w:rFonts w:cs="Times New Roman"/>
        </w:rPr>
        <w:t>and edge-filter designs with different number of unit cells (</w:t>
      </w:r>
      <w:r w:rsidR="007F3B6C" w:rsidRPr="007F3B6C">
        <w:rPr>
          <w:rFonts w:cs="Times New Roman"/>
          <w:i/>
          <w:iCs/>
        </w:rPr>
        <w:t>N</w:t>
      </w:r>
      <w:r w:rsidR="007F3B6C">
        <w:rPr>
          <w:rFonts w:cs="Times New Roman"/>
        </w:rPr>
        <w:t xml:space="preserve">). </w:t>
      </w:r>
      <w:r w:rsidRPr="007D7F7D">
        <w:rPr>
          <w:rFonts w:cs="Times New Roman"/>
        </w:rPr>
        <w:t xml:space="preserve">The </w:t>
      </w:r>
      <w:r w:rsidR="00FC2890">
        <w:rPr>
          <w:rFonts w:cs="Times New Roman"/>
        </w:rPr>
        <w:t>vertical black line indicates the interested 1064 nm wavelength.</w:t>
      </w:r>
    </w:p>
    <w:p w14:paraId="164DDB7B" w14:textId="77777777" w:rsidR="002A6526" w:rsidRPr="002A6526" w:rsidRDefault="002A6526" w:rsidP="00A42D0E">
      <w:pPr>
        <w:pStyle w:val="11Figure"/>
      </w:pPr>
    </w:p>
    <w:p w14:paraId="1B4FF86C" w14:textId="0CA7B184" w:rsidR="00752799" w:rsidRPr="007D7F7D" w:rsidRDefault="00000000" w:rsidP="00752799">
      <w:pPr>
        <w:pStyle w:val="11Figure"/>
        <w:rPr>
          <w:rFonts w:cs="Times New Roman"/>
        </w:rPr>
      </w:pPr>
      <w:r>
        <w:rPr>
          <w:rFonts w:cs="Times New Roman"/>
          <w:noProof/>
        </w:rPr>
        <w:drawing>
          <wp:inline distT="0" distB="0" distL="0" distR="0" wp14:anchorId="49724BE8" wp14:editId="40D6F1E0">
            <wp:extent cx="3539202" cy="4248000"/>
            <wp:effectExtent l="0" t="0" r="4445" b="635"/>
            <wp:docPr id="6452184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8441" name="Picture 645218441"/>
                    <pic:cNvPicPr/>
                  </pic:nvPicPr>
                  <pic:blipFill>
                    <a:blip r:embed="rId12"/>
                    <a:srcRect t="839"/>
                    <a:stretch>
                      <a:fillRect/>
                    </a:stretch>
                  </pic:blipFill>
                  <pic:spPr bwMode="auto">
                    <a:xfrm>
                      <a:off x="0" y="0"/>
                      <a:ext cx="3539202" cy="4248000"/>
                    </a:xfrm>
                    <a:prstGeom prst="rect">
                      <a:avLst/>
                    </a:prstGeom>
                    <a:ln>
                      <a:noFill/>
                    </a:ln>
                    <a:extLst>
                      <a:ext uri="{53640926-AAD7-44D8-BBD7-CCE9431645EC}">
                        <a14:shadowObscured xmlns:a14="http://schemas.microsoft.com/office/drawing/2010/main"/>
                      </a:ext>
                    </a:extLst>
                  </pic:spPr>
                </pic:pic>
              </a:graphicData>
            </a:graphic>
          </wp:inline>
        </w:drawing>
      </w:r>
    </w:p>
    <w:p w14:paraId="01E7B12B" w14:textId="54477A55" w:rsidR="00752799" w:rsidRPr="007D7F7D" w:rsidRDefault="00000000" w:rsidP="00752799">
      <w:pPr>
        <w:pStyle w:val="12FigureCaptionLong"/>
        <w:rPr>
          <w:rFonts w:cs="Times New Roman"/>
        </w:rPr>
      </w:pPr>
      <w:r w:rsidRPr="007D7F7D">
        <w:rPr>
          <w:rFonts w:cs="Times New Roman"/>
          <w:b/>
          <w:bCs/>
        </w:rPr>
        <w:t xml:space="preserve">Fig. </w:t>
      </w:r>
      <w:r w:rsidR="00736087">
        <w:rPr>
          <w:rFonts w:cs="Times New Roman"/>
          <w:b/>
          <w:bCs/>
          <w:szCs w:val="20"/>
          <w:lang w:bidi="th-TH"/>
        </w:rPr>
        <w:t>7</w:t>
      </w:r>
      <w:r w:rsidRPr="007D7F7D">
        <w:rPr>
          <w:rFonts w:cs="Times New Roman"/>
          <w:b/>
          <w:bCs/>
          <w:szCs w:val="20"/>
          <w:cs/>
          <w:lang w:bidi="th-TH"/>
        </w:rPr>
        <w:t>.</w:t>
      </w:r>
      <w:r w:rsidRPr="007D7F7D">
        <w:rPr>
          <w:rFonts w:cs="Times New Roman"/>
        </w:rPr>
        <w:t xml:space="preserve"> </w:t>
      </w:r>
      <w:r w:rsidR="00A42D0E">
        <w:rPr>
          <w:rFonts w:cs="Times New Roman"/>
        </w:rPr>
        <w:t>Transmittance</w:t>
      </w:r>
      <w:r w:rsidRPr="007D7F7D">
        <w:rPr>
          <w:rFonts w:cs="Times New Roman"/>
        </w:rPr>
        <w:t xml:space="preserve"> contrast at </w:t>
      </w:r>
      <w:r w:rsidR="00FC2890">
        <w:rPr>
          <w:rFonts w:cs="Times New Roman"/>
        </w:rPr>
        <w:t>different</w:t>
      </w:r>
      <w:r w:rsidRPr="007D7F7D">
        <w:rPr>
          <w:rFonts w:cs="Times New Roman"/>
        </w:rPr>
        <w:t xml:space="preserve"> incident angles and wavelengths of </w:t>
      </w:r>
      <w:r w:rsidR="00A42D0E">
        <w:rPr>
          <w:rFonts w:cs="Times New Roman"/>
        </w:rPr>
        <w:t xml:space="preserve">4-unit-cells and 5-unit-cells edge-filter designs. </w:t>
      </w:r>
      <w:r w:rsidRPr="007D7F7D">
        <w:rPr>
          <w:rFonts w:cs="Times New Roman"/>
        </w:rPr>
        <w:t>The polarizations of incident l</w:t>
      </w:r>
      <w:r w:rsidRPr="003D131B">
        <w:rPr>
          <w:rFonts w:cs="Times New Roman"/>
        </w:rPr>
        <w:t>ight are</w:t>
      </w:r>
      <w:r w:rsidR="003D131B" w:rsidRPr="003D131B">
        <w:rPr>
          <w:rFonts w:cs="Times New Roman"/>
        </w:rPr>
        <w:t xml:space="preserve"> </w:t>
      </w:r>
      <w:r w:rsidRPr="003D131B">
        <w:rPr>
          <w:rFonts w:cs="Times New Roman"/>
        </w:rPr>
        <w:t>TE</w:t>
      </w:r>
      <w:r w:rsidR="003D131B" w:rsidRPr="003D131B">
        <w:rPr>
          <w:rFonts w:cs="Times New Roman"/>
        </w:rPr>
        <w:t xml:space="preserve">  (a, c)</w:t>
      </w:r>
      <w:r w:rsidRPr="003D131B">
        <w:rPr>
          <w:rFonts w:cs="Times New Roman"/>
        </w:rPr>
        <w:t xml:space="preserve"> and TM</w:t>
      </w:r>
      <w:r w:rsidR="003D131B" w:rsidRPr="003D131B">
        <w:rPr>
          <w:rFonts w:cs="Times New Roman"/>
        </w:rPr>
        <w:t xml:space="preserve"> (b, d).</w:t>
      </w:r>
    </w:p>
    <w:p w14:paraId="1CC12539" w14:textId="368E613C" w:rsidR="00752799" w:rsidRPr="00FA3527" w:rsidRDefault="00000000" w:rsidP="003C62AF">
      <w:pPr>
        <w:pStyle w:val="08SectionHeader2"/>
        <w:rPr>
          <w:rStyle w:val="Emphasis"/>
          <w:rFonts w:ascii="Times New Roman" w:hAnsi="Times New Roman" w:cs="Times New Roman"/>
          <w:i/>
          <w:iCs w:val="0"/>
        </w:rPr>
      </w:pPr>
      <w:r w:rsidRPr="00FA3527">
        <w:rPr>
          <w:rStyle w:val="Emphasis"/>
          <w:rFonts w:ascii="Times New Roman" w:hAnsi="Times New Roman" w:cs="Times New Roman"/>
          <w:i/>
          <w:iCs w:val="0"/>
        </w:rPr>
        <w:lastRenderedPageBreak/>
        <w:t>4.2 Endurance simulation of 1064-nm optical filters(</w:t>
      </w:r>
      <w:r w:rsidRPr="00FA3527">
        <w:rPr>
          <w:rFonts w:ascii="Times New Roman" w:hAnsi="Times New Roman" w:cs="Times New Roman"/>
        </w:rPr>
        <w:t xml:space="preserve"> </w:t>
      </w:r>
      <w:r w:rsidRPr="00FA3527">
        <w:rPr>
          <w:rStyle w:val="Emphasis"/>
          <w:rFonts w:ascii="Times New Roman" w:hAnsi="Times New Roman" w:cs="Times New Roman"/>
          <w:i/>
          <w:iCs w:val="0"/>
        </w:rPr>
        <w:t>check endurance of edge-filter.)</w:t>
      </w:r>
    </w:p>
    <w:p w14:paraId="4F55DA58" w14:textId="0CE6A77E" w:rsidR="00A937F0" w:rsidRPr="00A937F0" w:rsidRDefault="00000000" w:rsidP="002C3118">
      <w:pPr>
        <w:pStyle w:val="09BodyFirstParagraph"/>
        <w:rPr>
          <w:rStyle w:val="Emphasis"/>
          <w:rFonts w:cs="Times New Roman"/>
          <w:i w:val="0"/>
          <w:iCs w:val="0"/>
        </w:rPr>
      </w:pPr>
      <w:r w:rsidRPr="00FA3527">
        <w:rPr>
          <w:rStyle w:val="Emphasis"/>
          <w:rFonts w:cs="Times New Roman"/>
          <w:i w:val="0"/>
          <w:iCs w:val="0"/>
        </w:rPr>
        <w:t xml:space="preserve">Endurance testing </w:t>
      </w:r>
      <w:r w:rsidR="0079352D" w:rsidRPr="00FA3527">
        <w:rPr>
          <w:rStyle w:val="Emphasis"/>
          <w:rFonts w:cs="Times New Roman"/>
          <w:i w:val="0"/>
          <w:iCs w:val="0"/>
        </w:rPr>
        <w:t>of the single-layer HWOT-thick Sb</w:t>
      </w:r>
      <w:r w:rsidR="0079352D" w:rsidRPr="00FA3527">
        <w:rPr>
          <w:rStyle w:val="Emphasis"/>
          <w:rFonts w:cs="Times New Roman"/>
          <w:i w:val="0"/>
          <w:iCs w:val="0"/>
          <w:vertAlign w:val="subscript"/>
        </w:rPr>
        <w:t>2</w:t>
      </w:r>
      <w:r w:rsidR="0079352D" w:rsidRPr="00FA3527">
        <w:rPr>
          <w:rStyle w:val="Emphasis"/>
          <w:rFonts w:cs="Times New Roman"/>
          <w:i w:val="0"/>
          <w:iCs w:val="0"/>
        </w:rPr>
        <w:t>Se</w:t>
      </w:r>
      <w:r w:rsidR="0079352D" w:rsidRPr="00FA3527">
        <w:rPr>
          <w:rStyle w:val="Emphasis"/>
          <w:rFonts w:cs="Times New Roman"/>
          <w:i w:val="0"/>
          <w:iCs w:val="0"/>
          <w:vertAlign w:val="subscript"/>
        </w:rPr>
        <w:t>3</w:t>
      </w:r>
      <w:r w:rsidR="0079352D" w:rsidRPr="00FA3527">
        <w:rPr>
          <w:rStyle w:val="Emphasis"/>
          <w:rFonts w:cs="Times New Roman"/>
          <w:i w:val="0"/>
          <w:iCs w:val="0"/>
        </w:rPr>
        <w:t xml:space="preserve"> design, 4-unit-cells </w:t>
      </w:r>
      <w:r w:rsidR="004D4AC6" w:rsidRPr="00FA3527">
        <w:rPr>
          <w:rStyle w:val="Emphasis"/>
          <w:rFonts w:cs="Times New Roman"/>
          <w:i w:val="0"/>
          <w:iCs w:val="0"/>
        </w:rPr>
        <w:t xml:space="preserve">design </w:t>
      </w:r>
      <w:r w:rsidR="0079352D" w:rsidRPr="00FA3527">
        <w:rPr>
          <w:rStyle w:val="Emphasis"/>
          <w:rFonts w:cs="Times New Roman"/>
          <w:i w:val="0"/>
          <w:iCs w:val="0"/>
        </w:rPr>
        <w:t xml:space="preserve">and 5-unit-cells designs at 1064 nm demonstrated that all three resonant optical filters remain operational after </w:t>
      </w:r>
      <w:r w:rsidRPr="00FA3527">
        <w:rPr>
          <w:rStyle w:val="Emphasis"/>
          <w:rFonts w:cs="Times New Roman"/>
          <w:i w:val="0"/>
          <w:iCs w:val="0"/>
        </w:rPr>
        <w:t>1.5×10⁶ phase switching cycles, with design-dependent degradation of their transmission metrics. For the single-layer device, the amorphous phase transmittance</w:t>
      </w:r>
      <w:r w:rsidR="00247A67" w:rsidRPr="00FA3527">
        <w:rPr>
          <w:rStyle w:val="Emphasis"/>
          <w:rFonts w:cs="Times New Roman"/>
          <w:i w:val="0"/>
          <w:iCs w:val="0"/>
        </w:rPr>
        <w:t xml:space="preserve"> (ON mode)</w:t>
      </w:r>
      <w:r w:rsidRPr="00FA3527">
        <w:rPr>
          <w:rStyle w:val="Emphasis"/>
          <w:rFonts w:cs="Times New Roman"/>
          <w:i w:val="0"/>
          <w:iCs w:val="0"/>
        </w:rPr>
        <w:t xml:space="preserve"> </w:t>
      </w:r>
      <w:r w:rsidRPr="00FA3527">
        <w:rPr>
          <w:rStyle w:val="Emphasis"/>
          <w:rFonts w:cs="Times New Roman"/>
          <w:i w:val="0"/>
          <w:iCs w:val="0"/>
        </w:rPr>
        <w:t>remains</w:t>
      </w:r>
      <w:r w:rsidRPr="00FA3527">
        <w:rPr>
          <w:rStyle w:val="Emphasis"/>
          <w:rFonts w:cs="Times New Roman"/>
          <w:i w:val="0"/>
          <w:iCs w:val="0"/>
        </w:rPr>
        <w:t xml:space="preserve"> close to its initial high value</w:t>
      </w:r>
      <w:r>
        <w:rPr>
          <w:rStyle w:val="Emphasis"/>
          <w:rFonts w:eastAsia="MS Mincho" w:cs="Times New Roman"/>
          <w:i w:val="0"/>
          <w:iCs w:val="0"/>
          <w:color w:val="000000"/>
        </w:rPr>
        <w:t>,</w:t>
      </w:r>
      <w:r>
        <w:rPr>
          <w:rStyle w:val="Emphasis"/>
          <w:rFonts w:eastAsia="MS Mincho" w:cs="Times New Roman"/>
          <w:i w:val="0"/>
          <w:iCs w:val="0"/>
          <w:color w:val="000000"/>
        </w:rPr>
        <w:t xml:space="preserve"> while the crystalline phase transmittance</w:t>
      </w:r>
      <w:r w:rsidR="00247A67" w:rsidRPr="00FA3527">
        <w:rPr>
          <w:rStyle w:val="Emphasis"/>
          <w:rFonts w:cs="Times New Roman"/>
          <w:i w:val="0"/>
          <w:iCs w:val="0"/>
        </w:rPr>
        <w:t xml:space="preserve"> (OFF mode)</w:t>
      </w:r>
      <w:r w:rsidRPr="00FA3527">
        <w:rPr>
          <w:rStyle w:val="Emphasis"/>
          <w:rFonts w:cs="Times New Roman"/>
          <w:i w:val="0"/>
          <w:iCs w:val="0"/>
        </w:rPr>
        <w:t xml:space="preserve"> changes</w:t>
      </w:r>
      <w:r w:rsidR="00247A67" w:rsidRPr="00FA3527">
        <w:rPr>
          <w:rStyle w:val="Emphasis"/>
          <w:rFonts w:cs="Times New Roman"/>
          <w:i w:val="0"/>
          <w:iCs w:val="0"/>
        </w:rPr>
        <w:t xml:space="preserve"> </w:t>
      </w:r>
      <w:r w:rsidRPr="00FA3527">
        <w:rPr>
          <w:rStyle w:val="Emphasis"/>
          <w:rFonts w:cs="Times New Roman"/>
          <w:i w:val="0"/>
          <w:iCs w:val="0"/>
        </w:rPr>
        <w:t>modestly</w:t>
      </w:r>
      <w:r w:rsidR="00834BAE" w:rsidRPr="00FA3527">
        <w:rPr>
          <w:rStyle w:val="Emphasis"/>
          <w:rFonts w:cs="Times New Roman"/>
          <w:i w:val="0"/>
          <w:iCs w:val="0"/>
        </w:rPr>
        <w:t xml:space="preserve"> (Fig. 8a)</w:t>
      </w:r>
      <w:r w:rsidR="00E24BF2" w:rsidRPr="00FA3527">
        <w:rPr>
          <w:rStyle w:val="Emphasis"/>
          <w:rFonts w:cs="Times New Roman"/>
          <w:i w:val="0"/>
          <w:iCs w:val="0"/>
        </w:rPr>
        <w:t>.</w:t>
      </w:r>
      <w:r w:rsidR="00D35084" w:rsidRPr="00FA3527">
        <w:rPr>
          <w:rStyle w:val="Emphasis"/>
          <w:rFonts w:cs="Times New Roman"/>
          <w:i w:val="0"/>
          <w:iCs w:val="0"/>
        </w:rPr>
        <w:t xml:space="preserve"> </w:t>
      </w:r>
      <w:r w:rsidR="00D35084" w:rsidRPr="00FA3527">
        <w:rPr>
          <w:rStyle w:val="Emphasis"/>
          <w:rFonts w:cs="Times New Roman"/>
          <w:i w:val="0"/>
          <w:iCs w:val="0"/>
        </w:rPr>
        <w:t>Also</w:t>
      </w:r>
      <w:r w:rsidR="00D35084" w:rsidRPr="00FA3527">
        <w:rPr>
          <w:rStyle w:val="Emphasis"/>
          <w:rFonts w:cs="Times New Roman"/>
          <w:i w:val="0"/>
          <w:iCs w:val="0"/>
        </w:rPr>
        <w:t xml:space="preserve">, the corresponding percentage </w:t>
      </w:r>
      <w:r w:rsidR="00E24BF2" w:rsidRPr="00FA3527">
        <w:rPr>
          <w:rStyle w:val="Emphasis"/>
          <w:rFonts w:cs="Times New Roman"/>
          <w:i w:val="0"/>
          <w:iCs w:val="0"/>
        </w:rPr>
        <w:t xml:space="preserve">transmittance </w:t>
      </w:r>
      <w:r w:rsidR="00D35084" w:rsidRPr="00FA3527">
        <w:rPr>
          <w:rStyle w:val="Emphasis"/>
          <w:rFonts w:cs="Times New Roman"/>
          <w:i w:val="0"/>
          <w:iCs w:val="0"/>
        </w:rPr>
        <w:t>contrast degradation</w:t>
      </w:r>
      <w:r w:rsidR="00834BAE" w:rsidRPr="00FA3527">
        <w:rPr>
          <w:rStyle w:val="Emphasis"/>
          <w:rFonts w:cs="Times New Roman"/>
          <w:i w:val="0"/>
          <w:iCs w:val="0"/>
        </w:rPr>
        <w:t xml:space="preserve"> (Fig. 8d)</w:t>
      </w:r>
      <w:r w:rsidR="006F7652" w:rsidRPr="00FA3527">
        <w:rPr>
          <w:rStyle w:val="Emphasis"/>
          <w:rFonts w:cs="Times New Roman"/>
          <w:i w:val="0"/>
          <w:iCs w:val="0"/>
        </w:rPr>
        <w:t xml:space="preserve"> and insertion loss</w:t>
      </w:r>
      <w:r w:rsidR="00834BAE" w:rsidRPr="00FA3527">
        <w:rPr>
          <w:rStyle w:val="Emphasis"/>
          <w:rFonts w:cs="Times New Roman"/>
          <w:i w:val="0"/>
          <w:iCs w:val="0"/>
        </w:rPr>
        <w:t xml:space="preserve"> (Fig. 8g)</w:t>
      </w:r>
      <w:r w:rsidR="006F7652" w:rsidRPr="00FA3527">
        <w:rPr>
          <w:rStyle w:val="Emphasis"/>
          <w:rFonts w:cs="Times New Roman"/>
          <w:i w:val="0"/>
          <w:iCs w:val="0"/>
        </w:rPr>
        <w:t xml:space="preserve"> in </w:t>
      </w:r>
      <w:r>
        <w:rPr>
          <w:rStyle w:val="Emphasis"/>
          <w:rFonts w:eastAsia="MS Mincho" w:cs="Times New Roman"/>
          <w:i w:val="0"/>
          <w:iCs w:val="0"/>
          <w:color w:val="000000"/>
        </w:rPr>
        <w:t xml:space="preserve">the </w:t>
      </w:r>
      <w:r>
        <w:rPr>
          <w:rStyle w:val="Emphasis"/>
          <w:rFonts w:eastAsia="MS Mincho" w:cs="Times New Roman"/>
          <w:i w:val="0"/>
          <w:iCs w:val="0"/>
          <w:color w:val="000000"/>
        </w:rPr>
        <w:t>amorphous phase increase</w:t>
      </w:r>
      <w:r>
        <w:rPr>
          <w:rStyle w:val="Emphasis"/>
          <w:rFonts w:eastAsia="MS Mincho" w:cs="Times New Roman"/>
          <w:i w:val="0"/>
          <w:iCs w:val="0"/>
          <w:color w:val="000000"/>
        </w:rPr>
        <w:t>d</w:t>
      </w:r>
      <w:r>
        <w:rPr>
          <w:rStyle w:val="Emphasis"/>
          <w:rFonts w:eastAsia="MS Mincho" w:cs="Times New Roman"/>
          <w:i w:val="0"/>
          <w:iCs w:val="0"/>
          <w:color w:val="000000"/>
        </w:rPr>
        <w:t xml:space="preserve"> slowly</w:t>
      </w:r>
      <w:r w:rsidR="00E24BF2" w:rsidRPr="00FA3527">
        <w:rPr>
          <w:rStyle w:val="Emphasis"/>
          <w:rFonts w:cs="Times New Roman"/>
          <w:i w:val="0"/>
          <w:iCs w:val="0"/>
        </w:rPr>
        <w:t>.</w:t>
      </w:r>
      <w:r w:rsidR="006F7652" w:rsidRPr="00FA3527">
        <w:rPr>
          <w:rStyle w:val="Emphasis"/>
          <w:rFonts w:cs="Times New Roman"/>
          <w:i w:val="0"/>
          <w:iCs w:val="0"/>
        </w:rPr>
        <w:t xml:space="preserve"> These </w:t>
      </w:r>
      <w:r>
        <w:rPr>
          <w:rStyle w:val="Emphasis"/>
          <w:rFonts w:eastAsia="MS Mincho" w:cs="Times New Roman"/>
          <w:i w:val="0"/>
          <w:iCs w:val="0"/>
          <w:color w:val="000000"/>
        </w:rPr>
        <w:t xml:space="preserve">confirm that the single-layer design </w:t>
      </w:r>
      <w:r w:rsidR="00834BAE" w:rsidRPr="00FA3527">
        <w:rPr>
          <w:rStyle w:val="Emphasis"/>
          <w:rFonts w:cs="Times New Roman"/>
          <w:i w:val="0"/>
          <w:iCs w:val="0"/>
        </w:rPr>
        <w:t xml:space="preserve">is robust against </w:t>
      </w:r>
      <w:r w:rsidR="006F7652" w:rsidRPr="00FA3527">
        <w:rPr>
          <w:rStyle w:val="Emphasis"/>
          <w:rFonts w:cs="Times New Roman"/>
          <w:i w:val="0"/>
          <w:iCs w:val="0"/>
        </w:rPr>
        <w:t>repeated switching</w:t>
      </w:r>
      <w:r>
        <w:rPr>
          <w:rStyle w:val="Emphasis"/>
          <w:rFonts w:eastAsia="MS Mincho" w:cs="Times New Roman"/>
          <w:i w:val="0"/>
          <w:iCs w:val="0"/>
          <w:color w:val="000000"/>
        </w:rPr>
        <w:t xml:space="preserve"> with only minor </w:t>
      </w:r>
      <w:r w:rsidR="00E24BF2" w:rsidRPr="00FA3527">
        <w:rPr>
          <w:rStyle w:val="Emphasis"/>
          <w:rFonts w:cs="Times New Roman"/>
          <w:i w:val="0"/>
          <w:iCs w:val="0"/>
        </w:rPr>
        <w:t>amorphous phase</w:t>
      </w:r>
      <w:r w:rsidR="00247A67" w:rsidRPr="00FA3527">
        <w:rPr>
          <w:rStyle w:val="Emphasis"/>
          <w:rFonts w:cs="Times New Roman"/>
          <w:i w:val="0"/>
          <w:iCs w:val="0"/>
        </w:rPr>
        <w:t xml:space="preserve"> transmittance</w:t>
      </w:r>
      <w:r w:rsidR="00DA3D30">
        <w:rPr>
          <w:rStyle w:val="Emphasis"/>
          <w:rFonts w:cs="Times New Roman"/>
          <w:i w:val="0"/>
          <w:iCs w:val="0"/>
        </w:rPr>
        <w:t xml:space="preserve"> reduction</w:t>
      </w:r>
      <w:r w:rsidR="00247A67" w:rsidRPr="00FA3527">
        <w:rPr>
          <w:rStyle w:val="Emphasis"/>
          <w:rFonts w:cs="Times New Roman"/>
          <w:i w:val="0"/>
          <w:iCs w:val="0"/>
        </w:rPr>
        <w:t>.</w:t>
      </w:r>
      <w:r w:rsidRPr="00FA3527">
        <w:rPr>
          <w:rStyle w:val="Emphasis"/>
          <w:rFonts w:cs="Times New Roman"/>
          <w:i w:val="0"/>
          <w:iCs w:val="0"/>
        </w:rPr>
        <w:t xml:space="preserve"> </w:t>
      </w:r>
      <w:r w:rsidR="00247A67" w:rsidRPr="00FA3527">
        <w:rPr>
          <w:rStyle w:val="Emphasis"/>
          <w:i w:val="0"/>
          <w:iCs w:val="0"/>
          <w:lang w:bidi="th-TH"/>
        </w:rPr>
        <w:t>In</w:t>
      </w:r>
      <w:r w:rsidR="00750609" w:rsidRPr="00FA3527">
        <w:rPr>
          <w:rStyle w:val="Emphasis"/>
          <w:i w:val="0"/>
          <w:iCs w:val="0"/>
          <w:lang w:bidi="th-TH"/>
        </w:rPr>
        <w:t xml:space="preserve"> the 4-unit-cells edge filter design, the amorphous </w:t>
      </w:r>
      <w:r w:rsidR="00247A67" w:rsidRPr="00FA3527">
        <w:rPr>
          <w:rStyle w:val="Emphasis"/>
          <w:i w:val="0"/>
          <w:iCs w:val="0"/>
          <w:lang w:bidi="th-TH"/>
        </w:rPr>
        <w:t xml:space="preserve">phase </w:t>
      </w:r>
      <w:r w:rsidR="00750609" w:rsidRPr="00FA3527">
        <w:rPr>
          <w:rStyle w:val="Emphasis"/>
          <w:i w:val="0"/>
          <w:iCs w:val="0"/>
          <w:lang w:bidi="th-TH"/>
        </w:rPr>
        <w:t>transmittance also remain</w:t>
      </w:r>
      <w:r w:rsidR="00750609" w:rsidRPr="00FA3527">
        <w:rPr>
          <w:rStyle w:val="Emphasis"/>
          <w:i w:val="0"/>
          <w:iCs w:val="0"/>
          <w:lang w:bidi="th-TH"/>
        </w:rPr>
        <w:t>ed</w:t>
      </w:r>
      <w:r w:rsidR="00750609" w:rsidRPr="00FA3527">
        <w:rPr>
          <w:rStyle w:val="Emphasis"/>
          <w:i w:val="0"/>
          <w:iCs w:val="0"/>
          <w:lang w:bidi="th-TH"/>
        </w:rPr>
        <w:t xml:space="preserve"> high</w:t>
      </w:r>
      <w:r>
        <w:rPr>
          <w:rStyle w:val="Emphasis"/>
          <w:rFonts w:eastAsia="MS Mincho" w:cs="Cordia New"/>
          <w:i w:val="0"/>
          <w:iCs w:val="0"/>
          <w:color w:val="000000"/>
        </w:rPr>
        <w:t>,</w:t>
      </w:r>
      <w:r>
        <w:rPr>
          <w:rStyle w:val="Emphasis"/>
          <w:rFonts w:eastAsia="MS Mincho" w:cs="Cordia New"/>
          <w:i w:val="0"/>
          <w:iCs w:val="0"/>
          <w:color w:val="000000"/>
        </w:rPr>
        <w:t xml:space="preserve"> but the crystalline transmittance exhibit</w:t>
      </w:r>
      <w:r w:rsidR="00750609" w:rsidRPr="00FA3527">
        <w:rPr>
          <w:rStyle w:val="Emphasis"/>
          <w:i w:val="0"/>
          <w:iCs w:val="0"/>
          <w:lang w:bidi="th-TH"/>
        </w:rPr>
        <w:t>ed</w:t>
      </w:r>
      <w:r w:rsidR="00072911" w:rsidRPr="00FA3527">
        <w:rPr>
          <w:rStyle w:val="Emphasis"/>
          <w:i w:val="0"/>
          <w:iCs w:val="0"/>
          <w:lang w:bidi="th-TH"/>
        </w:rPr>
        <w:t xml:space="preserve"> </w:t>
      </w:r>
      <w:r>
        <w:rPr>
          <w:rStyle w:val="Emphasis"/>
          <w:rFonts w:eastAsia="MS Mincho" w:cs="Cordia New"/>
          <w:i w:val="0"/>
          <w:iCs w:val="0"/>
          <w:color w:val="000000"/>
        </w:rPr>
        <w:t>slight increase</w:t>
      </w:r>
      <w:r w:rsidRPr="00FA3527">
        <w:rPr>
          <w:rStyle w:val="Emphasis"/>
          <w:i w:val="0"/>
          <w:iCs w:val="0"/>
          <w:lang w:bidi="th-TH"/>
        </w:rPr>
        <w:t xml:space="preserve"> (Fig. 8b)</w:t>
      </w:r>
      <w:r w:rsidR="00072911" w:rsidRPr="00FA3527">
        <w:rPr>
          <w:rStyle w:val="Emphasis"/>
          <w:i w:val="0"/>
          <w:iCs w:val="0"/>
          <w:lang w:bidi="th-TH"/>
        </w:rPr>
        <w:t xml:space="preserve">. </w:t>
      </w:r>
      <w:r w:rsidR="000D7291" w:rsidRPr="00FA3527">
        <w:rPr>
          <w:rStyle w:val="Emphasis"/>
          <w:i w:val="0"/>
          <w:iCs w:val="0"/>
          <w:lang w:bidi="th-TH"/>
        </w:rPr>
        <w:t>T</w:t>
      </w:r>
      <w:r w:rsidR="000D7291" w:rsidRPr="00FA3527">
        <w:rPr>
          <w:rStyle w:val="Emphasis"/>
          <w:i w:val="0"/>
          <w:iCs w:val="0"/>
          <w:lang w:bidi="th-TH"/>
        </w:rPr>
        <w:t>hi</w:t>
      </w:r>
      <w:r w:rsidR="000D7291" w:rsidRPr="00FA3527">
        <w:rPr>
          <w:rStyle w:val="Emphasis"/>
          <w:i w:val="0"/>
          <w:iCs w:val="0"/>
          <w:lang w:bidi="th-TH"/>
        </w:rPr>
        <w:t>s</w:t>
      </w:r>
      <w:r w:rsidRPr="00FA3527">
        <w:rPr>
          <w:rStyle w:val="Emphasis"/>
          <w:i w:val="0"/>
          <w:iCs w:val="0"/>
          <w:lang w:bidi="th-TH"/>
        </w:rPr>
        <w:t xml:space="preserve"> </w:t>
      </w:r>
      <w:r w:rsidR="000D7291" w:rsidRPr="00FA3527">
        <w:rPr>
          <w:rStyle w:val="Emphasis"/>
          <w:i w:val="0"/>
          <w:iCs w:val="0"/>
          <w:lang w:bidi="th-TH"/>
        </w:rPr>
        <w:t>cause</w:t>
      </w:r>
      <w:r>
        <w:rPr>
          <w:rStyle w:val="Emphasis"/>
          <w:rFonts w:eastAsia="MS Mincho" w:cs="Cordia New"/>
          <w:i w:val="0"/>
          <w:iCs w:val="0"/>
          <w:color w:val="000000"/>
        </w:rPr>
        <w:t>s</w:t>
      </w:r>
      <w:r>
        <w:rPr>
          <w:rStyle w:val="Emphasis"/>
          <w:rFonts w:eastAsia="MS Mincho" w:cs="Cordia New"/>
          <w:i w:val="0"/>
          <w:iCs w:val="0"/>
          <w:color w:val="000000"/>
        </w:rPr>
        <w:t xml:space="preserve"> </w:t>
      </w:r>
      <w:r w:rsidR="00072911" w:rsidRPr="00FA3527">
        <w:rPr>
          <w:rStyle w:val="Emphasis"/>
          <w:i w:val="0"/>
          <w:iCs w:val="0"/>
          <w:lang w:bidi="th-TH"/>
        </w:rPr>
        <w:t>the contrast degradation</w:t>
      </w:r>
      <w:r w:rsidRPr="00FA3527">
        <w:rPr>
          <w:rStyle w:val="Emphasis"/>
          <w:i w:val="0"/>
          <w:iCs w:val="0"/>
          <w:lang w:bidi="th-TH"/>
        </w:rPr>
        <w:t xml:space="preserve">, </w:t>
      </w:r>
      <w:r>
        <w:rPr>
          <w:rStyle w:val="Emphasis"/>
          <w:rFonts w:eastAsia="MS Mincho" w:cs="Cordia New"/>
          <w:i w:val="0"/>
          <w:iCs w:val="0"/>
          <w:color w:val="000000"/>
        </w:rPr>
        <w:t xml:space="preserve">as </w:t>
      </w:r>
      <w:r>
        <w:rPr>
          <w:rStyle w:val="Emphasis"/>
          <w:rFonts w:eastAsia="MS Mincho" w:cs="Cordia New"/>
          <w:i w:val="0"/>
          <w:iCs w:val="0"/>
          <w:color w:val="000000"/>
        </w:rPr>
        <w:t xml:space="preserve">shown in Fig. 8e, </w:t>
      </w:r>
      <w:r w:rsidR="000D7291" w:rsidRPr="00FA3527">
        <w:rPr>
          <w:rStyle w:val="Emphasis"/>
          <w:i w:val="0"/>
          <w:iCs w:val="0"/>
          <w:lang w:bidi="th-TH"/>
        </w:rPr>
        <w:t>to ha</w:t>
      </w:r>
      <w:r w:rsidR="00DA3D30">
        <w:rPr>
          <w:rStyle w:val="Emphasis"/>
          <w:i w:val="0"/>
          <w:iCs w:val="0"/>
          <w:lang w:bidi="th-TH"/>
        </w:rPr>
        <w:t>s</w:t>
      </w:r>
      <w:r w:rsidR="000D7291" w:rsidRPr="00FA3527">
        <w:rPr>
          <w:rStyle w:val="Emphasis"/>
          <w:i w:val="0"/>
          <w:iCs w:val="0"/>
          <w:lang w:bidi="th-TH"/>
        </w:rPr>
        <w:t xml:space="preserve"> a </w:t>
      </w:r>
      <w:r w:rsidR="00072911" w:rsidRPr="00FA3527">
        <w:rPr>
          <w:rStyle w:val="Emphasis"/>
          <w:i w:val="0"/>
          <w:iCs w:val="0"/>
          <w:lang w:bidi="th-TH"/>
        </w:rPr>
        <w:t xml:space="preserve">noticeably larger </w:t>
      </w:r>
      <w:r w:rsidR="000D7291" w:rsidRPr="00FA3527">
        <w:rPr>
          <w:rStyle w:val="Emphasis"/>
          <w:i w:val="0"/>
          <w:iCs w:val="0"/>
          <w:lang w:bidi="th-TH"/>
        </w:rPr>
        <w:t xml:space="preserve">change </w:t>
      </w:r>
      <w:r w:rsidR="00072911" w:rsidRPr="00FA3527">
        <w:rPr>
          <w:rStyle w:val="Emphasis"/>
          <w:i w:val="0"/>
          <w:iCs w:val="0"/>
          <w:lang w:bidi="th-TH"/>
        </w:rPr>
        <w:t xml:space="preserve">than the single-layer design, which reflects the higher sensitivity of </w:t>
      </w:r>
      <w:r>
        <w:rPr>
          <w:rStyle w:val="Emphasis"/>
          <w:rFonts w:eastAsia="MS Mincho" w:cs="Cordia New"/>
          <w:i w:val="0"/>
          <w:iCs w:val="0"/>
          <w:color w:val="000000"/>
        </w:rPr>
        <w:t xml:space="preserve">resonant edge to small changes in </w:t>
      </w:r>
      <w:r>
        <w:rPr>
          <w:rStyle w:val="Emphasis"/>
          <w:rFonts w:eastAsia="MS Mincho" w:cs="Cordia New"/>
          <w:i w:val="0"/>
          <w:iCs w:val="0"/>
          <w:color w:val="000000"/>
        </w:rPr>
        <w:t xml:space="preserve">the </w:t>
      </w:r>
      <w:r>
        <w:rPr>
          <w:rStyle w:val="Emphasis"/>
          <w:rFonts w:eastAsia="MS Mincho" w:cs="Cordia New"/>
          <w:i w:val="0"/>
          <w:iCs w:val="0"/>
          <w:color w:val="000000"/>
        </w:rPr>
        <w:t>Sb</w:t>
      </w:r>
      <w:r w:rsidR="00072911" w:rsidRPr="00FA3527">
        <w:rPr>
          <w:rStyle w:val="Emphasis"/>
          <w:i w:val="0"/>
          <w:iCs w:val="0"/>
          <w:vertAlign w:val="subscript"/>
          <w:lang w:bidi="th-TH"/>
        </w:rPr>
        <w:t>2</w:t>
      </w:r>
      <w:r w:rsidR="00072911" w:rsidRPr="00FA3527">
        <w:rPr>
          <w:rStyle w:val="Emphasis"/>
          <w:i w:val="0"/>
          <w:iCs w:val="0"/>
          <w:lang w:bidi="th-TH"/>
        </w:rPr>
        <w:t>Se</w:t>
      </w:r>
      <w:r w:rsidR="00072911" w:rsidRPr="00FA3527">
        <w:rPr>
          <w:rStyle w:val="Emphasis"/>
          <w:i w:val="0"/>
          <w:iCs w:val="0"/>
          <w:vertAlign w:val="subscript"/>
          <w:lang w:bidi="th-TH"/>
        </w:rPr>
        <w:t>3</w:t>
      </w:r>
      <w:r w:rsidR="00072911" w:rsidRPr="00FA3527">
        <w:rPr>
          <w:rStyle w:val="Emphasis"/>
          <w:i w:val="0"/>
          <w:iCs w:val="0"/>
          <w:lang w:bidi="th-TH"/>
        </w:rPr>
        <w:t xml:space="preserve"> refractive index. The insertion loss of </w:t>
      </w:r>
      <w:r>
        <w:rPr>
          <w:rStyle w:val="Emphasis"/>
          <w:rFonts w:eastAsia="MS Mincho" w:cs="Cordia New"/>
          <w:i w:val="0"/>
          <w:iCs w:val="0"/>
          <w:color w:val="000000"/>
        </w:rPr>
        <w:t xml:space="preserve">the </w:t>
      </w:r>
      <w:r>
        <w:rPr>
          <w:rStyle w:val="Emphasis"/>
          <w:rFonts w:eastAsia="MS Mincho" w:cs="Cordia New"/>
          <w:i w:val="0"/>
          <w:iCs w:val="0"/>
          <w:color w:val="000000"/>
        </w:rPr>
        <w:t xml:space="preserve">amorphous phase </w:t>
      </w:r>
      <w:r w:rsidRPr="00FA3527">
        <w:rPr>
          <w:rStyle w:val="Emphasis"/>
          <w:i w:val="0"/>
          <w:iCs w:val="0"/>
          <w:lang w:bidi="th-TH"/>
        </w:rPr>
        <w:t xml:space="preserve">(Fig. 8h) </w:t>
      </w:r>
      <w:r w:rsidR="00072911" w:rsidRPr="00FA3527">
        <w:rPr>
          <w:rStyle w:val="Emphasis"/>
          <w:i w:val="0"/>
          <w:iCs w:val="0"/>
          <w:lang w:bidi="th-TH"/>
        </w:rPr>
        <w:t>also increase</w:t>
      </w:r>
      <w:r>
        <w:rPr>
          <w:rStyle w:val="Emphasis"/>
          <w:rFonts w:eastAsia="MS Mincho" w:cs="Cordia New"/>
          <w:i w:val="0"/>
          <w:iCs w:val="0"/>
          <w:color w:val="000000"/>
        </w:rPr>
        <w:t>d</w:t>
      </w:r>
      <w:r>
        <w:rPr>
          <w:rStyle w:val="Emphasis"/>
          <w:rFonts w:eastAsia="MS Mincho" w:cs="Cordia New"/>
          <w:i w:val="0"/>
          <w:iCs w:val="0"/>
          <w:color w:val="000000"/>
        </w:rPr>
        <w:t xml:space="preserve"> more rapidly, </w:t>
      </w:r>
      <w:r w:rsidRPr="00FA3527">
        <w:rPr>
          <w:rStyle w:val="Emphasis"/>
          <w:i w:val="0"/>
          <w:iCs w:val="0"/>
          <w:lang w:bidi="th-TH"/>
        </w:rPr>
        <w:t>which consist</w:t>
      </w:r>
      <w:r w:rsidRPr="00FA3527">
        <w:rPr>
          <w:rStyle w:val="Emphasis"/>
          <w:i w:val="0"/>
          <w:iCs w:val="0"/>
          <w:lang w:bidi="th-TH"/>
        </w:rPr>
        <w:t>ed</w:t>
      </w:r>
      <w:r w:rsidRPr="00FA3527">
        <w:rPr>
          <w:rStyle w:val="Emphasis"/>
          <w:i w:val="0"/>
          <w:iCs w:val="0"/>
          <w:lang w:bidi="th-TH"/>
        </w:rPr>
        <w:t xml:space="preserve"> of</w:t>
      </w:r>
      <w:r w:rsidR="00072911" w:rsidRPr="00FA3527">
        <w:rPr>
          <w:rStyle w:val="Emphasis"/>
          <w:i w:val="0"/>
          <w:iCs w:val="0"/>
          <w:lang w:bidi="th-TH"/>
        </w:rPr>
        <w:t xml:space="preserve"> </w:t>
      </w:r>
      <w:r w:rsidR="00072911" w:rsidRPr="00FA3527">
        <w:rPr>
          <w:rStyle w:val="Emphasis"/>
          <w:i w:val="0"/>
          <w:iCs w:val="0"/>
          <w:lang w:bidi="th-TH"/>
        </w:rPr>
        <w:t xml:space="preserve">a </w:t>
      </w:r>
      <w:r w:rsidR="00072911" w:rsidRPr="00FA3527">
        <w:rPr>
          <w:rStyle w:val="Emphasis"/>
          <w:i w:val="0"/>
          <w:iCs w:val="0"/>
          <w:lang w:bidi="th-TH"/>
        </w:rPr>
        <w:t xml:space="preserve">stronger field confinement and </w:t>
      </w:r>
      <w:r>
        <w:rPr>
          <w:rStyle w:val="Emphasis"/>
          <w:rFonts w:eastAsia="MS Mincho" w:cs="Cordia New"/>
          <w:i w:val="0"/>
          <w:iCs w:val="0"/>
          <w:color w:val="000000"/>
        </w:rPr>
        <w:t xml:space="preserve">a </w:t>
      </w:r>
      <w:r>
        <w:rPr>
          <w:rStyle w:val="Emphasis"/>
          <w:rFonts w:eastAsia="MS Mincho" w:cs="Cordia New"/>
          <w:i w:val="0"/>
          <w:iCs w:val="0"/>
          <w:color w:val="000000"/>
        </w:rPr>
        <w:t>longer effective optical path within the lossy material</w:t>
      </w:r>
      <w:r w:rsidR="000D7291" w:rsidRPr="00FA3527">
        <w:rPr>
          <w:rStyle w:val="Emphasis"/>
          <w:i w:val="0"/>
          <w:iCs w:val="0"/>
          <w:lang w:bidi="th-TH"/>
        </w:rPr>
        <w:t xml:space="preserve">. </w:t>
      </w:r>
      <w:r w:rsidRPr="00FA3527">
        <w:rPr>
          <w:rStyle w:val="Emphasis"/>
          <w:i w:val="0"/>
          <w:iCs w:val="0"/>
          <w:lang w:bidi="th-TH"/>
        </w:rPr>
        <w:t>The</w:t>
      </w:r>
      <w:r w:rsidR="00072911" w:rsidRPr="00FA3527">
        <w:rPr>
          <w:rStyle w:val="Emphasis"/>
          <w:i w:val="0"/>
          <w:iCs w:val="0"/>
          <w:lang w:bidi="th-TH"/>
        </w:rPr>
        <w:t xml:space="preserve"> 5-unit</w:t>
      </w:r>
      <w:r w:rsidR="00072911">
        <w:rPr>
          <w:rStyle w:val="Emphasis"/>
          <w:i w:val="0"/>
          <w:iCs w:val="0"/>
          <w:lang w:bidi="th-TH"/>
        </w:rPr>
        <w:t xml:space="preserve">-cells </w:t>
      </w:r>
      <w:r>
        <w:rPr>
          <w:rStyle w:val="Emphasis"/>
          <w:i w:val="0"/>
          <w:iCs w:val="0"/>
          <w:lang w:bidi="th-TH"/>
        </w:rPr>
        <w:t>structure</w:t>
      </w:r>
      <w:r w:rsidR="00072911">
        <w:rPr>
          <w:rStyle w:val="Emphasis"/>
          <w:i w:val="0"/>
          <w:iCs w:val="0"/>
          <w:lang w:bidi="th-TH"/>
        </w:rPr>
        <w:t xml:space="preserve"> further accentuates these trends: its crystalline-phase transmittance</w:t>
      </w:r>
      <w:r>
        <w:rPr>
          <w:rStyle w:val="Emphasis"/>
          <w:i w:val="0"/>
          <w:iCs w:val="0"/>
          <w:lang w:bidi="th-TH"/>
        </w:rPr>
        <w:t xml:space="preserve"> (Fig. 8c)</w:t>
      </w:r>
      <w:r w:rsidR="00072911">
        <w:rPr>
          <w:rStyle w:val="Emphasis"/>
          <w:i w:val="0"/>
          <w:iCs w:val="0"/>
          <w:lang w:bidi="th-TH"/>
        </w:rPr>
        <w:t xml:space="preserve"> and transmittance contrast </w:t>
      </w:r>
      <w:r>
        <w:rPr>
          <w:rStyle w:val="Emphasis"/>
          <w:i w:val="0"/>
          <w:iCs w:val="0"/>
          <w:lang w:bidi="th-TH"/>
        </w:rPr>
        <w:t>degradation (Fig. 8f)</w:t>
      </w:r>
      <w:r w:rsidR="00072911">
        <w:rPr>
          <w:rStyle w:val="Emphasis"/>
          <w:i w:val="0"/>
          <w:iCs w:val="0"/>
          <w:lang w:bidi="th-TH"/>
        </w:rPr>
        <w:t xml:space="preserve"> </w:t>
      </w:r>
      <w:r>
        <w:rPr>
          <w:rStyle w:val="Emphasis"/>
          <w:i w:val="0"/>
          <w:iCs w:val="0"/>
          <w:lang w:bidi="th-TH"/>
        </w:rPr>
        <w:t>have the largest change among the three designs</w:t>
      </w:r>
      <w:r w:rsidR="00072911">
        <w:rPr>
          <w:rStyle w:val="Emphasis"/>
          <w:i w:val="0"/>
          <w:iCs w:val="0"/>
          <w:lang w:bidi="th-TH"/>
        </w:rPr>
        <w:t xml:space="preserve">, </w:t>
      </w:r>
      <w:r>
        <w:rPr>
          <w:rStyle w:val="Emphasis"/>
          <w:i w:val="0"/>
          <w:iCs w:val="0"/>
          <w:lang w:bidi="th-TH"/>
        </w:rPr>
        <w:t>and</w:t>
      </w:r>
      <w:r w:rsidR="00072911">
        <w:rPr>
          <w:rStyle w:val="Emphasis"/>
          <w:i w:val="0"/>
          <w:iCs w:val="0"/>
          <w:lang w:bidi="th-TH"/>
        </w:rPr>
        <w:t xml:space="preserve"> </w:t>
      </w:r>
      <w:r w:rsidR="000D7291">
        <w:rPr>
          <w:rStyle w:val="Emphasis"/>
          <w:i w:val="0"/>
          <w:iCs w:val="0"/>
          <w:lang w:bidi="th-TH"/>
        </w:rPr>
        <w:t>its</w:t>
      </w:r>
      <w:r w:rsidR="00072911">
        <w:rPr>
          <w:rStyle w:val="Emphasis"/>
          <w:i w:val="0"/>
          <w:iCs w:val="0"/>
          <w:lang w:bidi="th-TH"/>
        </w:rPr>
        <w:t xml:space="preserve"> insertion loss </w:t>
      </w:r>
      <w:r>
        <w:rPr>
          <w:rStyle w:val="Emphasis"/>
          <w:i w:val="0"/>
          <w:iCs w:val="0"/>
          <w:lang w:bidi="th-TH"/>
        </w:rPr>
        <w:t xml:space="preserve">(Fig. 8i) </w:t>
      </w:r>
      <w:r w:rsidR="00072911">
        <w:rPr>
          <w:rStyle w:val="Emphasis"/>
          <w:i w:val="0"/>
          <w:iCs w:val="0"/>
          <w:lang w:bidi="th-TH"/>
        </w:rPr>
        <w:t>also shows the largest cumulative increase.</w:t>
      </w:r>
      <w:r>
        <w:rPr>
          <w:rStyle w:val="Emphasis"/>
          <w:i w:val="0"/>
          <w:iCs w:val="0"/>
          <w:lang w:bidi="th-TH"/>
        </w:rPr>
        <w:t xml:space="preserve"> </w:t>
      </w:r>
    </w:p>
    <w:p w14:paraId="14B0B06E" w14:textId="4CBC53DF" w:rsidR="00EE3229" w:rsidRDefault="00000000" w:rsidP="00C92E97">
      <w:pPr>
        <w:pStyle w:val="10BodySubsequentParagraph"/>
        <w:rPr>
          <w:rStyle w:val="Emphasis"/>
          <w:i w:val="0"/>
          <w:iCs w:val="0"/>
          <w:lang w:bidi="th-TH"/>
        </w:rPr>
      </w:pPr>
      <w:r>
        <w:rPr>
          <w:rStyle w:val="Emphasis"/>
          <w:i w:val="0"/>
          <w:iCs w:val="0"/>
          <w:lang w:bidi="th-TH"/>
        </w:rPr>
        <w:t xml:space="preserve">These results highlight the expected trade-off between high initial optical performance and endurance robustness: increasing </w:t>
      </w:r>
      <w:r>
        <w:rPr>
          <w:rStyle w:val="Emphasis"/>
          <w:rFonts w:eastAsia="MS Mincho" w:cs="Cordia New"/>
          <w:i w:val="0"/>
          <w:iCs w:val="0"/>
          <w:color w:val="000000"/>
        </w:rPr>
        <w:t xml:space="preserve">the </w:t>
      </w:r>
      <w:r>
        <w:rPr>
          <w:rStyle w:val="Emphasis"/>
          <w:rFonts w:eastAsia="MS Mincho" w:cs="Cordia New"/>
          <w:i w:val="0"/>
          <w:iCs w:val="0"/>
          <w:color w:val="000000"/>
        </w:rPr>
        <w:t>cavity complexity and Q-factor enhances on-resonance modulation but also amplifies the impact of endurance-induced index drift and loss in Sb</w:t>
      </w:r>
      <w:r>
        <w:rPr>
          <w:rStyle w:val="Emphasis"/>
          <w:i w:val="0"/>
          <w:iCs w:val="0"/>
          <w:vertAlign w:val="subscript"/>
          <w:lang w:bidi="th-TH"/>
        </w:rPr>
        <w:t>2</w:t>
      </w:r>
      <w:r>
        <w:rPr>
          <w:rStyle w:val="Emphasis"/>
          <w:i w:val="0"/>
          <w:iCs w:val="0"/>
          <w:lang w:bidi="th-TH"/>
        </w:rPr>
        <w:t>Se</w:t>
      </w:r>
      <w:r>
        <w:rPr>
          <w:rStyle w:val="Emphasis"/>
          <w:i w:val="0"/>
          <w:iCs w:val="0"/>
          <w:vertAlign w:val="subscript"/>
          <w:lang w:bidi="th-TH"/>
        </w:rPr>
        <w:t>3</w:t>
      </w:r>
      <w:r>
        <w:rPr>
          <w:rStyle w:val="Emphasis"/>
          <w:i w:val="0"/>
          <w:iCs w:val="0"/>
          <w:lang w:bidi="th-TH"/>
        </w:rPr>
        <w:t xml:space="preserve">. </w:t>
      </w:r>
      <w:r w:rsidR="000D7291">
        <w:rPr>
          <w:rStyle w:val="Emphasis"/>
          <w:i w:val="0"/>
          <w:iCs w:val="0"/>
          <w:lang w:bidi="th-TH"/>
        </w:rPr>
        <w:t>A</w:t>
      </w:r>
      <w:r>
        <w:rPr>
          <w:rStyle w:val="Emphasis"/>
          <w:i w:val="0"/>
          <w:iCs w:val="0"/>
          <w:lang w:bidi="th-TH"/>
        </w:rPr>
        <w:t xml:space="preserve"> simpler single-layer stack provide</w:t>
      </w:r>
      <w:r>
        <w:rPr>
          <w:rStyle w:val="Emphasis"/>
          <w:rFonts w:eastAsia="MS Mincho" w:cs="Cordia New"/>
          <w:i w:val="0"/>
          <w:iCs w:val="0"/>
          <w:color w:val="000000"/>
        </w:rPr>
        <w:t>s</w:t>
      </w:r>
      <w:r>
        <w:rPr>
          <w:rStyle w:val="Emphasis"/>
          <w:rFonts w:eastAsia="MS Mincho" w:cs="Cordia New"/>
          <w:i w:val="0"/>
          <w:iCs w:val="0"/>
          <w:color w:val="000000"/>
        </w:rPr>
        <w:t xml:space="preserve"> better long-term stability, whereas resonant designs require </w:t>
      </w:r>
      <w:r>
        <w:rPr>
          <w:rStyle w:val="Emphasis"/>
          <w:rFonts w:eastAsia="MS Mincho" w:cs="Cordia New"/>
          <w:i w:val="0"/>
          <w:iCs w:val="0"/>
          <w:color w:val="000000"/>
        </w:rPr>
        <w:t xml:space="preserve">a </w:t>
      </w:r>
      <w:r>
        <w:rPr>
          <w:rStyle w:val="Emphasis"/>
          <w:rFonts w:eastAsia="MS Mincho" w:cs="Cordia New"/>
          <w:i w:val="0"/>
          <w:iCs w:val="0"/>
          <w:color w:val="000000"/>
        </w:rPr>
        <w:t xml:space="preserve">tighter control of </w:t>
      </w:r>
      <w:r>
        <w:rPr>
          <w:rStyle w:val="Emphasis"/>
          <w:rFonts w:eastAsia="MS Mincho" w:cs="Cordia New"/>
          <w:i w:val="0"/>
          <w:iCs w:val="0"/>
          <w:color w:val="000000"/>
        </w:rPr>
        <w:t xml:space="preserve">the </w:t>
      </w:r>
      <w:r>
        <w:rPr>
          <w:rStyle w:val="Emphasis"/>
          <w:rFonts w:eastAsia="MS Mincho" w:cs="Cordia New"/>
          <w:i w:val="0"/>
          <w:iCs w:val="0"/>
          <w:color w:val="000000"/>
        </w:rPr>
        <w:t xml:space="preserve">material and thermal cycling conditions. Even so, </w:t>
      </w:r>
      <w:r w:rsidR="002C3118">
        <w:rPr>
          <w:rStyle w:val="Emphasis"/>
          <w:i w:val="0"/>
          <w:iCs w:val="0"/>
          <w:lang w:bidi="th-TH"/>
        </w:rPr>
        <w:t xml:space="preserve">both long-pass edge-filter designs still has a higher </w:t>
      </w:r>
      <w:r w:rsidR="002C3118" w:rsidRPr="002C3118">
        <w:rPr>
          <w:rStyle w:val="Emphasis"/>
          <w:lang w:bidi="th-TH"/>
        </w:rPr>
        <w:t>ΔT</w:t>
      </w:r>
      <w:r w:rsidR="002C3118">
        <w:rPr>
          <w:rStyle w:val="Emphasis"/>
          <w:i w:val="0"/>
          <w:iCs w:val="0"/>
          <w:lang w:bidi="th-TH"/>
        </w:rPr>
        <w:t xml:space="preserve"> </w:t>
      </w:r>
      <w:r w:rsidR="004D4AC6">
        <w:rPr>
          <w:rStyle w:val="Emphasis"/>
          <w:i w:val="0"/>
          <w:iCs w:val="0"/>
          <w:lang w:bidi="th-TH"/>
        </w:rPr>
        <w:t xml:space="preserve">after </w:t>
      </w:r>
      <w:r w:rsidR="004D4AC6">
        <w:rPr>
          <w:rStyle w:val="Emphasis"/>
          <w:rFonts w:cs="Times New Roman"/>
          <w:i w:val="0"/>
          <w:iCs w:val="0"/>
        </w:rPr>
        <w:t>1.5</w:t>
      </w:r>
      <w:r w:rsidR="004D4AC6" w:rsidRPr="00976412">
        <w:rPr>
          <w:rStyle w:val="Emphasis"/>
          <w:rFonts w:cs="Times New Roman"/>
          <w:i w:val="0"/>
          <w:iCs w:val="0"/>
        </w:rPr>
        <w:t>×10⁶</w:t>
      </w:r>
      <w:r w:rsidR="004D4AC6">
        <w:rPr>
          <w:rStyle w:val="Emphasis"/>
          <w:rFonts w:cs="Times New Roman"/>
          <w:i w:val="0"/>
          <w:iCs w:val="0"/>
        </w:rPr>
        <w:t xml:space="preserve"> cycles</w:t>
      </w:r>
      <w:r w:rsidR="004D4AC6">
        <w:rPr>
          <w:rStyle w:val="Emphasis"/>
          <w:i w:val="0"/>
          <w:iCs w:val="0"/>
          <w:lang w:bidi="th-TH"/>
        </w:rPr>
        <w:t xml:space="preserve"> </w:t>
      </w:r>
      <w:r w:rsidR="002C3118">
        <w:rPr>
          <w:rStyle w:val="Emphasis"/>
          <w:i w:val="0"/>
          <w:iCs w:val="0"/>
          <w:lang w:bidi="th-TH"/>
        </w:rPr>
        <w:t>than the single-layer design.</w:t>
      </w:r>
    </w:p>
    <w:p w14:paraId="08D346E9" w14:textId="77777777" w:rsidR="004D4AC6" w:rsidRPr="004D4AC6" w:rsidRDefault="004D4AC6" w:rsidP="00C92E97">
      <w:pPr>
        <w:pStyle w:val="10BodySubsequentParagraph"/>
        <w:rPr>
          <w:rStyle w:val="Emphasis"/>
          <w:i w:val="0"/>
          <w:iCs w:val="0"/>
          <w:lang w:bidi="th-TH"/>
        </w:rPr>
      </w:pPr>
    </w:p>
    <w:p w14:paraId="5670B3A8" w14:textId="77777777" w:rsidR="008F677E" w:rsidRPr="007D7F7D" w:rsidRDefault="008F677E" w:rsidP="00C92E97">
      <w:pPr>
        <w:pStyle w:val="10BodySubsequentParagraph"/>
        <w:rPr>
          <w:rStyle w:val="Emphasis"/>
          <w:rFonts w:cs="Times New Roman"/>
          <w:i w:val="0"/>
          <w:iCs w:val="0"/>
          <w:highlight w:val="yellow"/>
        </w:rPr>
      </w:pPr>
    </w:p>
    <w:p w14:paraId="066355CA" w14:textId="77F3F399" w:rsidR="00752799" w:rsidRPr="00C92E97" w:rsidRDefault="00000000" w:rsidP="00752799">
      <w:pPr>
        <w:rPr>
          <w:rStyle w:val="Emphasis"/>
          <w:rFonts w:ascii="Times New Roman" w:hAnsi="Times New Roman" w:cs="Times New Roman"/>
          <w:i w:val="0"/>
          <w:iCs w:val="0"/>
          <w:sz w:val="20"/>
        </w:rPr>
      </w:pPr>
      <w:r>
        <w:rPr>
          <w:rFonts w:ascii="Times New Roman" w:hAnsi="Times New Roman" w:cs="Times New Roman"/>
          <w:noProof/>
          <w:sz w:val="20"/>
        </w:rPr>
        <w:drawing>
          <wp:inline distT="0" distB="0" distL="0" distR="0" wp14:anchorId="1109FC1D" wp14:editId="4719A0ED">
            <wp:extent cx="4791710" cy="3618901"/>
            <wp:effectExtent l="0" t="0" r="8890" b="635"/>
            <wp:docPr id="34732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25510" name="Picture 347325510"/>
                    <pic:cNvPicPr/>
                  </pic:nvPicPr>
                  <pic:blipFill>
                    <a:blip r:embed="rId13"/>
                    <a:srcRect t="868"/>
                    <a:stretch>
                      <a:fillRect/>
                    </a:stretch>
                  </pic:blipFill>
                  <pic:spPr bwMode="auto">
                    <a:xfrm>
                      <a:off x="0" y="0"/>
                      <a:ext cx="4791710" cy="3618901"/>
                    </a:xfrm>
                    <a:prstGeom prst="rect">
                      <a:avLst/>
                    </a:prstGeom>
                    <a:ln>
                      <a:noFill/>
                    </a:ln>
                    <a:extLst>
                      <a:ext uri="{53640926-AAD7-44D8-BBD7-CCE9431645EC}">
                        <a14:shadowObscured xmlns:a14="http://schemas.microsoft.com/office/drawing/2010/main"/>
                      </a:ext>
                    </a:extLst>
                  </pic:spPr>
                </pic:pic>
              </a:graphicData>
            </a:graphic>
          </wp:inline>
        </w:drawing>
      </w:r>
    </w:p>
    <w:p w14:paraId="4C2CE8B0" w14:textId="6683E003" w:rsidR="005A7AC1" w:rsidRDefault="00000000" w:rsidP="008F677E">
      <w:pPr>
        <w:pStyle w:val="12FigureCaptionLong"/>
        <w:rPr>
          <w:rFonts w:cs="Times New Roman"/>
        </w:rPr>
      </w:pPr>
      <w:r w:rsidRPr="00C92E97">
        <w:rPr>
          <w:rFonts w:cs="Times New Roman"/>
          <w:b/>
          <w:bCs/>
        </w:rPr>
        <w:lastRenderedPageBreak/>
        <w:t xml:space="preserve">Fig. </w:t>
      </w:r>
      <w:r w:rsidR="00C92E97" w:rsidRPr="00C92E97">
        <w:rPr>
          <w:rFonts w:cs="Times New Roman"/>
          <w:b/>
          <w:bCs/>
          <w:szCs w:val="20"/>
          <w:lang w:bidi="th-TH"/>
        </w:rPr>
        <w:t>8.</w:t>
      </w:r>
      <w:r w:rsidRPr="00C92E97">
        <w:rPr>
          <w:rFonts w:cs="Times New Roman"/>
        </w:rPr>
        <w:t xml:space="preserve"> </w:t>
      </w:r>
      <w:r w:rsidR="00C92E97" w:rsidRPr="00C92E97">
        <w:rPr>
          <w:rFonts w:cs="Times New Roman"/>
        </w:rPr>
        <w:t xml:space="preserve">Endurance simulation </w:t>
      </w:r>
      <w:r w:rsidR="00C92E97">
        <w:rPr>
          <w:rFonts w:cs="Times New Roman"/>
        </w:rPr>
        <w:t xml:space="preserve">of tunable 1064-nm optical filter after </w:t>
      </w:r>
      <w:r w:rsidRPr="00C92E97">
        <w:rPr>
          <w:rFonts w:cs="Times New Roman"/>
        </w:rPr>
        <w:t>1.5×10⁶ phase switching cycles</w:t>
      </w:r>
      <w:r w:rsidR="00C92E97">
        <w:rPr>
          <w:rFonts w:cs="Times New Roman"/>
        </w:rPr>
        <w:t>. (a-c) The transmittance in ON mode (red) and OFF mode (blue) phases, (d-f) the transmittance contrast degradation, and (g-i) the ON mode insertion losses of each design.</w:t>
      </w:r>
      <w:r w:rsidR="00247A67">
        <w:rPr>
          <w:rFonts w:cs="Times New Roman"/>
        </w:rPr>
        <w:t xml:space="preserve"> Note the different y-axis scales.</w:t>
      </w:r>
    </w:p>
    <w:p w14:paraId="04CC1186" w14:textId="77777777" w:rsidR="00BD7289" w:rsidRPr="00BD7289" w:rsidRDefault="00BD7289" w:rsidP="00BD7289">
      <w:pPr>
        <w:pStyle w:val="10BodySubsequentParagraph"/>
      </w:pPr>
    </w:p>
    <w:p w14:paraId="5988F6D6" w14:textId="47FDD8BA" w:rsidR="003C62AF" w:rsidRPr="007D7F7D" w:rsidRDefault="00000000" w:rsidP="003C62AF">
      <w:pPr>
        <w:pStyle w:val="08SectionHeader2"/>
        <w:rPr>
          <w:rStyle w:val="Emphasis"/>
          <w:rFonts w:ascii="Times New Roman" w:hAnsi="Times New Roman" w:cs="Times New Roman"/>
          <w:i/>
          <w:iCs w:val="0"/>
        </w:rPr>
      </w:pPr>
      <w:r w:rsidRPr="004C1A59">
        <w:rPr>
          <w:rStyle w:val="Emphasis"/>
          <w:rFonts w:ascii="Times New Roman" w:hAnsi="Times New Roman" w:cs="Times New Roman"/>
          <w:i/>
          <w:iCs w:val="0"/>
        </w:rPr>
        <w:t>4.3</w:t>
      </w:r>
      <w:r w:rsidR="008508CB" w:rsidRPr="004C1A59">
        <w:rPr>
          <w:rStyle w:val="Emphasis"/>
          <w:rFonts w:ascii="Times New Roman" w:hAnsi="Times New Roman" w:cs="Times New Roman"/>
          <w:i/>
          <w:iCs w:val="0"/>
        </w:rPr>
        <w:t xml:space="preserve"> </w:t>
      </w:r>
      <w:r w:rsidR="00902A0B">
        <w:rPr>
          <w:rStyle w:val="Emphasis"/>
          <w:rFonts w:ascii="Times New Roman" w:hAnsi="Times New Roman" w:cs="Times New Roman"/>
          <w:i/>
          <w:iCs w:val="0"/>
        </w:rPr>
        <w:t>Transmittance tunability</w:t>
      </w:r>
      <w:r w:rsidR="00295F9D">
        <w:rPr>
          <w:rStyle w:val="Emphasis"/>
          <w:rFonts w:ascii="Times New Roman" w:hAnsi="Times New Roman" w:cs="Times New Roman"/>
          <w:i/>
          <w:iCs w:val="0"/>
        </w:rPr>
        <w:t xml:space="preserve"> and</w:t>
      </w:r>
      <w:r w:rsidR="00902A0B">
        <w:rPr>
          <w:rStyle w:val="Emphasis"/>
          <w:rFonts w:ascii="Times New Roman" w:hAnsi="Times New Roman" w:cs="Times New Roman"/>
          <w:i/>
          <w:iCs w:val="0"/>
        </w:rPr>
        <w:t xml:space="preserve"> optimization.</w:t>
      </w:r>
    </w:p>
    <w:p w14:paraId="45BBA093" w14:textId="0AE0F158" w:rsidR="00AD1740" w:rsidRDefault="00000000" w:rsidP="003C62AF">
      <w:pPr>
        <w:pStyle w:val="09BodyFirstParagraph"/>
        <w:rPr>
          <w:rFonts w:cs="Times New Roman"/>
        </w:rPr>
      </w:pPr>
      <w:r w:rsidRPr="007D7F7D">
        <w:rPr>
          <w:rFonts w:cs="Times New Roman"/>
        </w:rPr>
        <w:t>Edge-filter designs have multiple layers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which complicates the phase switching setup. When laser</w:t>
      </w:r>
      <w:r w:rsidRPr="007D7F7D">
        <w:rPr>
          <w:rFonts w:cs="Times New Roman"/>
        </w:rPr>
        <w:t>-</w:t>
      </w:r>
      <w:r w:rsidRPr="007D7F7D">
        <w:rPr>
          <w:rFonts w:cs="Times New Roman"/>
        </w:rPr>
        <w:t>induced heating is used as a switching method, the phase transition of every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sidR="00D96E11" w:rsidRPr="007D7F7D">
        <w:rPr>
          <w:rFonts w:cs="Times New Roman"/>
        </w:rPr>
        <w:t>layer</w:t>
      </w:r>
      <w:r w:rsidRPr="007D7F7D">
        <w:rPr>
          <w:rFonts w:cs="Times New Roman"/>
        </w:rPr>
        <w:t xml:space="preserve"> </w:t>
      </w:r>
      <w:r w:rsidRPr="007D7F7D">
        <w:rPr>
          <w:rFonts w:cs="Times New Roman"/>
        </w:rPr>
        <w:t>does</w:t>
      </w:r>
      <w:r w:rsidRPr="007D7F7D">
        <w:rPr>
          <w:rFonts w:cs="Times New Roman"/>
        </w:rPr>
        <w:t xml:space="preserve"> not occur simultaneously and the transmission change</w:t>
      </w:r>
      <w:r w:rsidR="005A60E7">
        <w:rPr>
          <w:rFonts w:eastAsia="MS Mincho" w:cs="Times New Roman"/>
          <w:color w:val="000000"/>
        </w:rPr>
        <w:t>s</w:t>
      </w:r>
      <w:r>
        <w:rPr>
          <w:rFonts w:eastAsia="MS Mincho" w:cs="Times New Roman"/>
          <w:color w:val="000000"/>
        </w:rPr>
        <w:t xml:space="preserve"> </w:t>
      </w:r>
      <w:r w:rsidRPr="007D7F7D">
        <w:rPr>
          <w:rFonts w:cs="Times New Roman"/>
        </w:rPr>
        <w:t>gradual</w:t>
      </w:r>
      <w:r>
        <w:rPr>
          <w:rFonts w:eastAsia="MS Mincho" w:cs="Times New Roman"/>
          <w:color w:val="000000"/>
        </w:rPr>
        <w:t>ly</w:t>
      </w:r>
      <w:r w:rsidRPr="007D7F7D">
        <w:rPr>
          <w:rFonts w:cs="Times New Roman"/>
        </w:rPr>
        <w:t xml:space="preserve">. This effect is </w:t>
      </w:r>
      <w:r w:rsidR="00B85EB5">
        <w:rPr>
          <w:rFonts w:cs="Times New Roman"/>
        </w:rPr>
        <w:t>shown</w:t>
      </w:r>
      <w:r w:rsidRPr="007D7F7D">
        <w:rPr>
          <w:rFonts w:cs="Times New Roman"/>
        </w:rPr>
        <w:t xml:space="preserve"> in </w:t>
      </w:r>
      <w:r>
        <w:rPr>
          <w:rFonts w:eastAsia="MS Mincho" w:cs="Times New Roman"/>
          <w:color w:val="000000"/>
        </w:rPr>
        <w:t xml:space="preserve">the optical limiter of </w:t>
      </w:r>
      <w:r w:rsidRPr="007D7F7D">
        <w:rPr>
          <w:rFonts w:cs="Times New Roman"/>
        </w:rPr>
        <w:fldChar w:fldCharType="begin"/>
      </w:r>
      <w:r w:rsidRPr="007D7F7D">
        <w:rPr>
          <w:rFonts w:cs="Times New Roman"/>
        </w:rPr>
        <w:instrText xml:space="preserve"> ADDIN EN.CITE &lt;EndNote&gt;&lt;Cite AuthorYear="1"&gt;&lt;Author&gt;Sarangan&lt;/Author&gt;&lt;Year&gt;2018&lt;/Year&gt;&lt;RecNum&gt;58&lt;/RecNum&gt;&lt;DisplayText&gt;Sarangan, et al. [3]&lt;/DisplayText&gt;&lt;record&gt;&lt;rec-number&gt;58&lt;/rec-number&gt;&lt;foreign-keys&gt;&lt;key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7D7F7D">
        <w:rPr>
          <w:rFonts w:cs="Times New Roman"/>
        </w:rPr>
        <w:fldChar w:fldCharType="separate"/>
      </w:r>
      <w:r w:rsidRPr="007D7F7D">
        <w:rPr>
          <w:rFonts w:cs="Times New Roman"/>
          <w:noProof/>
        </w:rPr>
        <w:t>Sarangan</w:t>
      </w:r>
      <w:r w:rsidRPr="007D7F7D">
        <w:rPr>
          <w:rFonts w:cs="Times New Roman"/>
          <w:noProof/>
        </w:rPr>
        <w:t>,</w:t>
      </w:r>
      <w:r w:rsidRPr="007D7F7D">
        <w:rPr>
          <w:rFonts w:cs="Times New Roman"/>
          <w:noProof/>
        </w:rPr>
        <w:t xml:space="preserve"> et al. [3]</w:t>
      </w:r>
      <w:r w:rsidRPr="007D7F7D">
        <w:rPr>
          <w:rFonts w:cs="Times New Roman"/>
        </w:rPr>
        <w:fldChar w:fldCharType="end"/>
      </w:r>
      <w:r w:rsidRPr="007D7F7D">
        <w:rPr>
          <w:rFonts w:cs="Times New Roman"/>
        </w:rPr>
        <w:t xml:space="preserve"> </w:t>
      </w:r>
      <w:r w:rsidRPr="007D7F7D">
        <w:rPr>
          <w:rFonts w:cs="Times New Roman"/>
        </w:rPr>
        <w:t>T</w:t>
      </w:r>
      <w:r w:rsidRPr="007D7F7D">
        <w:rPr>
          <w:rFonts w:cs="Times New Roman"/>
        </w:rPr>
        <w:t>he</w:t>
      </w:r>
      <w:r w:rsidR="005A60E7">
        <w:rPr>
          <w:rFonts w:cs="Times New Roman"/>
        </w:rPr>
        <w:t>ir</w:t>
      </w:r>
      <w:r w:rsidRPr="007D7F7D">
        <w:rPr>
          <w:rFonts w:cs="Times New Roman"/>
        </w:rPr>
        <w:t xml:space="preserve"> device has a similar long-pass edge-filter</w:t>
      </w:r>
      <w:r w:rsidR="00B85EB5">
        <w:rPr>
          <w:rFonts w:cs="Times New Roman"/>
        </w:rPr>
        <w:t xml:space="preserve"> </w:t>
      </w:r>
      <w:r w:rsidR="00B85EB5" w:rsidRPr="007D7F7D">
        <w:rPr>
          <w:rFonts w:cs="Times New Roman"/>
        </w:rPr>
        <w:t>design</w:t>
      </w:r>
      <w:r w:rsidRPr="007D7F7D">
        <w:rPr>
          <w:rFonts w:cs="Times New Roman"/>
        </w:rPr>
        <w:t xml:space="preserve"> </w:t>
      </w:r>
      <m:oMath>
        <m:sSup>
          <m:sSupPr>
            <m:ctrlPr>
              <w:rPr>
                <w:rFonts w:ascii="Cambria Math" w:hAnsi="Cambria Math" w:cs="Times New Roman"/>
                <w:i/>
              </w:rPr>
            </m:ctrlPr>
          </m:sSupPr>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L</m:t>
            </m:r>
            <m:f>
              <m:fPr>
                <m:ctrlPr>
                  <w:rPr>
                    <w:rFonts w:ascii="Cambria Math" w:hAnsi="Cambria Math" w:cs="Times New Roman"/>
                    <w:i/>
                  </w:rPr>
                </m:ctrlPr>
              </m:fPr>
              <m:num>
                <m:r>
                  <w:rPr>
                    <w:rFonts w:ascii="Cambria Math" w:hAnsi="Cambria Math" w:cs="Times New Roman"/>
                  </w:rPr>
                  <m:t>H</m:t>
                </m:r>
              </m:num>
              <m:den>
                <m:r>
                  <w:rPr>
                    <w:rFonts w:ascii="Cambria Math" w:hAnsi="Cambria Math" w:cs="Times New Roman"/>
                  </w:rPr>
                  <m:t>2</m:t>
                </m:r>
              </m:den>
            </m:f>
            <m:r>
              <m:rPr>
                <m:sty m:val="p"/>
              </m:rPr>
              <w:rPr>
                <w:rFonts w:ascii="Cambria Math" w:hAnsi="Cambria Math" w:cs="Times New Roman"/>
              </w:rPr>
              <m:t>)</m:t>
            </m:r>
          </m:e>
          <m:sup>
            <m:r>
              <w:rPr>
                <w:rFonts w:ascii="Cambria Math" w:hAnsi="Cambria Math" w:cs="Times New Roman"/>
              </w:rPr>
              <m:t>4</m:t>
            </m:r>
          </m:sup>
        </m:sSup>
      </m:oMath>
      <w:r w:rsidRPr="007D7F7D">
        <w:rPr>
          <w:rFonts w:cs="Times New Roman"/>
        </w:rPr>
        <w:t xml:space="preserve"> but </w:t>
      </w:r>
      <w:r>
        <w:rPr>
          <w:rFonts w:eastAsia="MS Mincho" w:cs="Times New Roman"/>
          <w:color w:val="000000"/>
        </w:rPr>
        <w:t xml:space="preserve">the </w:t>
      </w:r>
      <w:r>
        <w:rPr>
          <w:rFonts w:eastAsia="MS Mincho" w:cs="Times New Roman"/>
          <w:color w:val="000000"/>
        </w:rPr>
        <w:t>H layers are GST instead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w:t>
      </w:r>
      <w:r>
        <w:rPr>
          <w:rFonts w:eastAsia="MS Mincho" w:cs="Times New Roman"/>
          <w:color w:val="000000"/>
        </w:rPr>
        <w:t xml:space="preserve">the </w:t>
      </w:r>
      <w:r>
        <w:rPr>
          <w:rFonts w:eastAsia="MS Mincho" w:cs="Times New Roman"/>
          <w:color w:val="000000"/>
        </w:rPr>
        <w:t>L layers are SiO</w:t>
      </w:r>
      <w:r w:rsidRPr="007D7F7D">
        <w:rPr>
          <w:rFonts w:cs="Times New Roman"/>
          <w:vertAlign w:val="subscript"/>
        </w:rPr>
        <w:t>2</w:t>
      </w:r>
      <w:r w:rsidRPr="007D7F7D">
        <w:rPr>
          <w:rFonts w:cs="Times New Roman"/>
        </w:rPr>
        <w:t xml:space="preserve"> instead of MgF</w:t>
      </w:r>
      <w:r w:rsidRPr="007D7F7D">
        <w:rPr>
          <w:rFonts w:cs="Times New Roman"/>
          <w:vertAlign w:val="subscript"/>
        </w:rPr>
        <w:t>2</w:t>
      </w:r>
      <w:r w:rsidRPr="007D7F7D">
        <w:rPr>
          <w:rFonts w:cs="Times New Roman"/>
        </w:rPr>
        <w:t>. Their experimental result</w:t>
      </w:r>
      <w:r>
        <w:rPr>
          <w:rFonts w:eastAsia="MS Mincho" w:cs="Times New Roman"/>
          <w:color w:val="000000"/>
        </w:rPr>
        <w:t>s</w:t>
      </w:r>
      <w:r>
        <w:rPr>
          <w:rFonts w:eastAsia="MS Mincho" w:cs="Times New Roman"/>
          <w:color w:val="000000"/>
        </w:rPr>
        <w:t xml:space="preserve"> show</w:t>
      </w:r>
      <w:r w:rsidRPr="007D7F7D">
        <w:rPr>
          <w:rFonts w:cs="Times New Roman"/>
        </w:rPr>
        <w:t>ed</w:t>
      </w:r>
      <w:r w:rsidRPr="007D7F7D">
        <w:rPr>
          <w:rFonts w:cs="Times New Roman"/>
        </w:rPr>
        <w:t xml:space="preserve"> that the phase switching of GST layers </w:t>
      </w:r>
      <w:r w:rsidRPr="007D7F7D">
        <w:rPr>
          <w:rFonts w:cs="Times New Roman"/>
        </w:rPr>
        <w:t>occurs</w:t>
      </w:r>
      <w:r w:rsidRPr="007D7F7D">
        <w:rPr>
          <w:rFonts w:cs="Times New Roman"/>
        </w:rPr>
        <w:t xml:space="preserve"> layer-by-layer in an order that is determined by the changes in </w:t>
      </w:r>
      <w:r>
        <w:rPr>
          <w:rFonts w:eastAsia="MS Mincho" w:cs="Times New Roman"/>
          <w:color w:val="000000"/>
        </w:rPr>
        <w:t xml:space="preserve">the </w:t>
      </w:r>
      <w:r>
        <w:rPr>
          <w:rFonts w:eastAsia="MS Mincho" w:cs="Times New Roman"/>
          <w:color w:val="000000"/>
        </w:rPr>
        <w:t>optical field distribution and thermal crosstalk between layers</w:t>
      </w:r>
      <w:r w:rsidR="00B85EB5">
        <w:rPr>
          <w:rFonts w:cs="Times New Roman"/>
        </w:rPr>
        <w:t xml:space="preserve">, which does not necessarily start from </w:t>
      </w:r>
      <w:r>
        <w:rPr>
          <w:rFonts w:eastAsia="MS Mincho" w:cs="Times New Roman"/>
          <w:color w:val="000000"/>
        </w:rPr>
        <w:t xml:space="preserve">the </w:t>
      </w:r>
      <w:r>
        <w:rPr>
          <w:rFonts w:eastAsia="MS Mincho" w:cs="Times New Roman"/>
          <w:color w:val="000000"/>
        </w:rPr>
        <w:t>air</w:t>
      </w:r>
      <w:ins w:id="3" w:author="Paperpal" w:date="2026-07-02T08:14:00Z">
        <w:r w:rsidR="00B85EB5">
          <w:rPr>
            <w:rFonts w:cs="Times New Roman"/>
          </w:rPr>
          <w:t xml:space="preserve"> </w:t>
        </w:r>
      </w:ins>
      <w:del w:id="4" w:author="Paperpal" w:date="2026-07-02T08:14:00Z">
        <w:r w:rsidR="00B85EB5">
          <w:rPr>
            <w:rFonts w:cs="Times New Roman"/>
          </w:rPr>
          <w:delText>-</w:delText>
        </w:r>
      </w:del>
      <w:r w:rsidR="00B85EB5">
        <w:rPr>
          <w:rFonts w:cs="Times New Roman"/>
        </w:rPr>
        <w:t xml:space="preserve">side to </w:t>
      </w:r>
      <w:r>
        <w:rPr>
          <w:rFonts w:eastAsia="MS Mincho" w:cs="Times New Roman"/>
          <w:color w:val="000000"/>
        </w:rPr>
        <w:t xml:space="preserve">the </w:t>
      </w:r>
      <w:r>
        <w:rPr>
          <w:rFonts w:eastAsia="MS Mincho" w:cs="Times New Roman"/>
          <w:color w:val="000000"/>
        </w:rPr>
        <w:t>substrate</w:t>
      </w:r>
      <w:r w:rsidR="001B2C54">
        <w:rPr>
          <w:rFonts w:cs="Times New Roman"/>
        </w:rPr>
        <w:t>-</w:t>
      </w:r>
      <w:r w:rsidR="00B85EB5">
        <w:rPr>
          <w:rFonts w:cs="Times New Roman"/>
        </w:rPr>
        <w:t>side</w:t>
      </w:r>
      <w:r w:rsidRPr="007D7F7D">
        <w:rPr>
          <w:rFonts w:cs="Times New Roman"/>
        </w:rPr>
        <w:t xml:space="preserve">. </w:t>
      </w:r>
      <w:r w:rsidR="00B85EB5">
        <w:rPr>
          <w:rFonts w:cs="Times New Roman"/>
        </w:rPr>
        <w:t>However,</w:t>
      </w:r>
      <w:r w:rsidRPr="007D7F7D">
        <w:rPr>
          <w:rFonts w:cs="Times New Roman"/>
        </w:rPr>
        <w:t xml:space="preserve"> our device is intended to be used as a </w:t>
      </w:r>
      <w:r>
        <w:rPr>
          <w:rFonts w:cs="Times New Roman"/>
        </w:rPr>
        <w:t>transmittance</w:t>
      </w:r>
      <w:r>
        <w:rPr>
          <w:rFonts w:cs="Times New Roman"/>
        </w:rPr>
        <w:t>-</w:t>
      </w:r>
      <w:r>
        <w:rPr>
          <w:rFonts w:cs="Times New Roman"/>
        </w:rPr>
        <w:t>tunable</w:t>
      </w:r>
      <w:r w:rsidRPr="007D7F7D">
        <w:rPr>
          <w:rFonts w:cs="Times New Roman"/>
        </w:rPr>
        <w:t xml:space="preserve"> filter </w:t>
      </w:r>
      <w:r w:rsidRPr="007D7F7D">
        <w:rPr>
          <w:rFonts w:cs="Times New Roman"/>
        </w:rPr>
        <w:t>that</w:t>
      </w:r>
      <w:r w:rsidRPr="007D7F7D">
        <w:rPr>
          <w:rFonts w:cs="Times New Roman"/>
        </w:rPr>
        <w:t xml:space="preserve"> does not require a fast switching speed</w:t>
      </w:r>
      <w:r>
        <w:rPr>
          <w:rFonts w:eastAsia="MS Mincho" w:cs="Times New Roman"/>
          <w:color w:val="000000"/>
        </w:rPr>
        <w:t>; therefore</w:t>
      </w:r>
      <w:r>
        <w:rPr>
          <w:rFonts w:eastAsia="MS Mincho" w:cs="Times New Roman"/>
          <w:color w:val="000000"/>
        </w:rPr>
        <w:t xml:space="preserve">, </w:t>
      </w:r>
      <w:r w:rsidRPr="007D7F7D">
        <w:rPr>
          <w:rFonts w:cs="Times New Roman"/>
        </w:rPr>
        <w:t xml:space="preserve">electrical heating is </w:t>
      </w:r>
      <w:r>
        <w:rPr>
          <w:rFonts w:cs="Times New Roman"/>
        </w:rPr>
        <w:t>also a</w:t>
      </w:r>
      <w:r w:rsidRPr="007D7F7D">
        <w:rPr>
          <w:rFonts w:cs="Times New Roman"/>
        </w:rPr>
        <w:t>vailable as an alternative phase switching method. The ability to manually control the phase of each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layer enable</w:t>
      </w:r>
      <w:r>
        <w:rPr>
          <w:rFonts w:eastAsia="MS Mincho" w:cs="Times New Roman"/>
          <w:color w:val="000000"/>
        </w:rPr>
        <w:t>s</w:t>
      </w:r>
      <w:r>
        <w:rPr>
          <w:rFonts w:eastAsia="MS Mincho" w:cs="Times New Roman"/>
          <w:color w:val="000000"/>
        </w:rPr>
        <w:t xml:space="preserve"> </w:t>
      </w:r>
      <w:r w:rsidRPr="007D7F7D">
        <w:rPr>
          <w:rFonts w:cs="Times New Roman"/>
        </w:rPr>
        <w:t>the</w:t>
      </w:r>
      <w:r w:rsidRPr="007D7F7D">
        <w:rPr>
          <w:rFonts w:cs="Times New Roman"/>
        </w:rPr>
        <w:t xml:space="preserve"> </w:t>
      </w:r>
      <w:r>
        <w:rPr>
          <w:rFonts w:cs="Times New Roman"/>
        </w:rPr>
        <w:t>filter to have multiple transmittance value</w:t>
      </w:r>
      <w:r>
        <w:rPr>
          <w:rFonts w:eastAsia="MS Mincho" w:cs="Times New Roman"/>
          <w:color w:val="000000"/>
        </w:rPr>
        <w:t>s</w:t>
      </w:r>
      <w:r>
        <w:rPr>
          <w:rFonts w:eastAsia="MS Mincho" w:cs="Times New Roman"/>
          <w:color w:val="000000"/>
        </w:rPr>
        <w:t xml:space="preserve">. Using </w:t>
      </w:r>
      <w:r w:rsidRPr="007D7F7D">
        <w:rPr>
          <w:rFonts w:cs="Times New Roman"/>
        </w:rPr>
        <w:t xml:space="preserve">the 5-unit-cells edge-filter design described in Table 1, </w:t>
      </w:r>
      <w:r>
        <w:rPr>
          <w:rFonts w:cs="Times New Roman"/>
        </w:rPr>
        <w:t>which</w:t>
      </w:r>
      <w:r w:rsidRPr="007D7F7D">
        <w:rPr>
          <w:rFonts w:cs="Times New Roman"/>
        </w:rPr>
        <w:t xml:space="preserve"> consists of 11 layers of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MgF</w:t>
      </w:r>
      <w:r w:rsidRPr="007D7F7D">
        <w:rPr>
          <w:rFonts w:cs="Times New Roman"/>
          <w:vertAlign w:val="subscript"/>
        </w:rPr>
        <w:t>2</w:t>
      </w:r>
      <w:r w:rsidRPr="007D7F7D">
        <w:rPr>
          <w:rFonts w:cs="Times New Roman"/>
        </w:rPr>
        <w:t xml:space="preserve"> </w:t>
      </w:r>
      <w:r>
        <w:rPr>
          <w:rFonts w:cs="Times New Roman"/>
        </w:rPr>
        <w:t>(</w:t>
      </w:r>
      <w:r w:rsidRPr="007D7F7D">
        <w:rPr>
          <w:rFonts w:cs="Times New Roman"/>
        </w:rPr>
        <w:t>six</w:t>
      </w:r>
      <w:r w:rsidRPr="007D7F7D">
        <w:rPr>
          <w:rFonts w:cs="Times New Roman"/>
        </w:rPr>
        <w:t xml:space="preserve"> layers </w:t>
      </w:r>
      <w:r w:rsidRPr="007D7F7D">
        <w:rPr>
          <w:rFonts w:cs="Times New Roman"/>
        </w:rPr>
        <w:t>of</w:t>
      </w:r>
      <w:r w:rsidRPr="007D7F7D">
        <w:rPr>
          <w:rFonts w:cs="Times New Roman"/>
        </w:rPr>
        <w:t xml:space="preserve"> Sb</w:t>
      </w:r>
      <w:r w:rsidRPr="007D7F7D">
        <w:rPr>
          <w:rFonts w:cs="Times New Roman"/>
          <w:vertAlign w:val="subscript"/>
        </w:rPr>
        <w:t>2</w:t>
      </w:r>
      <w:r w:rsidRPr="007D7F7D">
        <w:rPr>
          <w:rFonts w:cs="Times New Roman"/>
        </w:rPr>
        <w:t>Se</w:t>
      </w:r>
      <w:r w:rsidRPr="007D7F7D">
        <w:rPr>
          <w:rFonts w:cs="Times New Roman"/>
          <w:vertAlign w:val="subscript"/>
        </w:rPr>
        <w:t>3</w:t>
      </w:r>
      <w:r>
        <w:rPr>
          <w:rFonts w:cs="Times New Roman"/>
        </w:rPr>
        <w:t>)</w:t>
      </w:r>
      <w:r w:rsidRPr="007D7F7D">
        <w:rPr>
          <w:rFonts w:cs="Times New Roman"/>
        </w:rPr>
        <w:t>, there would be a total of 2</w:t>
      </w:r>
      <w:r w:rsidRPr="007D7F7D">
        <w:rPr>
          <w:rFonts w:cs="Times New Roman"/>
          <w:vertAlign w:val="superscript"/>
        </w:rPr>
        <w:t>6</w:t>
      </w:r>
      <w:r w:rsidRPr="007D7F7D">
        <w:rPr>
          <w:rFonts w:cs="Times New Roman"/>
        </w:rPr>
        <w:t xml:space="preserve"> configurations</w:t>
      </w:r>
      <w:r>
        <w:rPr>
          <w:rFonts w:cs="Times New Roman"/>
        </w:rPr>
        <w:t xml:space="preserve"> for </w:t>
      </w:r>
      <w:r>
        <w:rPr>
          <w:rFonts w:eastAsia="MS Mincho" w:cs="Times New Roman"/>
          <w:color w:val="000000"/>
        </w:rPr>
        <w:t xml:space="preserve">the </w:t>
      </w:r>
      <w:r>
        <w:rPr>
          <w:rFonts w:eastAsia="MS Mincho" w:cs="Times New Roman"/>
          <w:color w:val="000000"/>
        </w:rPr>
        <w:t>Sb</w:t>
      </w:r>
      <w:r>
        <w:rPr>
          <w:rFonts w:cs="Times New Roman"/>
          <w:vertAlign w:val="subscript"/>
        </w:rPr>
        <w:t>2</w:t>
      </w:r>
      <w:r>
        <w:rPr>
          <w:rFonts w:cs="Times New Roman"/>
        </w:rPr>
        <w:t>Se</w:t>
      </w:r>
      <w:r>
        <w:rPr>
          <w:rFonts w:cs="Times New Roman"/>
          <w:vertAlign w:val="subscript"/>
        </w:rPr>
        <w:t>3</w:t>
      </w:r>
      <w:r>
        <w:rPr>
          <w:rFonts w:cs="Times New Roman"/>
        </w:rPr>
        <w:t xml:space="preserve"> phases. </w:t>
      </w:r>
      <w:r w:rsidRPr="007D7F7D">
        <w:rPr>
          <w:rFonts w:cs="Times New Roman"/>
        </w:rPr>
        <w:t xml:space="preserve">Figure </w:t>
      </w:r>
      <w:r>
        <w:rPr>
          <w:rFonts w:cs="Times New Roman"/>
        </w:rPr>
        <w:t>9</w:t>
      </w:r>
      <w:r w:rsidRPr="007D7F7D">
        <w:rPr>
          <w:rFonts w:cs="Times New Roman"/>
        </w:rPr>
        <w:t xml:space="preserve"> </w:t>
      </w:r>
      <w:r>
        <w:rPr>
          <w:rFonts w:cs="Times New Roman"/>
        </w:rPr>
        <w:t>highlights some of these configurations</w:t>
      </w:r>
      <w:r>
        <w:rPr>
          <w:rFonts w:cs="Times New Roman"/>
        </w:rPr>
        <w:t>;</w:t>
      </w:r>
      <w:r>
        <w:rPr>
          <w:rFonts w:cs="Times New Roman"/>
        </w:rPr>
        <w:t xml:space="preserve"> the legend denotes Sb</w:t>
      </w:r>
      <w:r>
        <w:rPr>
          <w:rFonts w:cs="Times New Roman"/>
          <w:vertAlign w:val="subscript"/>
        </w:rPr>
        <w:t>2</w:t>
      </w:r>
      <w:r>
        <w:rPr>
          <w:rFonts w:cs="Times New Roman"/>
        </w:rPr>
        <w:t>Se</w:t>
      </w:r>
      <w:r>
        <w:rPr>
          <w:rFonts w:cs="Times New Roman"/>
          <w:vertAlign w:val="subscript"/>
        </w:rPr>
        <w:t>3</w:t>
      </w:r>
      <w:r>
        <w:rPr>
          <w:rFonts w:cs="Times New Roman"/>
        </w:rPr>
        <w:t xml:space="preserve"> in </w:t>
      </w:r>
      <w:r>
        <w:rPr>
          <w:rFonts w:eastAsia="MS Mincho" w:cs="Times New Roman"/>
          <w:color w:val="000000"/>
        </w:rPr>
        <w:t xml:space="preserve">the </w:t>
      </w:r>
      <w:r>
        <w:rPr>
          <w:rFonts w:eastAsia="MS Mincho" w:cs="Times New Roman"/>
          <w:color w:val="000000"/>
        </w:rPr>
        <w:t>amorphous (a) or crystalline phase (c)</w:t>
      </w:r>
      <w:r>
        <w:rPr>
          <w:rFonts w:eastAsia="MS Mincho" w:cs="Times New Roman"/>
          <w:color w:val="000000"/>
        </w:rPr>
        <w:t>,</w:t>
      </w:r>
      <w:r>
        <w:rPr>
          <w:rFonts w:eastAsia="MS Mincho" w:cs="Times New Roman"/>
          <w:color w:val="000000"/>
        </w:rPr>
        <w:t xml:space="preserve"> and the ordering from left to right is </w:t>
      </w:r>
      <w:r>
        <w:rPr>
          <w:rFonts w:eastAsia="MS Mincho" w:cs="Times New Roman"/>
          <w:color w:val="000000"/>
        </w:rPr>
        <w:t xml:space="preserve">from the </w:t>
      </w:r>
      <w:r w:rsidRPr="007D7F7D">
        <w:rPr>
          <w:rFonts w:cs="Times New Roman"/>
        </w:rPr>
        <w:t xml:space="preserve">substrate to </w:t>
      </w:r>
      <w:r>
        <w:rPr>
          <w:rFonts w:eastAsia="MS Mincho" w:cs="Times New Roman"/>
          <w:color w:val="000000"/>
        </w:rPr>
        <w:t xml:space="preserve">the </w:t>
      </w:r>
      <w:r>
        <w:rPr>
          <w:rFonts w:eastAsia="MS Mincho" w:cs="Times New Roman"/>
          <w:color w:val="000000"/>
        </w:rPr>
        <w:t>air side</w:t>
      </w:r>
      <w:r>
        <w:rPr>
          <w:rFonts w:cs="Times New Roman"/>
        </w:rPr>
        <w:t xml:space="preserve"> (</w:t>
      </w:r>
      <w:r w:rsidRPr="00AD1740">
        <w:rPr>
          <w:rFonts w:cs="Times New Roman"/>
          <w:i/>
          <w:iCs/>
        </w:rPr>
        <w:t>f</w:t>
      </w:r>
      <w:r w:rsidRPr="00AD1740">
        <w:rPr>
          <w:rFonts w:cs="Times New Roman"/>
          <w:i/>
          <w:iCs/>
          <w:vertAlign w:val="subscript"/>
        </w:rPr>
        <w:t>1</w:t>
      </w:r>
      <w:r>
        <w:rPr>
          <w:rFonts w:cs="Times New Roman"/>
        </w:rPr>
        <w:t xml:space="preserve"> to </w:t>
      </w:r>
      <w:r w:rsidRPr="00AD1740">
        <w:rPr>
          <w:rFonts w:cs="Times New Roman"/>
          <w:i/>
          <w:iCs/>
        </w:rPr>
        <w:t>f</w:t>
      </w:r>
      <w:r w:rsidRPr="00AD1740">
        <w:rPr>
          <w:rFonts w:cs="Times New Roman"/>
          <w:i/>
          <w:iCs/>
          <w:vertAlign w:val="subscript"/>
        </w:rPr>
        <w:t>6</w:t>
      </w:r>
      <w:r w:rsidRPr="00AD1740">
        <w:rPr>
          <w:rFonts w:cs="Times New Roman"/>
        </w:rPr>
        <w:t>)</w:t>
      </w:r>
      <w:r>
        <w:rPr>
          <w:rFonts w:cs="Times New Roman"/>
        </w:rPr>
        <w:t xml:space="preserve">. With the correct phase configuration, the transmittance </w:t>
      </w:r>
      <w:r>
        <w:rPr>
          <w:rFonts w:cs="Times New Roman"/>
        </w:rPr>
        <w:t>can</w:t>
      </w:r>
      <w:r>
        <w:rPr>
          <w:rFonts w:cs="Times New Roman"/>
        </w:rPr>
        <w:t xml:space="preserve"> be gradually reduced from </w:t>
      </w:r>
      <w:r>
        <w:rPr>
          <w:rFonts w:eastAsia="MS Mincho" w:cs="Times New Roman"/>
          <w:color w:val="000000"/>
        </w:rPr>
        <w:t xml:space="preserve">peak </w:t>
      </w:r>
      <w:r>
        <w:rPr>
          <w:rFonts w:eastAsia="MS Mincho" w:cs="Times New Roman"/>
          <w:color w:val="000000"/>
        </w:rPr>
        <w:t xml:space="preserve">of </w:t>
      </w:r>
      <w:r>
        <w:rPr>
          <w:rFonts w:eastAsia="MS Mincho" w:cs="Times New Roman"/>
          <w:color w:val="000000"/>
        </w:rPr>
        <w:t>93.4% to 0.0%.</w:t>
      </w:r>
    </w:p>
    <w:p w14:paraId="3E3DA840" w14:textId="77777777" w:rsidR="003C62AF" w:rsidRPr="007D7F7D" w:rsidRDefault="003C62AF" w:rsidP="003C62AF">
      <w:pPr>
        <w:pStyle w:val="10BodySubsequentParagraph"/>
        <w:rPr>
          <w:rFonts w:cs="Times New Roman"/>
        </w:rPr>
      </w:pPr>
    </w:p>
    <w:p w14:paraId="0054B137" w14:textId="34A7E763" w:rsidR="003C62AF" w:rsidRPr="007D7F7D" w:rsidRDefault="00000000" w:rsidP="00902A0B">
      <w:pPr>
        <w:pStyle w:val="11Figure"/>
      </w:pPr>
      <w:r>
        <w:rPr>
          <w:noProof/>
        </w:rPr>
        <w:drawing>
          <wp:inline distT="0" distB="0" distL="0" distR="0" wp14:anchorId="3D3F8D5F" wp14:editId="4A1F5738">
            <wp:extent cx="3972706" cy="2520000"/>
            <wp:effectExtent l="0" t="0" r="8890" b="0"/>
            <wp:docPr id="750556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6794" name="Picture 750556794"/>
                    <pic:cNvPicPr/>
                  </pic:nvPicPr>
                  <pic:blipFill>
                    <a:blip r:embed="rId14"/>
                    <a:stretch>
                      <a:fillRect/>
                    </a:stretch>
                  </pic:blipFill>
                  <pic:spPr>
                    <a:xfrm>
                      <a:off x="0" y="0"/>
                      <a:ext cx="3972706" cy="2520000"/>
                    </a:xfrm>
                    <a:prstGeom prst="rect">
                      <a:avLst/>
                    </a:prstGeom>
                  </pic:spPr>
                </pic:pic>
              </a:graphicData>
            </a:graphic>
          </wp:inline>
        </w:drawing>
      </w:r>
    </w:p>
    <w:p w14:paraId="4270A28F" w14:textId="51AAFCFD" w:rsidR="003C62AF" w:rsidRPr="007D7F7D" w:rsidRDefault="00000000" w:rsidP="003C62AF">
      <w:pPr>
        <w:pStyle w:val="12FigureCaptionLong"/>
        <w:rPr>
          <w:rFonts w:cs="Times New Roman"/>
        </w:rPr>
      </w:pPr>
      <w:r w:rsidRPr="007D7F7D">
        <w:rPr>
          <w:rFonts w:cs="Times New Roman"/>
          <w:b/>
          <w:bCs/>
        </w:rPr>
        <w:t xml:space="preserve">Fig. </w:t>
      </w:r>
      <w:r w:rsidR="00AD1740">
        <w:rPr>
          <w:rFonts w:cs="Times New Roman"/>
          <w:b/>
          <w:bCs/>
          <w:szCs w:val="20"/>
          <w:lang w:bidi="th-TH"/>
        </w:rPr>
        <w:t>9</w:t>
      </w:r>
      <w:r w:rsidRPr="007D7F7D">
        <w:rPr>
          <w:rFonts w:cs="Times New Roman"/>
          <w:b/>
          <w:bCs/>
          <w:szCs w:val="20"/>
          <w:cs/>
          <w:lang w:bidi="th-TH"/>
        </w:rPr>
        <w:t>.</w:t>
      </w:r>
      <w:r w:rsidRPr="007D7F7D">
        <w:rPr>
          <w:rFonts w:cs="Times New Roman"/>
        </w:rPr>
        <w:t xml:space="preserve"> Transmittance of the five-unit-cells edge-filter design in 8 different configurations. Each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layer is in amorphous (a) or crystalline (c) phases, </w:t>
      </w:r>
      <w:r w:rsidR="00AD1740">
        <w:rPr>
          <w:rFonts w:cs="Times New Roman"/>
        </w:rPr>
        <w:t xml:space="preserve">and </w:t>
      </w:r>
      <w:r w:rsidRPr="007D7F7D">
        <w:rPr>
          <w:rFonts w:cs="Times New Roman"/>
        </w:rPr>
        <w:t xml:space="preserve">the </w:t>
      </w:r>
      <w:r w:rsidR="00AD1740">
        <w:rPr>
          <w:rFonts w:cs="Times New Roman"/>
        </w:rPr>
        <w:t>layout ordering</w:t>
      </w:r>
      <w:r w:rsidRPr="007D7F7D">
        <w:rPr>
          <w:rFonts w:cs="Times New Roman"/>
        </w:rPr>
        <w:t xml:space="preserve"> from left to right </w:t>
      </w:r>
      <w:r w:rsidR="00AD1740">
        <w:rPr>
          <w:rFonts w:cs="Times New Roman"/>
        </w:rPr>
        <w:t>is</w:t>
      </w:r>
      <w:r w:rsidRPr="007D7F7D">
        <w:rPr>
          <w:rFonts w:cs="Times New Roman"/>
        </w:rPr>
        <w:t xml:space="preserve"> substrate-side to air-side.</w:t>
      </w:r>
    </w:p>
    <w:p w14:paraId="4A3607C2" w14:textId="77777777" w:rsidR="003C62AF" w:rsidRPr="007D7F7D" w:rsidRDefault="003C62AF" w:rsidP="003C62AF">
      <w:pPr>
        <w:pStyle w:val="10BodySubsequentParagraph"/>
        <w:rPr>
          <w:rFonts w:cs="Times New Roman"/>
        </w:rPr>
      </w:pPr>
    </w:p>
    <w:p w14:paraId="5CD207AA" w14:textId="3397E6C8" w:rsidR="00306508" w:rsidRPr="00114A95" w:rsidRDefault="00000000" w:rsidP="003C62AF">
      <w:pPr>
        <w:pStyle w:val="10BodySubsequentParagraph"/>
        <w:rPr>
          <w:rFonts w:cs="Times New Roman"/>
        </w:rPr>
      </w:pPr>
      <w:r>
        <w:rPr>
          <w:rStyle w:val="Emphasis"/>
          <w:rFonts w:cs="Times New Roman"/>
          <w:i w:val="0"/>
          <w:iCs w:val="0"/>
        </w:rPr>
        <w:t xml:space="preserve">The peak transmittance contrast of each design shown in Fig. 6 does not always </w:t>
      </w:r>
      <w:r>
        <w:rPr>
          <w:rStyle w:val="Emphasis"/>
          <w:rFonts w:cs="Times New Roman"/>
          <w:i w:val="0"/>
          <w:iCs w:val="0"/>
        </w:rPr>
        <w:t>correspond</w:t>
      </w:r>
      <w:r>
        <w:rPr>
          <w:rStyle w:val="Emphasis"/>
          <w:rFonts w:cs="Times New Roman"/>
          <w:i w:val="0"/>
          <w:iCs w:val="0"/>
        </w:rPr>
        <w:t xml:space="preserve"> </w:t>
      </w:r>
      <w:r>
        <w:rPr>
          <w:rStyle w:val="Emphasis"/>
          <w:rFonts w:cs="Times New Roman"/>
          <w:i w:val="0"/>
          <w:iCs w:val="0"/>
        </w:rPr>
        <w:t>to</w:t>
      </w:r>
      <w:r>
        <w:rPr>
          <w:rStyle w:val="Emphasis"/>
          <w:rFonts w:cs="Times New Roman"/>
          <w:i w:val="0"/>
          <w:iCs w:val="0"/>
        </w:rPr>
        <w:t xml:space="preserve"> the desired operating wavelength of 1064 nm. This is explained by the arbitrary selection of </w:t>
      </w:r>
      <w:r>
        <w:rPr>
          <w:rStyle w:val="Emphasis"/>
          <w:rFonts w:eastAsia="MS Mincho" w:cs="Times New Roman"/>
          <w:i w:val="0"/>
          <w:iCs w:val="0"/>
          <w:color w:val="000000"/>
        </w:rPr>
        <w:t xml:space="preserve">the </w:t>
      </w:r>
      <w:r>
        <w:rPr>
          <w:rStyle w:val="Emphasis"/>
          <w:rFonts w:eastAsia="MS Mincho" w:cs="Times New Roman"/>
          <w:i w:val="0"/>
          <w:iCs w:val="0"/>
          <w:color w:val="000000"/>
        </w:rPr>
        <w:t xml:space="preserve">reference wavelength in edge-filter designs. </w:t>
      </w:r>
      <w:r w:rsidR="001B2C54">
        <w:rPr>
          <w:rStyle w:val="Emphasis"/>
          <w:rFonts w:eastAsia="MS Mincho" w:cs="Times New Roman"/>
          <w:i w:val="0"/>
          <w:iCs w:val="0"/>
          <w:color w:val="000000"/>
        </w:rPr>
        <w:t>So, an</w:t>
      </w:r>
      <w:r>
        <w:rPr>
          <w:rStyle w:val="Emphasis"/>
          <w:rFonts w:eastAsia="MS Mincho" w:cs="Times New Roman"/>
          <w:i w:val="0"/>
          <w:iCs w:val="0"/>
          <w:color w:val="000000"/>
        </w:rPr>
        <w:t xml:space="preserve"> optimization algorithm can be used to </w:t>
      </w:r>
      <w:r>
        <w:rPr>
          <w:rStyle w:val="Emphasis"/>
          <w:rFonts w:eastAsia="MS Mincho" w:cs="Times New Roman"/>
          <w:i w:val="0"/>
          <w:iCs w:val="0"/>
          <w:color w:val="000000"/>
        </w:rPr>
        <w:lastRenderedPageBreak/>
        <w:t>improve the optical performance</w:t>
      </w:r>
      <w:r w:rsidR="001B2C54">
        <w:rPr>
          <w:rStyle w:val="Emphasis"/>
          <w:rFonts w:eastAsia="MS Mincho" w:cs="Times New Roman"/>
          <w:i w:val="0"/>
          <w:iCs w:val="0"/>
          <w:color w:val="000000"/>
        </w:rPr>
        <w:t>. A</w:t>
      </w:r>
      <w:r>
        <w:rPr>
          <w:rStyle w:val="Emphasis"/>
          <w:rFonts w:eastAsia="MS Mincho" w:cs="Times New Roman"/>
          <w:i w:val="0"/>
          <w:iCs w:val="0"/>
          <w:color w:val="000000"/>
        </w:rPr>
        <w:t xml:space="preserve"> simple merit function found in OpenFilters </w:t>
      </w:r>
      <w:r w:rsidR="003C62AF" w:rsidRPr="007D7F7D">
        <w:rPr>
          <w:rFonts w:cs="Times New Roman"/>
        </w:rPr>
        <w:fldChar w:fldCharType="begin"/>
      </w:r>
      <w:r w:rsidR="00B56E4B">
        <w:rPr>
          <w:rFonts w:cs="Times New Roman"/>
        </w:rPr>
        <w:instrText xml:space="preserve"> ADDIN EN.CITE &lt;EndNote&gt;&lt;Cite&gt;&lt;Author&gt;Larouche&lt;/Author&gt;&lt;Year&gt;2008&lt;/Year&gt;&lt;RecNum&gt;101&lt;/RecNum&gt;&lt;DisplayText&gt;[32]&lt;/DisplayText&gt;&lt;record&gt;&lt;rec-number&gt;101&lt;/rec-number&gt;&lt;foreign-keys&gt;&lt;key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rsidR="003C62AF" w:rsidRPr="007D7F7D">
        <w:rPr>
          <w:rFonts w:cs="Times New Roman"/>
        </w:rPr>
        <w:fldChar w:fldCharType="separate"/>
      </w:r>
      <w:r w:rsidR="00B56E4B">
        <w:rPr>
          <w:rFonts w:cs="Times New Roman"/>
          <w:noProof/>
        </w:rPr>
        <w:t>[32]</w:t>
      </w:r>
      <w:r w:rsidR="003C62AF" w:rsidRPr="007D7F7D">
        <w:rPr>
          <w:rFonts w:cs="Times New Roman"/>
        </w:rPr>
        <w:fldChar w:fldCharType="end"/>
      </w:r>
      <w:r w:rsidR="003C62AF" w:rsidRPr="007D7F7D">
        <w:rPr>
          <w:rFonts w:cs="Times New Roman"/>
        </w:rPr>
        <w:t xml:space="preserve"> </w:t>
      </w:r>
      <w:r>
        <w:rPr>
          <w:rFonts w:cs="Times New Roman"/>
        </w:rPr>
        <w:t xml:space="preserve">is used </w:t>
      </w:r>
      <w:r w:rsidR="001B2C54">
        <w:rPr>
          <w:rFonts w:cs="Times New Roman"/>
        </w:rPr>
        <w:t xml:space="preserve">in this </w:t>
      </w:r>
      <w:r>
        <w:rPr>
          <w:rFonts w:cs="Times New Roman"/>
        </w:rPr>
        <w:t>example. The optimization goal for the 5-unit-cells edge-filter design is to have a transmittance value of at least 97% from 1000 to 1200 nm a</w:t>
      </w:r>
      <w:r>
        <w:rPr>
          <w:rFonts w:cs="Times New Roman"/>
        </w:rPr>
        <w:t>t</w:t>
      </w:r>
      <w:r>
        <w:rPr>
          <w:rFonts w:cs="Times New Roman"/>
        </w:rPr>
        <w:t xml:space="preserve"> interval</w:t>
      </w:r>
      <w:r>
        <w:rPr>
          <w:rFonts w:eastAsia="MS Mincho" w:cs="Times New Roman"/>
          <w:color w:val="000000"/>
        </w:rPr>
        <w:t>s</w:t>
      </w:r>
      <w:r>
        <w:rPr>
          <w:rFonts w:eastAsia="MS Mincho" w:cs="Times New Roman"/>
          <w:color w:val="000000"/>
        </w:rPr>
        <w:t xml:space="preserve"> of </w:t>
      </w:r>
      <w:r>
        <w:rPr>
          <w:rFonts w:cs="Times New Roman"/>
        </w:rPr>
        <w:t xml:space="preserve">every </w:t>
      </w:r>
      <w:r>
        <w:rPr>
          <w:rFonts w:cs="Times New Roman"/>
        </w:rPr>
        <w:t xml:space="preserve">20 nm. The optimization took less than 5 </w:t>
      </w:r>
      <w:r>
        <w:rPr>
          <w:rFonts w:cs="Times New Roman"/>
        </w:rPr>
        <w:t>s,</w:t>
      </w:r>
      <w:r>
        <w:rPr>
          <w:rFonts w:cs="Times New Roman"/>
        </w:rPr>
        <w:t xml:space="preserve"> and the new design now required 304.2 nm of Sb</w:t>
      </w:r>
      <w:r>
        <w:rPr>
          <w:rFonts w:cs="Times New Roman"/>
          <w:vertAlign w:val="subscript"/>
        </w:rPr>
        <w:t>2</w:t>
      </w:r>
      <w:r>
        <w:rPr>
          <w:rFonts w:cs="Times New Roman"/>
        </w:rPr>
        <w:t>Se</w:t>
      </w:r>
      <w:r>
        <w:rPr>
          <w:rFonts w:cs="Times New Roman"/>
          <w:vertAlign w:val="subscript"/>
        </w:rPr>
        <w:t>3</w:t>
      </w:r>
      <w:r>
        <w:rPr>
          <w:rFonts w:cs="Times New Roman"/>
        </w:rPr>
        <w:t xml:space="preserve">, 25% more than the </w:t>
      </w:r>
      <w:r>
        <w:rPr>
          <w:rFonts w:eastAsia="MS Mincho" w:cs="Times New Roman"/>
          <w:color w:val="000000"/>
        </w:rPr>
        <w:t xml:space="preserve">original design, but the overall thickness </w:t>
      </w:r>
      <w:r w:rsidR="001B2C54">
        <w:rPr>
          <w:rFonts w:eastAsia="MS Mincho" w:cs="Times New Roman"/>
          <w:color w:val="000000"/>
        </w:rPr>
        <w:t>is</w:t>
      </w:r>
      <w:r>
        <w:rPr>
          <w:rFonts w:eastAsia="MS Mincho" w:cs="Times New Roman"/>
          <w:color w:val="000000"/>
        </w:rPr>
        <w:t xml:space="preserve"> now 845.6 nm, </w:t>
      </w:r>
      <w:r w:rsidR="00D60E3F">
        <w:rPr>
          <w:rFonts w:eastAsia="MS Mincho" w:cs="Times New Roman"/>
          <w:color w:val="000000"/>
        </w:rPr>
        <w:t>7</w:t>
      </w:r>
      <w:r>
        <w:rPr>
          <w:rFonts w:eastAsia="MS Mincho" w:cs="Times New Roman"/>
          <w:color w:val="000000"/>
        </w:rPr>
        <w:t xml:space="preserve">% </w:t>
      </w:r>
      <w:r w:rsidR="00D60E3F">
        <w:rPr>
          <w:rFonts w:eastAsia="MS Mincho" w:cs="Times New Roman"/>
          <w:color w:val="000000"/>
        </w:rPr>
        <w:t xml:space="preserve">less than </w:t>
      </w:r>
      <w:r>
        <w:rPr>
          <w:rFonts w:eastAsia="MS Mincho" w:cs="Times New Roman"/>
          <w:color w:val="000000"/>
        </w:rPr>
        <w:t>the original</w:t>
      </w:r>
      <w:r w:rsidR="00D60E3F">
        <w:rPr>
          <w:rFonts w:eastAsia="MS Mincho" w:cs="Times New Roman"/>
          <w:color w:val="000000"/>
        </w:rPr>
        <w:t xml:space="preserve">, </w:t>
      </w:r>
      <w:r>
        <w:rPr>
          <w:rFonts w:eastAsia="MS Mincho" w:cs="Times New Roman"/>
          <w:color w:val="000000"/>
        </w:rPr>
        <w:t>the thickness of each layer is shown in Table 2. Figure 10a shows the transmittance of the original (green) and optimized design</w:t>
      </w:r>
      <w:r>
        <w:rPr>
          <w:rFonts w:eastAsia="MS Mincho" w:cs="Times New Roman"/>
          <w:color w:val="000000"/>
        </w:rPr>
        <w:t>s</w:t>
      </w:r>
      <w:r>
        <w:rPr>
          <w:rFonts w:eastAsia="MS Mincho" w:cs="Times New Roman"/>
          <w:color w:val="000000"/>
        </w:rPr>
        <w:t xml:space="preserve"> (blue) in </w:t>
      </w:r>
      <w:r>
        <w:rPr>
          <w:rFonts w:eastAsia="MS Mincho" w:cs="Times New Roman"/>
          <w:color w:val="000000"/>
        </w:rPr>
        <w:t xml:space="preserve">the </w:t>
      </w:r>
      <w:r>
        <w:rPr>
          <w:rFonts w:eastAsia="MS Mincho" w:cs="Times New Roman"/>
          <w:color w:val="000000"/>
        </w:rPr>
        <w:t>amorphous (solid) and crystalline phase</w:t>
      </w:r>
      <w:r>
        <w:rPr>
          <w:rFonts w:eastAsia="MS Mincho" w:cs="Times New Roman"/>
          <w:color w:val="000000"/>
        </w:rPr>
        <w:t>s</w:t>
      </w:r>
      <w:r>
        <w:rPr>
          <w:rFonts w:eastAsia="MS Mincho" w:cs="Times New Roman"/>
          <w:color w:val="000000"/>
        </w:rPr>
        <w:t xml:space="preserve"> (dotted).</w:t>
      </w:r>
      <w:r w:rsidR="00114A95">
        <w:rPr>
          <w:rFonts w:cs="Times New Roman"/>
        </w:rPr>
        <w:t xml:space="preserve"> Overall, the optimized design has </w:t>
      </w:r>
      <w:r>
        <w:rPr>
          <w:rFonts w:eastAsia="MS Mincho" w:cs="Times New Roman"/>
          <w:color w:val="000000"/>
        </w:rPr>
        <w:t xml:space="preserve">a </w:t>
      </w:r>
      <w:r>
        <w:rPr>
          <w:rFonts w:eastAsia="MS Mincho" w:cs="Times New Roman"/>
          <w:color w:val="000000"/>
        </w:rPr>
        <w:t xml:space="preserve">higher transmittance </w:t>
      </w:r>
      <w:r w:rsidR="00114A95">
        <w:rPr>
          <w:rFonts w:cs="Times New Roman"/>
        </w:rPr>
        <w:t>in</w:t>
      </w:r>
      <w:r w:rsidR="00114A95">
        <w:rPr>
          <w:rFonts w:cs="Times New Roman"/>
        </w:rPr>
        <w:t xml:space="preserve"> the desired 1000</w:t>
      </w:r>
      <w:r w:rsidR="00114A95">
        <w:rPr>
          <w:rFonts w:cs="Times New Roman"/>
        </w:rPr>
        <w:t xml:space="preserve"> to </w:t>
      </w:r>
      <w:r w:rsidR="00114A95">
        <w:rPr>
          <w:rFonts w:cs="Times New Roman"/>
        </w:rPr>
        <w:t xml:space="preserve">1200 nm spectrum, but the spectral profile </w:t>
      </w:r>
      <w:r w:rsidR="00114A95">
        <w:rPr>
          <w:rFonts w:cs="Times New Roman"/>
        </w:rPr>
        <w:t>has been</w:t>
      </w:r>
      <w:r w:rsidR="00114A95">
        <w:rPr>
          <w:rFonts w:cs="Times New Roman"/>
        </w:rPr>
        <w:t xml:space="preserve"> blue</w:t>
      </w:r>
      <w:r w:rsidR="00D60E3F">
        <w:rPr>
          <w:rFonts w:eastAsia="MS Mincho" w:cs="Times New Roman"/>
          <w:color w:val="000000"/>
        </w:rPr>
        <w:t xml:space="preserve"> </w:t>
      </w:r>
      <w:r>
        <w:rPr>
          <w:rFonts w:eastAsia="MS Mincho" w:cs="Times New Roman"/>
          <w:color w:val="000000"/>
        </w:rPr>
        <w:t>shifted by a small amount. The transmittance contrast</w:t>
      </w:r>
      <w:r w:rsidR="00D60E3F">
        <w:rPr>
          <w:rFonts w:eastAsia="MS Mincho" w:cs="Times New Roman"/>
          <w:color w:val="000000"/>
        </w:rPr>
        <w:t xml:space="preserve"> at 1064 nm</w:t>
      </w:r>
      <w:r>
        <w:rPr>
          <w:rFonts w:eastAsia="MS Mincho" w:cs="Times New Roman"/>
          <w:color w:val="000000"/>
        </w:rPr>
        <w:t xml:space="preserve"> (Fig. 10b) of the optimized design </w:t>
      </w:r>
      <w:r w:rsidR="00114A95">
        <w:rPr>
          <w:rFonts w:cs="Times New Roman"/>
        </w:rPr>
        <w:t>i</w:t>
      </w:r>
      <w:r w:rsidR="00114A95">
        <w:rPr>
          <w:rFonts w:cs="Times New Roman"/>
        </w:rPr>
        <w:t>s also higher, 95.8%</w:t>
      </w:r>
      <w:r>
        <w:rPr>
          <w:rFonts w:eastAsia="MS Mincho" w:cs="Times New Roman"/>
          <w:color w:val="000000"/>
        </w:rPr>
        <w:t>,</w:t>
      </w:r>
      <w:r>
        <w:rPr>
          <w:rFonts w:eastAsia="MS Mincho" w:cs="Times New Roman"/>
          <w:color w:val="000000"/>
        </w:rPr>
        <w:t xml:space="preserve"> compared to 93.4% of the original</w:t>
      </w:r>
      <w:r w:rsidR="008508CB">
        <w:rPr>
          <w:rFonts w:cs="Times New Roman"/>
        </w:rPr>
        <w:t>.</w:t>
      </w:r>
      <w:r w:rsidR="00114A95">
        <w:rPr>
          <w:rFonts w:cs="Times New Roman"/>
        </w:rPr>
        <w:t xml:space="preserve"> </w:t>
      </w:r>
      <w:r w:rsidR="008508CB">
        <w:rPr>
          <w:rFonts w:cs="Times New Roman"/>
        </w:rPr>
        <w:t>The</w:t>
      </w:r>
      <w:r w:rsidR="00114A95">
        <w:rPr>
          <w:rFonts w:cs="Times New Roman"/>
        </w:rPr>
        <w:t xml:space="preserve"> </w:t>
      </w:r>
      <w:r w:rsidR="008508CB">
        <w:rPr>
          <w:rStyle w:val="Emphasis"/>
          <w:rFonts w:cs="Times New Roman"/>
          <w:i w:val="0"/>
          <w:iCs w:val="0"/>
        </w:rPr>
        <w:t xml:space="preserve">transmittance contrast FWHM </w:t>
      </w:r>
      <w:r w:rsidR="00114A95">
        <w:rPr>
          <w:rStyle w:val="Emphasis"/>
          <w:rFonts w:cs="Times New Roman"/>
          <w:i w:val="0"/>
          <w:iCs w:val="0"/>
        </w:rPr>
        <w:t xml:space="preserve">also </w:t>
      </w:r>
      <w:r w:rsidR="00D60E3F">
        <w:rPr>
          <w:rStyle w:val="Emphasis"/>
          <w:rFonts w:eastAsia="MS Mincho" w:cs="Times New Roman"/>
          <w:i w:val="0"/>
          <w:iCs w:val="0"/>
          <w:color w:val="000000"/>
        </w:rPr>
        <w:t>extended</w:t>
      </w:r>
      <w:r>
        <w:rPr>
          <w:rStyle w:val="Emphasis"/>
          <w:rFonts w:eastAsia="MS Mincho" w:cs="Times New Roman"/>
          <w:i w:val="0"/>
          <w:iCs w:val="0"/>
          <w:color w:val="000000"/>
        </w:rPr>
        <w:t xml:space="preserve"> </w:t>
      </w:r>
      <w:r w:rsidR="00902A0B">
        <w:rPr>
          <w:rStyle w:val="Emphasis"/>
          <w:rFonts w:cs="Times New Roman"/>
          <w:i w:val="0"/>
          <w:iCs w:val="0"/>
        </w:rPr>
        <w:t>slightly</w:t>
      </w:r>
      <w:r w:rsidR="00114A95">
        <w:rPr>
          <w:rStyle w:val="Emphasis"/>
          <w:rFonts w:cs="Times New Roman"/>
          <w:i w:val="0"/>
          <w:iCs w:val="0"/>
        </w:rPr>
        <w:t xml:space="preserve"> to 207.4 nm </w:t>
      </w:r>
      <w:r w:rsidR="008508CB">
        <w:rPr>
          <w:rStyle w:val="Emphasis"/>
          <w:rFonts w:cs="Times New Roman"/>
          <w:i w:val="0"/>
          <w:iCs w:val="0"/>
        </w:rPr>
        <w:t xml:space="preserve">(original: </w:t>
      </w:r>
      <w:r w:rsidR="00114A95">
        <w:rPr>
          <w:rStyle w:val="Emphasis"/>
          <w:rFonts w:cs="Times New Roman"/>
          <w:i w:val="0"/>
          <w:iCs w:val="0"/>
        </w:rPr>
        <w:t>197.0 nm</w:t>
      </w:r>
      <w:r w:rsidR="008508CB">
        <w:rPr>
          <w:rStyle w:val="Emphasis"/>
          <w:rFonts w:cs="Times New Roman"/>
          <w:i w:val="0"/>
          <w:iCs w:val="0"/>
        </w:rPr>
        <w:t>)</w:t>
      </w:r>
      <w:r w:rsidR="00114A95">
        <w:rPr>
          <w:rStyle w:val="Emphasis"/>
          <w:rFonts w:cs="Times New Roman"/>
          <w:i w:val="0"/>
          <w:iCs w:val="0"/>
        </w:rPr>
        <w:t>.</w:t>
      </w:r>
    </w:p>
    <w:p w14:paraId="15191898" w14:textId="78E5F7BC" w:rsidR="003C62AF" w:rsidRPr="007D7F7D" w:rsidRDefault="00000000" w:rsidP="005A7AC1">
      <w:pPr>
        <w:pStyle w:val="14TableCaption"/>
        <w:rPr>
          <w:rFonts w:cs="Times New Roman"/>
        </w:rPr>
      </w:pPr>
      <w:r w:rsidRPr="007D7F7D">
        <w:rPr>
          <w:rFonts w:cs="Times New Roman"/>
          <w:bCs/>
        </w:rPr>
        <w:t>Table 2.</w:t>
      </w:r>
      <w:r w:rsidRPr="007D7F7D">
        <w:rPr>
          <w:rFonts w:cs="Times New Roman"/>
        </w:rPr>
        <w:t xml:space="preserve"> </w:t>
      </w:r>
      <w:r w:rsidR="00A42D0E">
        <w:rPr>
          <w:rFonts w:cs="Times New Roman"/>
        </w:rPr>
        <w:t>Thickness of each layer</w:t>
      </w:r>
      <w:r w:rsidRPr="007D7F7D">
        <w:rPr>
          <w:rFonts w:cs="Times New Roman"/>
        </w:rPr>
        <w:t xml:space="preserve"> before and after optimization.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and MgF</w:t>
      </w:r>
      <w:r w:rsidRPr="007D7F7D">
        <w:rPr>
          <w:rFonts w:cs="Times New Roman"/>
          <w:vertAlign w:val="subscript"/>
        </w:rPr>
        <w:t>2</w:t>
      </w:r>
      <w:r w:rsidRPr="007D7F7D">
        <w:rPr>
          <w:rFonts w:cs="Times New Roman"/>
        </w:rPr>
        <w:t xml:space="preserve"> layers </w:t>
      </w:r>
      <w:r w:rsidR="00A42D0E">
        <w:rPr>
          <w:rFonts w:cs="Times New Roman"/>
        </w:rPr>
        <w:t xml:space="preserve">units </w:t>
      </w:r>
      <w:r w:rsidRPr="007D7F7D">
        <w:rPr>
          <w:rFonts w:cs="Times New Roman"/>
        </w:rPr>
        <w:t>are in nm.</w:t>
      </w:r>
    </w:p>
    <w:tbl>
      <w:tblPr>
        <w:tblStyle w:val="PlainTable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0" w:type="dxa"/>
          <w:right w:w="0" w:type="dxa"/>
        </w:tblCellMar>
        <w:tblLook w:val="06A0" w:firstRow="1" w:lastRow="0" w:firstColumn="1" w:lastColumn="0" w:noHBand="1" w:noVBand="1"/>
      </w:tblPr>
      <w:tblGrid>
        <w:gridCol w:w="815"/>
        <w:gridCol w:w="481"/>
        <w:gridCol w:w="595"/>
        <w:gridCol w:w="536"/>
        <w:gridCol w:w="595"/>
        <w:gridCol w:w="536"/>
        <w:gridCol w:w="595"/>
        <w:gridCol w:w="536"/>
        <w:gridCol w:w="595"/>
        <w:gridCol w:w="536"/>
        <w:gridCol w:w="595"/>
        <w:gridCol w:w="536"/>
        <w:gridCol w:w="595"/>
      </w:tblGrid>
      <w:tr w:rsidR="006E27E9" w14:paraId="50F60FC3" w14:textId="77777777" w:rsidTr="006E27E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bottom w:val="single" w:sz="4" w:space="0" w:color="auto"/>
            </w:tcBorders>
            <w:vAlign w:val="center"/>
          </w:tcPr>
          <w:p w14:paraId="7ED12C52" w14:textId="77777777" w:rsidR="003C62AF" w:rsidRPr="007D7F7D" w:rsidRDefault="00000000" w:rsidP="00A42D0E">
            <w:pPr>
              <w:pStyle w:val="15TableBody"/>
              <w:jc w:val="center"/>
              <w:rPr>
                <w:rFonts w:cs="Times New Roman"/>
              </w:rPr>
            </w:pPr>
            <w:r w:rsidRPr="007D7F7D">
              <w:rPr>
                <w:rFonts w:cs="Times New Roman"/>
                <w:b w:val="0"/>
                <w:bCs w:val="0"/>
              </w:rPr>
              <w:t>Design</w:t>
            </w:r>
          </w:p>
        </w:tc>
        <w:tc>
          <w:tcPr>
            <w:tcW w:w="319" w:type="pct"/>
            <w:tcBorders>
              <w:top w:val="single" w:sz="4" w:space="0" w:color="auto"/>
              <w:bottom w:val="single" w:sz="4" w:space="0" w:color="auto"/>
            </w:tcBorders>
            <w:vAlign w:val="center"/>
          </w:tcPr>
          <w:p w14:paraId="399E5354"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vertAlign w:val="subscript"/>
              </w:rPr>
            </w:pPr>
            <w:r w:rsidRPr="007D7F7D">
              <w:rPr>
                <w:rFonts w:cs="Times New Roman"/>
                <w:b w:val="0"/>
                <w:bCs w:val="0"/>
              </w:rPr>
              <w:t>SiO</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09EF9C01"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484087B6"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6EA3378B"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696B4F4"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5EA8A604"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6F5DC32"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210D1D7E"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0F312E83"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6CD212DB"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c>
          <w:tcPr>
            <w:tcW w:w="355" w:type="pct"/>
            <w:tcBorders>
              <w:top w:val="single" w:sz="4" w:space="0" w:color="auto"/>
              <w:bottom w:val="single" w:sz="4" w:space="0" w:color="auto"/>
            </w:tcBorders>
            <w:vAlign w:val="center"/>
          </w:tcPr>
          <w:p w14:paraId="522A4F66"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MgF</w:t>
            </w:r>
            <w:r w:rsidRPr="007D7F7D">
              <w:rPr>
                <w:rFonts w:cs="Times New Roman"/>
                <w:b w:val="0"/>
                <w:bCs w:val="0"/>
                <w:vertAlign w:val="subscript"/>
              </w:rPr>
              <w:t>2</w:t>
            </w:r>
          </w:p>
        </w:tc>
        <w:tc>
          <w:tcPr>
            <w:tcW w:w="394" w:type="pct"/>
            <w:tcBorders>
              <w:top w:val="single" w:sz="4" w:space="0" w:color="auto"/>
              <w:bottom w:val="single" w:sz="4" w:space="0" w:color="auto"/>
            </w:tcBorders>
            <w:vAlign w:val="center"/>
          </w:tcPr>
          <w:p w14:paraId="3C34CF00" w14:textId="77777777" w:rsidR="003C62AF" w:rsidRPr="007D7F7D" w:rsidRDefault="00000000" w:rsidP="00A42D0E">
            <w:pPr>
              <w:pStyle w:val="15TableBody"/>
              <w:jc w:val="right"/>
              <w:cnfStyle w:val="100000000000" w:firstRow="1" w:lastRow="0" w:firstColumn="0" w:lastColumn="0" w:oddVBand="0" w:evenVBand="0" w:oddHBand="0" w:evenHBand="0" w:firstRowFirstColumn="0" w:firstRowLastColumn="0" w:lastRowFirstColumn="0" w:lastRowLastColumn="0"/>
              <w:rPr>
                <w:rFonts w:cs="Times New Roman"/>
              </w:rPr>
            </w:pPr>
            <w:r w:rsidRPr="007D7F7D">
              <w:rPr>
                <w:rFonts w:cs="Times New Roman"/>
                <w:b w:val="0"/>
                <w:bCs w:val="0"/>
              </w:rPr>
              <w:t>Sb</w:t>
            </w:r>
            <w:r w:rsidRPr="007D7F7D">
              <w:rPr>
                <w:rFonts w:cs="Times New Roman"/>
                <w:b w:val="0"/>
                <w:bCs w:val="0"/>
                <w:vertAlign w:val="subscript"/>
              </w:rPr>
              <w:t>2</w:t>
            </w:r>
            <w:r w:rsidRPr="007D7F7D">
              <w:rPr>
                <w:rFonts w:cs="Times New Roman"/>
                <w:b w:val="0"/>
                <w:bCs w:val="0"/>
              </w:rPr>
              <w:t>Se</w:t>
            </w:r>
            <w:r w:rsidRPr="007D7F7D">
              <w:rPr>
                <w:rFonts w:cs="Times New Roman"/>
                <w:b w:val="0"/>
                <w:bCs w:val="0"/>
                <w:vertAlign w:val="subscript"/>
              </w:rPr>
              <w:t>3</w:t>
            </w:r>
          </w:p>
        </w:tc>
      </w:tr>
      <w:tr w:rsidR="006E27E9" w14:paraId="43F00C59"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540" w:type="pct"/>
            <w:tcBorders>
              <w:top w:val="single" w:sz="4" w:space="0" w:color="auto"/>
            </w:tcBorders>
            <w:vAlign w:val="center"/>
          </w:tcPr>
          <w:p w14:paraId="0AC780BD" w14:textId="77777777" w:rsidR="003C62AF" w:rsidRPr="007D7F7D" w:rsidRDefault="00000000" w:rsidP="00A42D0E">
            <w:pPr>
              <w:pStyle w:val="15TableBody"/>
              <w:jc w:val="center"/>
              <w:rPr>
                <w:rFonts w:cs="Times New Roman"/>
              </w:rPr>
            </w:pPr>
            <w:r w:rsidRPr="007D7F7D">
              <w:rPr>
                <w:rFonts w:cs="Times New Roman"/>
                <w:b w:val="0"/>
                <w:bCs w:val="0"/>
              </w:rPr>
              <w:t>Original</w:t>
            </w:r>
          </w:p>
        </w:tc>
        <w:tc>
          <w:tcPr>
            <w:tcW w:w="319" w:type="pct"/>
            <w:tcBorders>
              <w:top w:val="single" w:sz="4" w:space="0" w:color="auto"/>
            </w:tcBorders>
            <w:vAlign w:val="center"/>
          </w:tcPr>
          <w:p w14:paraId="22A27E6C"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 mm</w:t>
            </w:r>
          </w:p>
        </w:tc>
        <w:tc>
          <w:tcPr>
            <w:tcW w:w="394" w:type="pct"/>
            <w:tcBorders>
              <w:top w:val="single" w:sz="4" w:space="0" w:color="auto"/>
            </w:tcBorders>
            <w:vAlign w:val="center"/>
          </w:tcPr>
          <w:p w14:paraId="4ED8ABB5"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24.3</w:t>
            </w:r>
          </w:p>
        </w:tc>
        <w:tc>
          <w:tcPr>
            <w:tcW w:w="355" w:type="pct"/>
            <w:tcBorders>
              <w:top w:val="single" w:sz="4" w:space="0" w:color="auto"/>
            </w:tcBorders>
            <w:vAlign w:val="center"/>
          </w:tcPr>
          <w:p w14:paraId="69401A9D"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B49ED66"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3E253F44"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35F8EC0B"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298441C2"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1DB6832"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69393342"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527056CC"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48.5</w:t>
            </w:r>
          </w:p>
        </w:tc>
        <w:tc>
          <w:tcPr>
            <w:tcW w:w="355" w:type="pct"/>
            <w:tcBorders>
              <w:top w:val="single" w:sz="4" w:space="0" w:color="auto"/>
            </w:tcBorders>
            <w:vAlign w:val="center"/>
          </w:tcPr>
          <w:p w14:paraId="3ABEB88F"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134.0</w:t>
            </w:r>
          </w:p>
        </w:tc>
        <w:tc>
          <w:tcPr>
            <w:tcW w:w="394" w:type="pct"/>
            <w:tcBorders>
              <w:top w:val="single" w:sz="4" w:space="0" w:color="auto"/>
            </w:tcBorders>
            <w:vAlign w:val="center"/>
          </w:tcPr>
          <w:p w14:paraId="41BB27BB"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24.3</w:t>
            </w:r>
          </w:p>
        </w:tc>
      </w:tr>
      <w:tr w:rsidR="006E27E9" w14:paraId="0901B14C" w14:textId="77777777" w:rsidTr="006E27E9">
        <w:trPr>
          <w:trHeight w:val="340"/>
        </w:trPr>
        <w:tc>
          <w:tcPr>
            <w:cnfStyle w:val="001000000000" w:firstRow="0" w:lastRow="0" w:firstColumn="1" w:lastColumn="0" w:oddVBand="0" w:evenVBand="0" w:oddHBand="0" w:evenHBand="0" w:firstRowFirstColumn="0" w:firstRowLastColumn="0" w:lastRowFirstColumn="0" w:lastRowLastColumn="0"/>
            <w:tcW w:w="540" w:type="pct"/>
            <w:vAlign w:val="center"/>
          </w:tcPr>
          <w:p w14:paraId="6B167CE2" w14:textId="77777777" w:rsidR="003C62AF" w:rsidRPr="007D7F7D" w:rsidRDefault="00000000" w:rsidP="00A42D0E">
            <w:pPr>
              <w:pStyle w:val="15TableBody"/>
              <w:jc w:val="center"/>
              <w:rPr>
                <w:rFonts w:cs="Times New Roman"/>
              </w:rPr>
            </w:pPr>
            <w:r w:rsidRPr="007D7F7D">
              <w:rPr>
                <w:rFonts w:cs="Times New Roman"/>
                <w:b w:val="0"/>
                <w:bCs w:val="0"/>
              </w:rPr>
              <w:t>Optimized</w:t>
            </w:r>
          </w:p>
        </w:tc>
        <w:tc>
          <w:tcPr>
            <w:tcW w:w="319" w:type="pct"/>
            <w:vAlign w:val="center"/>
          </w:tcPr>
          <w:p w14:paraId="58C1E00A"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 mm</w:t>
            </w:r>
          </w:p>
        </w:tc>
        <w:tc>
          <w:tcPr>
            <w:tcW w:w="394" w:type="pct"/>
            <w:vAlign w:val="center"/>
          </w:tcPr>
          <w:p w14:paraId="20BCB5E1"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46.1</w:t>
            </w:r>
          </w:p>
        </w:tc>
        <w:tc>
          <w:tcPr>
            <w:tcW w:w="355" w:type="pct"/>
            <w:vAlign w:val="center"/>
          </w:tcPr>
          <w:p w14:paraId="029A2ED7"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67.5</w:t>
            </w:r>
          </w:p>
        </w:tc>
        <w:tc>
          <w:tcPr>
            <w:tcW w:w="394" w:type="pct"/>
            <w:vAlign w:val="center"/>
          </w:tcPr>
          <w:p w14:paraId="7003A720"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59.3</w:t>
            </w:r>
          </w:p>
        </w:tc>
        <w:tc>
          <w:tcPr>
            <w:tcW w:w="355" w:type="pct"/>
            <w:vAlign w:val="center"/>
          </w:tcPr>
          <w:p w14:paraId="572F593B"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148.1</w:t>
            </w:r>
          </w:p>
        </w:tc>
        <w:tc>
          <w:tcPr>
            <w:tcW w:w="394" w:type="pct"/>
            <w:vAlign w:val="center"/>
          </w:tcPr>
          <w:p w14:paraId="4E7F1ED9"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55.0</w:t>
            </w:r>
          </w:p>
        </w:tc>
        <w:tc>
          <w:tcPr>
            <w:tcW w:w="355" w:type="pct"/>
            <w:vAlign w:val="center"/>
          </w:tcPr>
          <w:p w14:paraId="7DCF52AE"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89.3</w:t>
            </w:r>
          </w:p>
        </w:tc>
        <w:tc>
          <w:tcPr>
            <w:tcW w:w="394" w:type="pct"/>
            <w:vAlign w:val="center"/>
          </w:tcPr>
          <w:p w14:paraId="15A3D3FA"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50.0</w:t>
            </w:r>
          </w:p>
        </w:tc>
        <w:tc>
          <w:tcPr>
            <w:tcW w:w="355" w:type="pct"/>
            <w:vAlign w:val="center"/>
          </w:tcPr>
          <w:p w14:paraId="4907CD8D"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145.3</w:t>
            </w:r>
          </w:p>
        </w:tc>
        <w:tc>
          <w:tcPr>
            <w:tcW w:w="394" w:type="pct"/>
            <w:vAlign w:val="center"/>
          </w:tcPr>
          <w:p w14:paraId="4B6568BF"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63.3</w:t>
            </w:r>
          </w:p>
        </w:tc>
        <w:tc>
          <w:tcPr>
            <w:tcW w:w="355" w:type="pct"/>
            <w:vAlign w:val="center"/>
          </w:tcPr>
          <w:p w14:paraId="0C704F04"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91.2</w:t>
            </w:r>
          </w:p>
        </w:tc>
        <w:tc>
          <w:tcPr>
            <w:tcW w:w="394" w:type="pct"/>
            <w:vAlign w:val="center"/>
          </w:tcPr>
          <w:p w14:paraId="4B9407F2" w14:textId="77777777" w:rsidR="003C62AF" w:rsidRPr="007D7F7D" w:rsidRDefault="00000000" w:rsidP="00A42D0E">
            <w:pPr>
              <w:pStyle w:val="15TableBody"/>
              <w:jc w:val="right"/>
              <w:cnfStyle w:val="000000000000" w:firstRow="0" w:lastRow="0" w:firstColumn="0" w:lastColumn="0" w:oddVBand="0" w:evenVBand="0" w:oddHBand="0" w:evenHBand="0" w:firstRowFirstColumn="0" w:firstRowLastColumn="0" w:lastRowFirstColumn="0" w:lastRowLastColumn="0"/>
              <w:rPr>
                <w:rFonts w:cs="Times New Roman"/>
              </w:rPr>
            </w:pPr>
            <w:r w:rsidRPr="007D7F7D">
              <w:rPr>
                <w:rFonts w:cs="Times New Roman"/>
              </w:rPr>
              <w:t>30.5</w:t>
            </w:r>
          </w:p>
        </w:tc>
      </w:tr>
    </w:tbl>
    <w:p w14:paraId="32A2F09C" w14:textId="77777777" w:rsidR="0034523F" w:rsidRPr="007D7F7D" w:rsidRDefault="0034523F" w:rsidP="000C0C7B">
      <w:pPr>
        <w:pStyle w:val="26References"/>
        <w:numPr>
          <w:ilvl w:val="0"/>
          <w:numId w:val="0"/>
        </w:numPr>
        <w:ind w:left="360"/>
        <w:rPr>
          <w:rFonts w:cs="Times New Roman"/>
        </w:rPr>
      </w:pPr>
    </w:p>
    <w:p w14:paraId="09473CCB" w14:textId="2D003D59" w:rsidR="00FF77D2" w:rsidRPr="007D7F7D" w:rsidRDefault="00000000" w:rsidP="00902A0B">
      <w:pPr>
        <w:pStyle w:val="11Figure"/>
      </w:pPr>
      <w:r>
        <w:rPr>
          <w:noProof/>
        </w:rPr>
        <w:drawing>
          <wp:inline distT="0" distB="0" distL="0" distR="0" wp14:anchorId="2F61D3CA" wp14:editId="5706BB0E">
            <wp:extent cx="4445049" cy="2520000"/>
            <wp:effectExtent l="0" t="0" r="0" b="0"/>
            <wp:docPr id="1534343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3560" name="Picture 1534343560"/>
                    <pic:cNvPicPr/>
                  </pic:nvPicPr>
                  <pic:blipFill>
                    <a:blip r:embed="rId15"/>
                    <a:stretch>
                      <a:fillRect/>
                    </a:stretch>
                  </pic:blipFill>
                  <pic:spPr>
                    <a:xfrm>
                      <a:off x="0" y="0"/>
                      <a:ext cx="4445049" cy="2520000"/>
                    </a:xfrm>
                    <a:prstGeom prst="rect">
                      <a:avLst/>
                    </a:prstGeom>
                  </pic:spPr>
                </pic:pic>
              </a:graphicData>
            </a:graphic>
          </wp:inline>
        </w:drawing>
      </w:r>
    </w:p>
    <w:p w14:paraId="52AE658F" w14:textId="4EDDFD61" w:rsidR="00642DD2" w:rsidRPr="00642DD2" w:rsidRDefault="00000000" w:rsidP="00FF77D2">
      <w:pPr>
        <w:pStyle w:val="12FigureCaptionLong"/>
        <w:rPr>
          <w:rFonts w:cs="Times New Roman"/>
        </w:rPr>
      </w:pPr>
      <w:r w:rsidRPr="007D7F7D">
        <w:rPr>
          <w:rFonts w:cs="Times New Roman"/>
          <w:b/>
          <w:bCs/>
        </w:rPr>
        <w:t xml:space="preserve">Fig. </w:t>
      </w:r>
      <w:r w:rsidRPr="007D7F7D">
        <w:rPr>
          <w:rFonts w:cs="Times New Roman"/>
          <w:b/>
          <w:bCs/>
          <w:szCs w:val="20"/>
          <w:lang w:bidi="th-TH"/>
        </w:rPr>
        <w:t>1</w:t>
      </w:r>
      <w:r w:rsidR="00902A0B">
        <w:rPr>
          <w:rFonts w:cs="Times New Roman"/>
          <w:b/>
          <w:bCs/>
          <w:szCs w:val="20"/>
          <w:lang w:bidi="th-TH"/>
        </w:rPr>
        <w:t>0</w:t>
      </w:r>
      <w:r w:rsidRPr="007D7F7D">
        <w:rPr>
          <w:rFonts w:cs="Times New Roman"/>
          <w:b/>
          <w:bCs/>
          <w:szCs w:val="20"/>
          <w:cs/>
          <w:lang w:bidi="th-TH"/>
        </w:rPr>
        <w:t>.</w:t>
      </w:r>
      <w:r w:rsidRPr="007D7F7D">
        <w:rPr>
          <w:rFonts w:cs="Times New Roman"/>
        </w:rPr>
        <w:t xml:space="preserve"> </w:t>
      </w:r>
      <w:r>
        <w:rPr>
          <w:rFonts w:cs="Times New Roman"/>
        </w:rPr>
        <w:t xml:space="preserve">Transmittance comparison of 5-unit-cell edge-filter design before (green) and after (blue) optimization. (a) The transmittance in ON mode (solid) and OFF mode (dotted). (b) The </w:t>
      </w:r>
      <w:r w:rsidRPr="007D7F7D">
        <w:rPr>
          <w:rStyle w:val="Emphasis"/>
          <w:rFonts w:cs="Times New Roman"/>
          <w:i w:val="0"/>
          <w:iCs w:val="0"/>
        </w:rPr>
        <w:t>transmittance contrast (</w:t>
      </w:r>
      <w:r w:rsidRPr="007D7F7D">
        <w:rPr>
          <w:rStyle w:val="Emphasis"/>
          <w:rFonts w:cs="Times New Roman"/>
        </w:rPr>
        <w:t>ΔT</w:t>
      </w:r>
      <w:r w:rsidRPr="007D7F7D">
        <w:rPr>
          <w:rStyle w:val="Emphasis"/>
          <w:rFonts w:cs="Times New Roman"/>
          <w:i w:val="0"/>
          <w:iCs w:val="0"/>
        </w:rPr>
        <w:t>)</w:t>
      </w:r>
      <w:r>
        <w:rPr>
          <w:rFonts w:cs="Times New Roman"/>
        </w:rPr>
        <w:t>. An optimized design has higher optical performance from 900 to 1200 nm, but the high-</w:t>
      </w:r>
      <w:r w:rsidRPr="00642DD2">
        <w:rPr>
          <w:rFonts w:cs="Times New Roman"/>
        </w:rPr>
        <w:t xml:space="preserve"> </w:t>
      </w:r>
      <w:r w:rsidRPr="007D7F7D">
        <w:rPr>
          <w:rStyle w:val="Emphasis"/>
          <w:rFonts w:cs="Times New Roman"/>
        </w:rPr>
        <w:t>ΔT</w:t>
      </w:r>
      <w:r>
        <w:rPr>
          <w:rStyle w:val="Emphasis"/>
          <w:rFonts w:cs="Times New Roman"/>
          <w:i w:val="0"/>
          <w:iCs w:val="0"/>
        </w:rPr>
        <w:t xml:space="preserve"> region has been blueshifted by a small amount.</w:t>
      </w:r>
    </w:p>
    <w:p w14:paraId="31F2EDFB" w14:textId="77777777" w:rsidR="00FF77D2" w:rsidRPr="007D7F7D" w:rsidRDefault="00FF77D2" w:rsidP="00FF77D2">
      <w:pPr>
        <w:pStyle w:val="10BodySubsequentParagraph"/>
        <w:rPr>
          <w:rFonts w:cs="Times New Roman"/>
        </w:rPr>
      </w:pPr>
    </w:p>
    <w:p w14:paraId="49E0869D" w14:textId="772BABD7" w:rsidR="00FF77D2" w:rsidRPr="007D7F7D" w:rsidRDefault="00000000" w:rsidP="00FF77D2">
      <w:pPr>
        <w:pStyle w:val="08SectionHeader1"/>
        <w:rPr>
          <w:rStyle w:val="Emphasis"/>
          <w:rFonts w:ascii="Times New Roman" w:hAnsi="Times New Roman" w:cs="Times New Roman"/>
          <w:i w:val="0"/>
          <w:iCs w:val="0"/>
        </w:rPr>
      </w:pPr>
      <w:r w:rsidRPr="007D7F7D">
        <w:rPr>
          <w:rStyle w:val="Emphasis"/>
          <w:rFonts w:ascii="Times New Roman" w:hAnsi="Times New Roman" w:cs="Times New Roman"/>
          <w:i w:val="0"/>
          <w:iCs w:val="0"/>
        </w:rPr>
        <w:t>Conclusions</w:t>
      </w:r>
    </w:p>
    <w:p w14:paraId="535C0A6B" w14:textId="43B6E937" w:rsidR="008832CB" w:rsidRPr="008832CB" w:rsidRDefault="00000000" w:rsidP="00FF77D2">
      <w:pPr>
        <w:pStyle w:val="09BodyFirstParagraph"/>
        <w:rPr>
          <w:rFonts w:cs="Times New Roman"/>
        </w:rPr>
      </w:pPr>
      <w:r w:rsidRPr="007D7F7D">
        <w:rPr>
          <w:rFonts w:cs="Times New Roman"/>
        </w:rPr>
        <w:t>We have shown that Sb</w:t>
      </w:r>
      <w:r w:rsidRPr="007D7F7D">
        <w:rPr>
          <w:rFonts w:cs="Times New Roman"/>
          <w:vertAlign w:val="subscript"/>
        </w:rPr>
        <w:t>2</w:t>
      </w:r>
      <w:r w:rsidRPr="007D7F7D">
        <w:rPr>
          <w:rFonts w:cs="Times New Roman"/>
        </w:rPr>
        <w:t>Se</w:t>
      </w:r>
      <w:r w:rsidRPr="007D7F7D">
        <w:rPr>
          <w:rFonts w:cs="Times New Roman"/>
          <w:vertAlign w:val="subscript"/>
        </w:rPr>
        <w:t>3</w:t>
      </w:r>
      <w:r w:rsidRPr="007D7F7D">
        <w:rPr>
          <w:rFonts w:cs="Times New Roman"/>
        </w:rPr>
        <w:t xml:space="preserve"> </w:t>
      </w:r>
      <w:r w:rsidR="004C1A59">
        <w:rPr>
          <w:rFonts w:cs="Times New Roman"/>
        </w:rPr>
        <w:t>is a suitable</w:t>
      </w:r>
      <w:r w:rsidRPr="007D7F7D">
        <w:rPr>
          <w:rFonts w:cs="Times New Roman"/>
        </w:rPr>
        <w:t xml:space="preserve"> </w:t>
      </w:r>
      <w:r>
        <w:rPr>
          <w:rFonts w:cs="Times New Roman"/>
        </w:rPr>
        <w:t xml:space="preserve">PCM for a </w:t>
      </w:r>
      <w:r w:rsidRPr="007D7F7D">
        <w:rPr>
          <w:rFonts w:cs="Times New Roman"/>
        </w:rPr>
        <w:t>high-efficien</w:t>
      </w:r>
      <w:r w:rsidRPr="007D7F7D">
        <w:rPr>
          <w:rFonts w:cs="Times New Roman"/>
        </w:rPr>
        <w:t>cy</w:t>
      </w:r>
      <w:r w:rsidRPr="007D7F7D">
        <w:rPr>
          <w:rFonts w:cs="Times New Roman"/>
        </w:rPr>
        <w:t xml:space="preserve">, broadband, </w:t>
      </w:r>
      <w:r>
        <w:rPr>
          <w:rFonts w:cs="Times New Roman"/>
        </w:rPr>
        <w:t>transmittance</w:t>
      </w:r>
      <w:r>
        <w:rPr>
          <w:rFonts w:cs="Times New Roman"/>
        </w:rPr>
        <w:t>-</w:t>
      </w:r>
      <w:r w:rsidRPr="007D7F7D">
        <w:rPr>
          <w:rFonts w:cs="Times New Roman"/>
        </w:rPr>
        <w:t>tunable</w:t>
      </w:r>
      <w:r>
        <w:rPr>
          <w:rFonts w:cs="Times New Roman"/>
        </w:rPr>
        <w:t xml:space="preserve"> </w:t>
      </w:r>
      <w:r w:rsidRPr="007D7F7D">
        <w:rPr>
          <w:rFonts w:cs="Times New Roman"/>
        </w:rPr>
        <w:t>optical filte</w:t>
      </w:r>
      <w:r>
        <w:rPr>
          <w:rFonts w:cs="Times New Roman"/>
        </w:rPr>
        <w:t>r</w:t>
      </w:r>
      <w:r w:rsidR="004C1A59">
        <w:rPr>
          <w:rFonts w:cs="Times New Roman"/>
        </w:rPr>
        <w:t xml:space="preserve"> operating </w:t>
      </w:r>
      <w:r w:rsidR="004C1A59">
        <w:rPr>
          <w:rFonts w:cs="Times New Roman"/>
        </w:rPr>
        <w:t xml:space="preserve">at a wavelength </w:t>
      </w:r>
      <w:r w:rsidR="00656A52">
        <w:rPr>
          <w:rFonts w:cs="Times New Roman"/>
        </w:rPr>
        <w:t>~</w:t>
      </w:r>
      <w:r w:rsidR="004C1A59">
        <w:rPr>
          <w:rFonts w:cs="Times New Roman"/>
        </w:rPr>
        <w:t>1064 nm</w:t>
      </w:r>
      <w:r w:rsidRPr="007D7F7D">
        <w:rPr>
          <w:rFonts w:cs="Times New Roman"/>
        </w:rPr>
        <w:t xml:space="preserve">. </w:t>
      </w:r>
      <w:r>
        <w:rPr>
          <w:rFonts w:cs="Times New Roman"/>
        </w:rPr>
        <w:t xml:space="preserve">In our opinion, the long-pass edge-filter with 5-unit-cells has the best compromise between optical performance, size, and design complexity. This design required </w:t>
      </w:r>
      <w:r>
        <w:rPr>
          <w:rFonts w:cs="Times New Roman"/>
        </w:rPr>
        <w:t>six</w:t>
      </w:r>
      <w:r>
        <w:rPr>
          <w:rFonts w:cs="Times New Roman"/>
        </w:rPr>
        <w:t xml:space="preserve"> layers of Sb</w:t>
      </w:r>
      <w:r>
        <w:rPr>
          <w:rFonts w:cs="Times New Roman"/>
          <w:vertAlign w:val="subscript"/>
        </w:rPr>
        <w:t>2</w:t>
      </w:r>
      <w:r>
        <w:rPr>
          <w:rFonts w:cs="Times New Roman"/>
        </w:rPr>
        <w:t>Se</w:t>
      </w:r>
      <w:r>
        <w:rPr>
          <w:rFonts w:cs="Times New Roman"/>
          <w:vertAlign w:val="subscript"/>
        </w:rPr>
        <w:t>3</w:t>
      </w:r>
      <w:r>
        <w:rPr>
          <w:rFonts w:cs="Times New Roman"/>
        </w:rPr>
        <w:t xml:space="preserve"> and </w:t>
      </w:r>
      <w:r>
        <w:rPr>
          <w:rFonts w:cs="Times New Roman"/>
        </w:rPr>
        <w:t>five</w:t>
      </w:r>
      <w:r>
        <w:rPr>
          <w:rFonts w:cs="Times New Roman"/>
        </w:rPr>
        <w:t xml:space="preserve"> layers of MgF</w:t>
      </w:r>
      <w:r>
        <w:rPr>
          <w:rFonts w:cs="Times New Roman"/>
          <w:vertAlign w:val="subscript"/>
        </w:rPr>
        <w:t>2</w:t>
      </w:r>
      <w:r>
        <w:rPr>
          <w:rFonts w:cs="Times New Roman"/>
        </w:rPr>
        <w:t xml:space="preserve"> and </w:t>
      </w:r>
      <w:r w:rsidR="00656A52">
        <w:rPr>
          <w:rFonts w:cs="Times New Roman"/>
        </w:rPr>
        <w:t>is</w:t>
      </w:r>
      <w:r>
        <w:rPr>
          <w:rFonts w:cs="Times New Roman"/>
        </w:rPr>
        <w:t xml:space="preserve"> </w:t>
      </w:r>
      <w:r>
        <w:rPr>
          <w:rFonts w:eastAsia="MS Mincho" w:cs="Times New Roman"/>
          <w:color w:val="000000"/>
        </w:rPr>
        <w:t xml:space="preserve">912.6 nm thick. The transmittance at 1064-nm in </w:t>
      </w:r>
      <w:r>
        <w:rPr>
          <w:rFonts w:eastAsia="MS Mincho" w:cs="Times New Roman"/>
          <w:color w:val="000000"/>
        </w:rPr>
        <w:t xml:space="preserve">the </w:t>
      </w:r>
      <w:r>
        <w:rPr>
          <w:rFonts w:eastAsia="MS Mincho" w:cs="Times New Roman"/>
          <w:color w:val="000000"/>
        </w:rPr>
        <w:t xml:space="preserve">ON mode </w:t>
      </w:r>
      <w:r>
        <w:rPr>
          <w:rFonts w:cs="Times New Roman"/>
        </w:rPr>
        <w:t>i</w:t>
      </w:r>
      <w:r>
        <w:rPr>
          <w:rFonts w:cs="Times New Roman"/>
        </w:rPr>
        <w:t xml:space="preserve">s 93.4% and 0.2% in </w:t>
      </w:r>
      <w:r>
        <w:rPr>
          <w:rFonts w:eastAsia="MS Mincho" w:cs="Times New Roman"/>
          <w:color w:val="000000"/>
        </w:rPr>
        <w:t xml:space="preserve">the </w:t>
      </w:r>
      <w:r>
        <w:rPr>
          <w:rFonts w:eastAsia="MS Mincho" w:cs="Times New Roman"/>
          <w:color w:val="000000"/>
        </w:rPr>
        <w:t xml:space="preserve">OFF mode </w:t>
      </w:r>
      <w:r w:rsidR="00330D12">
        <w:rPr>
          <w:rFonts w:cs="Times New Roman"/>
        </w:rPr>
        <w:t>(</w:t>
      </w:r>
      <w:r w:rsidR="00330D12" w:rsidRPr="00330D12">
        <w:rPr>
          <w:rFonts w:cs="Times New Roman"/>
          <w:i/>
          <w:iCs/>
        </w:rPr>
        <w:t>ΔT</w:t>
      </w:r>
      <w:r w:rsidR="00330D12" w:rsidRPr="00330D12">
        <w:rPr>
          <w:rFonts w:cs="Times New Roman"/>
        </w:rPr>
        <w:t xml:space="preserve"> </w:t>
      </w:r>
      <w:r w:rsidR="00330D12">
        <w:rPr>
          <w:rFonts w:cs="Times New Roman"/>
        </w:rPr>
        <w:t xml:space="preserve">= </w:t>
      </w:r>
      <w:r>
        <w:rPr>
          <w:rFonts w:cs="Times New Roman"/>
        </w:rPr>
        <w:t>93.4%</w:t>
      </w:r>
      <w:r w:rsidR="00330D12">
        <w:rPr>
          <w:rFonts w:cs="Times New Roman"/>
        </w:rPr>
        <w:t xml:space="preserve">), </w:t>
      </w:r>
      <w:r>
        <w:rPr>
          <w:rFonts w:eastAsia="MS Mincho" w:cs="Times New Roman"/>
          <w:color w:val="000000"/>
        </w:rPr>
        <w:t xml:space="preserve">and </w:t>
      </w:r>
      <w:r>
        <w:rPr>
          <w:rFonts w:eastAsia="MS Mincho" w:cs="Times New Roman"/>
          <w:color w:val="000000"/>
        </w:rPr>
        <w:t xml:space="preserve">the FWHM of </w:t>
      </w:r>
      <w:r w:rsidR="00330D12" w:rsidRPr="007D7F7D">
        <w:rPr>
          <w:rStyle w:val="Emphasis"/>
          <w:rFonts w:cs="Times New Roman"/>
        </w:rPr>
        <w:t>ΔT</w:t>
      </w:r>
      <w:r w:rsidR="00330D12">
        <w:rPr>
          <w:rStyle w:val="Emphasis"/>
          <w:rFonts w:cs="Times New Roman"/>
          <w:i w:val="0"/>
          <w:iCs w:val="0"/>
        </w:rPr>
        <w:t xml:space="preserve"> </w:t>
      </w:r>
      <w:r w:rsidR="004C1A59">
        <w:rPr>
          <w:rStyle w:val="Emphasis"/>
          <w:rFonts w:cs="Times New Roman"/>
          <w:i w:val="0"/>
          <w:iCs w:val="0"/>
        </w:rPr>
        <w:t>wa</w:t>
      </w:r>
      <w:r w:rsidR="004C1A59">
        <w:rPr>
          <w:rStyle w:val="Emphasis"/>
          <w:rFonts w:cs="Times New Roman"/>
          <w:i w:val="0"/>
          <w:iCs w:val="0"/>
        </w:rPr>
        <w:t xml:space="preserve">s </w:t>
      </w:r>
      <w:r w:rsidR="00330D12">
        <w:rPr>
          <w:rStyle w:val="Emphasis"/>
          <w:rFonts w:cs="Times New Roman"/>
          <w:i w:val="0"/>
          <w:iCs w:val="0"/>
        </w:rPr>
        <w:t>approximately</w:t>
      </w:r>
      <w:r w:rsidR="00330D12">
        <w:rPr>
          <w:rStyle w:val="Emphasis"/>
          <w:rFonts w:cs="Times New Roman"/>
          <w:i w:val="0"/>
          <w:iCs w:val="0"/>
        </w:rPr>
        <w:t xml:space="preserve"> 200 nm</w:t>
      </w:r>
      <w:r w:rsidR="00330D12" w:rsidRPr="00FA3527">
        <w:rPr>
          <w:rFonts w:cs="Times New Roman"/>
        </w:rPr>
        <w:t>. The transmittance contrast degradation and insertion loss after simulating</w:t>
      </w:r>
      <w:r w:rsidR="00330D12" w:rsidRPr="00FA3527">
        <w:rPr>
          <w:rFonts w:cs="Times New Roman"/>
          <w:cs/>
          <w:lang w:bidi="th-TH"/>
        </w:rPr>
        <w:t xml:space="preserve"> </w:t>
      </w:r>
      <w:r w:rsidR="00330D12" w:rsidRPr="00FA3527">
        <w:rPr>
          <w:rFonts w:cs="Times New Roman"/>
        </w:rPr>
        <w:t xml:space="preserve">1.5×10⁶ phase </w:t>
      </w:r>
      <w:r w:rsidR="00947DEE" w:rsidRPr="00FA3527">
        <w:rPr>
          <w:rFonts w:cs="Times New Roman"/>
        </w:rPr>
        <w:t>changing</w:t>
      </w:r>
      <w:r w:rsidR="00330D12" w:rsidRPr="00FA3527">
        <w:rPr>
          <w:rFonts w:cs="Times New Roman"/>
        </w:rPr>
        <w:t xml:space="preserve"> cycles are within </w:t>
      </w:r>
      <w:r w:rsidR="00330D12" w:rsidRPr="00FA3527">
        <w:rPr>
          <w:rFonts w:cs="Times New Roman"/>
        </w:rPr>
        <w:lastRenderedPageBreak/>
        <w:t>acceptable range</w:t>
      </w:r>
      <w:r w:rsidR="00947DEE" w:rsidRPr="00FA3527">
        <w:rPr>
          <w:rFonts w:cs="Times New Roman"/>
        </w:rPr>
        <w:t>s</w:t>
      </w:r>
      <w:r w:rsidR="00330D12" w:rsidRPr="00FA3527">
        <w:rPr>
          <w:rFonts w:cs="Times New Roman"/>
        </w:rPr>
        <w:t xml:space="preserve">. </w:t>
      </w:r>
      <w:r w:rsidR="00634EE3" w:rsidRPr="00FA3527">
        <w:rPr>
          <w:rFonts w:cs="Times New Roman"/>
        </w:rPr>
        <w:t>The</w:t>
      </w:r>
      <w:r w:rsidR="00634EE3">
        <w:rPr>
          <w:rFonts w:cs="Times New Roman"/>
        </w:rPr>
        <w:t xml:space="preserve"> </w:t>
      </w:r>
      <w:r w:rsidR="00330D12">
        <w:rPr>
          <w:rFonts w:cs="Times New Roman"/>
        </w:rPr>
        <w:t xml:space="preserve">multilayer nature of </w:t>
      </w:r>
      <w:r>
        <w:rPr>
          <w:rFonts w:eastAsia="MS Mincho" w:cs="Times New Roman"/>
          <w:color w:val="000000"/>
        </w:rPr>
        <w:t xml:space="preserve">the </w:t>
      </w:r>
      <w:r>
        <w:rPr>
          <w:rFonts w:eastAsia="MS Mincho" w:cs="Times New Roman"/>
          <w:color w:val="000000"/>
        </w:rPr>
        <w:t xml:space="preserve">edge-filter design enables the transmittance value to be modulated </w:t>
      </w:r>
      <w:r w:rsidR="00330D12">
        <w:rPr>
          <w:rFonts w:cs="Times New Roman"/>
        </w:rPr>
        <w:t xml:space="preserve">gradually, and using </w:t>
      </w:r>
      <w:r>
        <w:rPr>
          <w:rFonts w:eastAsia="MS Mincho" w:cs="Times New Roman"/>
          <w:color w:val="000000"/>
        </w:rPr>
        <w:t xml:space="preserve">the </w:t>
      </w:r>
      <w:r>
        <w:rPr>
          <w:rFonts w:eastAsia="MS Mincho" w:cs="Times New Roman"/>
          <w:color w:val="000000"/>
        </w:rPr>
        <w:t xml:space="preserve">optimization </w:t>
      </w:r>
      <w:r w:rsidR="004C1A59">
        <w:rPr>
          <w:rFonts w:cs="Times New Roman"/>
        </w:rPr>
        <w:t>algorithm in</w:t>
      </w:r>
      <w:r w:rsidR="00330D12">
        <w:rPr>
          <w:rFonts w:cs="Times New Roman"/>
        </w:rPr>
        <w:t xml:space="preserve"> OpenFilters, the optical performance</w:t>
      </w:r>
      <w:r w:rsidR="00D60E3F">
        <w:rPr>
          <w:rFonts w:cs="Times New Roman"/>
        </w:rPr>
        <w:t>s</w:t>
      </w:r>
      <w:r w:rsidR="00330D12">
        <w:rPr>
          <w:rFonts w:cs="Times New Roman"/>
        </w:rPr>
        <w:t xml:space="preserve"> from 900 to 1200 ha</w:t>
      </w:r>
      <w:r w:rsidR="00330D12">
        <w:rPr>
          <w:rFonts w:cs="Times New Roman"/>
        </w:rPr>
        <w:t>s</w:t>
      </w:r>
      <w:r w:rsidR="00330D12">
        <w:rPr>
          <w:rFonts w:cs="Times New Roman"/>
        </w:rPr>
        <w:t xml:space="preserve"> been increased.</w:t>
      </w:r>
    </w:p>
    <w:p w14:paraId="4D19E09E" w14:textId="142097BD" w:rsidR="00FF77D2" w:rsidRPr="007D7F7D" w:rsidRDefault="00000000" w:rsidP="00FF77D2">
      <w:pPr>
        <w:pStyle w:val="20FundingSectionHeader"/>
        <w:rPr>
          <w:rStyle w:val="Emphasis"/>
          <w:rFonts w:ascii="Times New Roman" w:hAnsi="Times New Roman" w:cs="Times New Roman"/>
          <w:i w:val="0"/>
          <w:iCs w:val="0"/>
          <w:sz w:val="20"/>
        </w:rPr>
      </w:pPr>
      <w:r w:rsidRPr="007D7F7D">
        <w:rPr>
          <w:rStyle w:val="Emphasis"/>
          <w:rFonts w:ascii="Times New Roman" w:hAnsi="Times New Roman" w:cs="Times New Roman"/>
          <w:bCs/>
          <w:i w:val="0"/>
          <w:iCs w:val="0"/>
          <w:sz w:val="20"/>
        </w:rPr>
        <w:t>Funding:</w:t>
      </w:r>
      <w:r w:rsidRPr="007D7F7D">
        <w:rPr>
          <w:rStyle w:val="Emphasis"/>
          <w:rFonts w:ascii="Times New Roman" w:hAnsi="Times New Roman" w:cs="Times New Roman"/>
          <w:i w:val="0"/>
          <w:iCs w:val="0"/>
          <w:sz w:val="20"/>
        </w:rPr>
        <w:t xml:space="preserve"> </w:t>
      </w:r>
      <w:r w:rsidRPr="007D7F7D">
        <w:rPr>
          <w:rStyle w:val="Emphasis"/>
          <w:rFonts w:ascii="Times New Roman" w:hAnsi="Times New Roman" w:cs="Times New Roman"/>
          <w:b w:val="0"/>
          <w:bCs/>
          <w:i w:val="0"/>
          <w:iCs w:val="0"/>
          <w:sz w:val="20"/>
        </w:rPr>
        <w:t>School of Science, King Mongkut’s Institute of Technology</w:t>
      </w:r>
      <w:ins w:id="5" w:author="Paperpal" w:date="2026-07-02T08:14:00Z">
        <w:r>
          <w:rPr>
            <w:rStyle w:val="Emphasis"/>
            <w:rFonts w:ascii="Times New Roman" w:eastAsia="MS Mincho" w:hAnsi="Times New Roman" w:cs="Times New Roman"/>
            <w:b w:val="0"/>
            <w:bCs/>
            <w:i w:val="0"/>
            <w:iCs w:val="0"/>
            <w:sz w:val="20"/>
          </w:rPr>
          <w:t>,</w:t>
        </w:r>
      </w:ins>
      <w:r>
        <w:rPr>
          <w:rStyle w:val="Emphasis"/>
          <w:rFonts w:ascii="Times New Roman" w:eastAsia="MS Mincho" w:hAnsi="Times New Roman" w:cs="Times New Roman"/>
          <w:b w:val="0"/>
          <w:bCs/>
          <w:i w:val="0"/>
          <w:iCs w:val="0"/>
          <w:sz w:val="20"/>
        </w:rPr>
        <w:t xml:space="preserve"> Ladkrabang (CN-1-2568-010).</w:t>
      </w:r>
    </w:p>
    <w:p w14:paraId="74CADD6B" w14:textId="77777777" w:rsidR="00FF77D2" w:rsidRPr="007D7F7D" w:rsidRDefault="00000000" w:rsidP="00FF77D2">
      <w:pPr>
        <w:pStyle w:val="22DisclosuresSectionHeader"/>
        <w:rPr>
          <w:rFonts w:ascii="Times New Roman" w:hAnsi="Times New Roman" w:cs="Times New Roman"/>
        </w:rPr>
      </w:pPr>
      <w:r w:rsidRPr="007D7F7D">
        <w:rPr>
          <w:rFonts w:ascii="Times New Roman" w:hAnsi="Times New Roman" w:cs="Times New Roman"/>
          <w:bCs/>
        </w:rPr>
        <w:t>Disclosures:</w:t>
      </w:r>
      <w:r w:rsidRPr="007D7F7D">
        <w:rPr>
          <w:rFonts w:ascii="Times New Roman" w:hAnsi="Times New Roman" w:cs="Times New Roman"/>
        </w:rPr>
        <w:t xml:space="preserve"> </w:t>
      </w:r>
      <w:r w:rsidRPr="007D7F7D">
        <w:rPr>
          <w:rFonts w:ascii="Times New Roman" w:hAnsi="Times New Roman" w:cs="Times New Roman"/>
          <w:b w:val="0"/>
          <w:bCs/>
        </w:rPr>
        <w:t>All authors declare no conflict of interest.</w:t>
      </w:r>
    </w:p>
    <w:p w14:paraId="259D51C7" w14:textId="78E693B6" w:rsidR="00FF77D2" w:rsidRPr="00330D12" w:rsidRDefault="00000000" w:rsidP="00FF77D2">
      <w:pPr>
        <w:pStyle w:val="22DisclosuresSectionHeader"/>
        <w:rPr>
          <w:rFonts w:ascii="Times New Roman" w:hAnsi="Times New Roman" w:cs="Times New Roman"/>
        </w:rPr>
      </w:pPr>
      <w:r w:rsidRPr="00330D12">
        <w:rPr>
          <w:rFonts w:ascii="Times New Roman" w:hAnsi="Times New Roman" w:cs="Times New Roman"/>
          <w:bCs/>
        </w:rPr>
        <w:t>Data availability</w:t>
      </w:r>
      <w:r w:rsidR="00DB7D33" w:rsidRPr="00330D12">
        <w:rPr>
          <w:rFonts w:ascii="Times New Roman" w:hAnsi="Times New Roman" w:cs="Times New Roman"/>
          <w:bCs/>
        </w:rPr>
        <w:t>.</w:t>
      </w:r>
      <w:r w:rsidRPr="00330D12">
        <w:rPr>
          <w:rFonts w:ascii="Times New Roman" w:hAnsi="Times New Roman" w:cs="Times New Roman"/>
          <w:bCs/>
        </w:rPr>
        <w:t xml:space="preserve"> </w:t>
      </w:r>
      <w:r w:rsidRPr="00330D12">
        <w:rPr>
          <w:rFonts w:ascii="Times New Roman" w:hAnsi="Times New Roman" w:cs="Times New Roman"/>
          <w:b w:val="0"/>
          <w:bCs/>
        </w:rPr>
        <w:t>D</w:t>
      </w:r>
      <w:r w:rsidRPr="00330D12">
        <w:rPr>
          <w:rFonts w:ascii="Times New Roman" w:hAnsi="Times New Roman" w:cs="Times New Roman"/>
          <w:b w:val="0"/>
          <w:bCs/>
        </w:rPr>
        <w:t xml:space="preserve">ata underlying the results presented in this </w:t>
      </w:r>
      <w:r w:rsidR="00DB7D33" w:rsidRPr="00330D12">
        <w:rPr>
          <w:rFonts w:ascii="Times New Roman" w:hAnsi="Times New Roman" w:cs="Times New Roman"/>
          <w:b w:val="0"/>
          <w:bCs/>
        </w:rPr>
        <w:t>paper</w:t>
      </w:r>
      <w:r w:rsidRPr="00330D12">
        <w:rPr>
          <w:rFonts w:ascii="Times New Roman" w:hAnsi="Times New Roman" w:cs="Times New Roman"/>
          <w:b w:val="0"/>
          <w:bCs/>
        </w:rPr>
        <w:t xml:space="preserve"> </w:t>
      </w:r>
      <w:r w:rsidR="00BA5DEF">
        <w:rPr>
          <w:rFonts w:ascii="Times New Roman" w:hAnsi="Times New Roman" w:cs="Times New Roman"/>
          <w:b w:val="0"/>
          <w:bCs/>
        </w:rPr>
        <w:t>may</w:t>
      </w:r>
      <w:r w:rsidRPr="00330D12">
        <w:rPr>
          <w:rFonts w:ascii="Times New Roman" w:hAnsi="Times New Roman" w:cs="Times New Roman"/>
          <w:b w:val="0"/>
          <w:bCs/>
        </w:rPr>
        <w:t xml:space="preserve"> be obtained from the corresponding author upon </w:t>
      </w:r>
      <w:r w:rsidRPr="00330D12">
        <w:rPr>
          <w:rFonts w:ascii="Times New Roman" w:hAnsi="Times New Roman" w:cs="Times New Roman"/>
          <w:b w:val="0"/>
          <w:bCs/>
        </w:rPr>
        <w:t xml:space="preserve">a </w:t>
      </w:r>
      <w:r w:rsidRPr="00330D12">
        <w:rPr>
          <w:rFonts w:ascii="Times New Roman" w:hAnsi="Times New Roman" w:cs="Times New Roman"/>
          <w:b w:val="0"/>
          <w:bCs/>
        </w:rPr>
        <w:t>reasonable request.</w:t>
      </w:r>
    </w:p>
    <w:p w14:paraId="1F56F52B" w14:textId="525836E1" w:rsidR="00FF77D2" w:rsidRPr="007D7F7D" w:rsidRDefault="00000000" w:rsidP="00FF77D2">
      <w:pPr>
        <w:pStyle w:val="22DisclosuresSectionHeader"/>
        <w:rPr>
          <w:rFonts w:ascii="Times New Roman" w:hAnsi="Times New Roman" w:cs="Times New Roman"/>
          <w:bCs/>
        </w:rPr>
      </w:pPr>
      <w:r w:rsidRPr="00DE1054">
        <w:rPr>
          <w:rFonts w:ascii="Times New Roman" w:hAnsi="Times New Roman" w:cs="Times New Roman"/>
          <w:bCs/>
        </w:rPr>
        <w:t>Declaration of generative AI and AI-assisted technologies in the manuscript preparation process</w:t>
      </w:r>
      <w:r w:rsidR="00DB7D33" w:rsidRPr="00DE1054">
        <w:rPr>
          <w:rFonts w:ascii="Times New Roman" w:hAnsi="Times New Roman" w:cs="Times New Roman"/>
          <w:bCs/>
        </w:rPr>
        <w:t>.</w:t>
      </w:r>
      <w:r w:rsidRPr="00DE1054">
        <w:rPr>
          <w:rFonts w:ascii="Times New Roman" w:hAnsi="Times New Roman" w:cs="Times New Roman"/>
          <w:bCs/>
        </w:rPr>
        <w:t xml:space="preserve"> </w:t>
      </w:r>
      <w:r w:rsidRPr="00DE1054">
        <w:rPr>
          <w:rFonts w:ascii="Times New Roman" w:hAnsi="Times New Roman" w:cs="Times New Roman"/>
          <w:b w:val="0"/>
          <w:bCs/>
        </w:rPr>
        <w:t>The authors used Gemini</w:t>
      </w:r>
      <w:r w:rsidR="00BA5DEF">
        <w:rPr>
          <w:rFonts w:ascii="Times New Roman" w:hAnsi="Times New Roman" w:cs="Times New Roman"/>
          <w:b w:val="0"/>
          <w:bCs/>
        </w:rPr>
        <w:t xml:space="preserve"> and Paperpal Preflight</w:t>
      </w:r>
      <w:r w:rsidRPr="00DE1054">
        <w:rPr>
          <w:rFonts w:ascii="Times New Roman" w:hAnsi="Times New Roman" w:cs="Times New Roman"/>
          <w:b w:val="0"/>
          <w:bCs/>
        </w:rPr>
        <w:t xml:space="preserve"> to check the grammar of the manuscript, and </w:t>
      </w:r>
      <w:r w:rsidRPr="00DE1054">
        <w:rPr>
          <w:rFonts w:ascii="Times New Roman" w:hAnsi="Times New Roman" w:cs="Times New Roman"/>
          <w:b w:val="0"/>
          <w:bCs/>
        </w:rPr>
        <w:t>C</w:t>
      </w:r>
      <w:r w:rsidRPr="00DE1054">
        <w:rPr>
          <w:rFonts w:ascii="Times New Roman" w:hAnsi="Times New Roman" w:cs="Times New Roman"/>
          <w:b w:val="0"/>
          <w:bCs/>
        </w:rPr>
        <w:t xml:space="preserve">onsensus </w:t>
      </w:r>
      <w:r w:rsidR="00270C44" w:rsidRPr="00DE1054">
        <w:rPr>
          <w:rFonts w:ascii="Times New Roman" w:hAnsi="Times New Roman" w:cs="Times New Roman"/>
          <w:b w:val="0"/>
          <w:bCs/>
        </w:rPr>
        <w:t>was</w:t>
      </w:r>
      <w:r w:rsidRPr="00DE1054">
        <w:rPr>
          <w:rFonts w:ascii="Times New Roman" w:hAnsi="Times New Roman" w:cs="Times New Roman"/>
          <w:b w:val="0"/>
          <w:bCs/>
        </w:rPr>
        <w:t xml:space="preserve"> used for the initial literature review. After using these tools, the authors reviewed and edited the content as needed and took full responsibility for the content</w:t>
      </w:r>
      <w:r>
        <w:rPr>
          <w:rFonts w:ascii="Times New Roman" w:eastAsia="MS Mincho" w:hAnsi="Times New Roman" w:cs="Times New Roman"/>
          <w:b w:val="0"/>
          <w:bCs/>
        </w:rPr>
        <w:t>s</w:t>
      </w:r>
      <w:r>
        <w:rPr>
          <w:rFonts w:ascii="Times New Roman" w:eastAsia="MS Mincho" w:hAnsi="Times New Roman" w:cs="Times New Roman"/>
          <w:b w:val="0"/>
          <w:bCs/>
        </w:rPr>
        <w:t xml:space="preserve"> of the published article.</w:t>
      </w:r>
    </w:p>
    <w:p w14:paraId="7479FB77" w14:textId="55BDCCE6" w:rsidR="0034523F" w:rsidRPr="007D7F7D" w:rsidRDefault="00000000" w:rsidP="002B691F">
      <w:pPr>
        <w:pStyle w:val="25ReferenceSectionHeader"/>
      </w:pPr>
      <w:r w:rsidRPr="002B691F">
        <w:t>References</w:t>
      </w:r>
    </w:p>
    <w:p w14:paraId="5171FAE9" w14:textId="77777777" w:rsidR="007D6D4F" w:rsidRPr="007D6D4F" w:rsidRDefault="00000000" w:rsidP="007D6D4F">
      <w:pPr>
        <w:pStyle w:val="EndNoteBibliography"/>
        <w:spacing w:after="0"/>
        <w:ind w:left="720" w:hanging="720"/>
      </w:pPr>
      <w:r w:rsidRPr="007D7F7D">
        <w:fldChar w:fldCharType="begin"/>
      </w:r>
      <w:r w:rsidRPr="007D7F7D">
        <w:instrText xml:space="preserve"> ADDIN EN.REFLIST </w:instrText>
      </w:r>
      <w:r w:rsidRPr="007D7F7D">
        <w:fldChar w:fldCharType="separate"/>
      </w:r>
      <w:r w:rsidRPr="007D6D4F">
        <w:t>[1]</w:t>
      </w:r>
      <w:r w:rsidRPr="007D6D4F">
        <w:tab/>
        <w:t xml:space="preserve">K. Matuszek, M. Kar, J. M. Pringle, and D. R. MacFarlane, "Phase Change Materials for Renewable Energy Storage at Intermediate Temperatures," </w:t>
      </w:r>
      <w:r w:rsidRPr="007D6D4F">
        <w:rPr>
          <w:i/>
        </w:rPr>
        <w:t xml:space="preserve">Chemical Reviews, </w:t>
      </w:r>
      <w:r w:rsidRPr="007D6D4F">
        <w:t>vol. 123, no. 1, pp. 491–514, 2023/01/11 2023, doi: 10.1021/acs.chemrev.2c00407.</w:t>
      </w:r>
    </w:p>
    <w:p w14:paraId="23A5781C" w14:textId="4BE9BA76" w:rsidR="007D6D4F" w:rsidRPr="007D6D4F" w:rsidRDefault="00000000" w:rsidP="007D6D4F">
      <w:pPr>
        <w:pStyle w:val="EndNoteBibliography"/>
        <w:spacing w:after="0"/>
        <w:ind w:left="720" w:hanging="720"/>
      </w:pPr>
      <w:r w:rsidRPr="007D6D4F">
        <w:t>[2]</w:t>
      </w:r>
      <w:r w:rsidRPr="007D6D4F">
        <w:tab/>
        <w:t xml:space="preserve">R. Matos and N. Pala, "A Review of Phase-Change Materials and Their Potential for Reconfigurable Intelligent Surfaces," </w:t>
      </w:r>
      <w:r w:rsidRPr="007D6D4F">
        <w:rPr>
          <w:i/>
        </w:rPr>
        <w:t xml:space="preserve">Micromachines, </w:t>
      </w:r>
      <w:r w:rsidRPr="007D6D4F">
        <w:t xml:space="preserve">vol. 14, no. 6, p. 1259, 2023. [Online]. Available: </w:t>
      </w:r>
      <w:hyperlink r:id="rId16" w:history="1">
        <w:r w:rsidR="007D6D4F" w:rsidRPr="007D6D4F">
          <w:rPr>
            <w:rStyle w:val="Hyperlink"/>
          </w:rPr>
          <w:t>https://www.mdpi.com/2072-666X/14/6/1259</w:t>
        </w:r>
      </w:hyperlink>
      <w:r w:rsidRPr="007D6D4F">
        <w:t>.</w:t>
      </w:r>
    </w:p>
    <w:p w14:paraId="39A6848A" w14:textId="77777777" w:rsidR="007D6D4F" w:rsidRPr="007D6D4F" w:rsidRDefault="00000000" w:rsidP="007D6D4F">
      <w:pPr>
        <w:pStyle w:val="EndNoteBibliography"/>
        <w:spacing w:after="0"/>
        <w:ind w:left="720" w:hanging="720"/>
      </w:pPr>
      <w:r w:rsidRPr="007D6D4F">
        <w:t>[3]</w:t>
      </w:r>
      <w:r w:rsidRPr="007D6D4F">
        <w:tab/>
        <w:t xml:space="preserve">A. Sarangan, J. Duran, V. Vasilyev, N. Limberopoulos, I. Vitebskiy, and I. Anisimov, "Broadband Reflective Optical Limiter Using GST Phase Change Material," </w:t>
      </w:r>
      <w:r w:rsidRPr="007D6D4F">
        <w:rPr>
          <w:i/>
        </w:rPr>
        <w:t xml:space="preserve">IEEE Photonics Journal, </w:t>
      </w:r>
      <w:r w:rsidRPr="007D6D4F">
        <w:t>vol. 10, no. 2, pp. 1–9, 2018, doi: 10.1109/jphot.2018.2796448.</w:t>
      </w:r>
    </w:p>
    <w:p w14:paraId="7CF066F6" w14:textId="77777777" w:rsidR="007D6D4F" w:rsidRPr="007D6D4F" w:rsidRDefault="00000000" w:rsidP="007D6D4F">
      <w:pPr>
        <w:pStyle w:val="EndNoteBibliography"/>
        <w:spacing w:after="0"/>
        <w:ind w:left="720" w:hanging="720"/>
      </w:pPr>
      <w:r w:rsidRPr="007D6D4F">
        <w:t>[4]</w:t>
      </w:r>
      <w:r w:rsidRPr="007D6D4F">
        <w:tab/>
        <w:t>K. Aryana</w:t>
      </w:r>
      <w:r w:rsidRPr="007D6D4F">
        <w:rPr>
          <w:i/>
        </w:rPr>
        <w:t xml:space="preserve"> et al.</w:t>
      </w:r>
      <w:r w:rsidRPr="007D6D4F">
        <w:t xml:space="preserve">, "Optical and thermal properties of Ge2Sb2Te5, Sb2Se3, and Sb2S3 for reconfigurable photonic devices [Invited]," </w:t>
      </w:r>
      <w:r w:rsidRPr="007D6D4F">
        <w:rPr>
          <w:i/>
        </w:rPr>
        <w:t xml:space="preserve">Opt. Mater. Express, </w:t>
      </w:r>
      <w:r w:rsidRPr="007D6D4F">
        <w:t>vol. 13, no. 11, 2023, doi: 10.1364/ome.503178.</w:t>
      </w:r>
    </w:p>
    <w:p w14:paraId="2C1FE82C" w14:textId="77777777" w:rsidR="007D6D4F" w:rsidRPr="007D6D4F" w:rsidRDefault="00000000" w:rsidP="007D6D4F">
      <w:pPr>
        <w:pStyle w:val="EndNoteBibliography"/>
        <w:spacing w:after="0"/>
        <w:ind w:left="720" w:hanging="720"/>
      </w:pPr>
      <w:r w:rsidRPr="007D6D4F">
        <w:t>[5]</w:t>
      </w:r>
      <w:r w:rsidRPr="007D6D4F">
        <w:tab/>
        <w:t xml:space="preserve">W. Jia, R. Menon, and B. Sensale-Rodriguez, "Unique prospects of phase change material Sb2Se3 for ultra-compact reconfigurable nanophotonic devices," </w:t>
      </w:r>
      <w:r w:rsidRPr="007D6D4F">
        <w:rPr>
          <w:i/>
        </w:rPr>
        <w:t xml:space="preserve">Opt. Mater. Express, </w:t>
      </w:r>
      <w:r w:rsidRPr="007D6D4F">
        <w:t>vol. 11, no. 9, pp. 3007–3014, 2021/09/01 2021, doi: 10.1364/OME.435979.</w:t>
      </w:r>
    </w:p>
    <w:p w14:paraId="45ABE921" w14:textId="77777777" w:rsidR="007D6D4F" w:rsidRPr="007D6D4F" w:rsidRDefault="00000000" w:rsidP="007D6D4F">
      <w:pPr>
        <w:pStyle w:val="EndNoteBibliography"/>
        <w:spacing w:after="0"/>
        <w:ind w:left="720" w:hanging="720"/>
      </w:pPr>
      <w:r w:rsidRPr="007D6D4F">
        <w:t>[6]</w:t>
      </w:r>
      <w:r w:rsidRPr="007D6D4F">
        <w:tab/>
        <w:t>S. Blundell</w:t>
      </w:r>
      <w:r w:rsidRPr="007D6D4F">
        <w:rPr>
          <w:i/>
        </w:rPr>
        <w:t xml:space="preserve"> et al.</w:t>
      </w:r>
      <w:r w:rsidRPr="007D6D4F">
        <w:t xml:space="preserve">, "Ultracompact Programmable Silicon Photonics Using Layers of Low-Loss Phase-Change Material Sb2Se3 of Increasing Thickness," </w:t>
      </w:r>
      <w:r w:rsidRPr="007D6D4F">
        <w:rPr>
          <w:i/>
        </w:rPr>
        <w:t xml:space="preserve">ACS Photonics, </w:t>
      </w:r>
      <w:r w:rsidRPr="007D6D4F">
        <w:t>vol. 12, no. 3, pp. 1382–1391, 2025/03/19 2025, doi: 10.1021/acsphotonics.4c01789.</w:t>
      </w:r>
    </w:p>
    <w:p w14:paraId="56128353" w14:textId="7E3B8E5D" w:rsidR="007D6D4F" w:rsidRPr="007D6D4F" w:rsidRDefault="00000000" w:rsidP="007D6D4F">
      <w:pPr>
        <w:pStyle w:val="EndNoteBibliography"/>
        <w:spacing w:after="0"/>
        <w:ind w:left="720" w:hanging="720"/>
      </w:pPr>
      <w:r w:rsidRPr="007D6D4F">
        <w:t>[7]</w:t>
      </w:r>
      <w:r w:rsidRPr="007D6D4F">
        <w:tab/>
        <w:t>C. Wan</w:t>
      </w:r>
      <w:r w:rsidRPr="007D6D4F">
        <w:rPr>
          <w:i/>
        </w:rPr>
        <w:t xml:space="preserve"> et al.</w:t>
      </w:r>
      <w:r w:rsidRPr="007D6D4F">
        <w:t xml:space="preserve">, "Ultrathin Broadband Reflective Optical Limiter," </w:t>
      </w:r>
      <w:r w:rsidRPr="007D6D4F">
        <w:rPr>
          <w:i/>
        </w:rPr>
        <w:t xml:space="preserve">Laser &amp; Photonics Reviews, </w:t>
      </w:r>
      <w:r w:rsidRPr="007D6D4F">
        <w:t xml:space="preserve">vol. 15, no. 6, p. 2100001, 2021, doi: </w:t>
      </w:r>
      <w:hyperlink r:id="rId17" w:history="1">
        <w:r w:rsidR="007D6D4F" w:rsidRPr="007D6D4F">
          <w:rPr>
            <w:rStyle w:val="Hyperlink"/>
          </w:rPr>
          <w:t>https://doi.org/10.1002/lpor.202100001</w:t>
        </w:r>
      </w:hyperlink>
      <w:r w:rsidRPr="007D6D4F">
        <w:t>.</w:t>
      </w:r>
    </w:p>
    <w:p w14:paraId="479A60B2" w14:textId="77777777" w:rsidR="007D6D4F" w:rsidRPr="007D6D4F" w:rsidRDefault="00000000" w:rsidP="007D6D4F">
      <w:pPr>
        <w:pStyle w:val="EndNoteBibliography"/>
        <w:spacing w:after="0"/>
        <w:ind w:left="720" w:hanging="720"/>
      </w:pPr>
      <w:r w:rsidRPr="007D6D4F">
        <w:t>[8]</w:t>
      </w:r>
      <w:r w:rsidRPr="007D6D4F">
        <w:tab/>
        <w:t xml:space="preserve">X. Ling, X. Pang, X. Chen, and Z. Shao, "Broadband mid-infrared optical limiter based on&amp;#x00A0;vanadium dioxide phase transition," </w:t>
      </w:r>
      <w:r w:rsidRPr="007D6D4F">
        <w:rPr>
          <w:i/>
        </w:rPr>
        <w:t xml:space="preserve">J. Opt. Soc. Am. B, </w:t>
      </w:r>
      <w:r w:rsidRPr="007D6D4F">
        <w:t>vol. 42, no. 9, pp. 2062–2067, 2025/09/01 2025, doi: 10.1364/JOSAB.569492.</w:t>
      </w:r>
    </w:p>
    <w:p w14:paraId="252D6811" w14:textId="6C31CC98" w:rsidR="007D6D4F" w:rsidRPr="007D6D4F" w:rsidRDefault="00000000" w:rsidP="007D6D4F">
      <w:pPr>
        <w:pStyle w:val="EndNoteBibliography"/>
        <w:spacing w:after="0"/>
        <w:ind w:left="720" w:hanging="720"/>
      </w:pPr>
      <w:r w:rsidRPr="007D6D4F">
        <w:t>[9]</w:t>
      </w:r>
      <w:r w:rsidRPr="007D6D4F">
        <w:tab/>
        <w:t>M. Gandolfi</w:t>
      </w:r>
      <w:r w:rsidRPr="007D6D4F">
        <w:rPr>
          <w:i/>
        </w:rPr>
        <w:t xml:space="preserve"> et al.</w:t>
      </w:r>
      <w:r w:rsidRPr="007D6D4F">
        <w:t xml:space="preserve">, "Optical Limiting Thin Multilayer Films Based On Phase Transition In VO2," in </w:t>
      </w:r>
      <w:r w:rsidRPr="007D6D4F">
        <w:rPr>
          <w:i/>
        </w:rPr>
        <w:t>2022 Sixteenth International Congress on Artificial Materials for Novel Wave Phenomena (Metamaterials)</w:t>
      </w:r>
      <w:r w:rsidRPr="007D6D4F">
        <w:t xml:space="preserve">, 12–17 Sept. 2022 2022, pp. 148–150, doi: 10.1109/Metamaterials54993.2022.9920767. [Online]. Available: </w:t>
      </w:r>
      <w:hyperlink r:id="rId18" w:history="1">
        <w:r w:rsidR="007D6D4F" w:rsidRPr="007D6D4F">
          <w:rPr>
            <w:rStyle w:val="Hyperlink"/>
          </w:rPr>
          <w:t>https://ieeexplore.ieee.org/stampPDF/getPDF.jsp?tp=&amp;arnumber=9920767&amp;ref</w:t>
        </w:r>
      </w:hyperlink>
      <w:r w:rsidRPr="007D6D4F">
        <w:t>=</w:t>
      </w:r>
    </w:p>
    <w:p w14:paraId="547A337E" w14:textId="77777777" w:rsidR="007D6D4F" w:rsidRPr="007D6D4F" w:rsidRDefault="00000000" w:rsidP="007D6D4F">
      <w:pPr>
        <w:pStyle w:val="EndNoteBibliography"/>
        <w:spacing w:after="0"/>
        <w:ind w:left="720" w:hanging="720"/>
      </w:pPr>
      <w:r w:rsidRPr="007D6D4F">
        <w:t>[10]</w:t>
      </w:r>
      <w:r w:rsidRPr="007D6D4F">
        <w:tab/>
        <w:t>A. Tognazzi</w:t>
      </w:r>
      <w:r w:rsidRPr="007D6D4F">
        <w:rPr>
          <w:i/>
        </w:rPr>
        <w:t xml:space="preserve"> et al.</w:t>
      </w:r>
      <w:r w:rsidRPr="007D6D4F">
        <w:t xml:space="preserve">, "Opto-thermal dynamics of thin-film optical limiters based on the VO2 phase transition," </w:t>
      </w:r>
      <w:r w:rsidRPr="007D6D4F">
        <w:rPr>
          <w:i/>
        </w:rPr>
        <w:t xml:space="preserve">Opt. Mater. Express, </w:t>
      </w:r>
      <w:r w:rsidRPr="007D6D4F">
        <w:t>vol. 13, no. 1, pp. 41–52, 2023/01/01 2023, doi: 10.1364/OME.472347.</w:t>
      </w:r>
    </w:p>
    <w:p w14:paraId="703E0DAE" w14:textId="71403ADA" w:rsidR="007D6D4F" w:rsidRPr="007D6D4F" w:rsidRDefault="00000000" w:rsidP="007D6D4F">
      <w:pPr>
        <w:pStyle w:val="EndNoteBibliography"/>
        <w:spacing w:after="0"/>
        <w:ind w:left="720" w:hanging="720"/>
      </w:pPr>
      <w:r w:rsidRPr="007D6D4F">
        <w:t>[11]</w:t>
      </w:r>
      <w:r w:rsidRPr="007D6D4F">
        <w:tab/>
        <w:t>Y. Li</w:t>
      </w:r>
      <w:r w:rsidRPr="007D6D4F">
        <w:rPr>
          <w:i/>
        </w:rPr>
        <w:t xml:space="preserve"> et al.</w:t>
      </w:r>
      <w:r w:rsidRPr="007D6D4F">
        <w:t xml:space="preserve">, "An Adaptive Optical Limiter Based on a VO2/GaN Thin Film for Infrared Lasers," </w:t>
      </w:r>
      <w:r w:rsidRPr="007D6D4F">
        <w:rPr>
          <w:i/>
        </w:rPr>
        <w:t xml:space="preserve">Photonics, </w:t>
      </w:r>
      <w:r w:rsidRPr="007D6D4F">
        <w:t xml:space="preserve">vol. 13, no. 2, p. 148, 2026. [Online]. Available: </w:t>
      </w:r>
      <w:hyperlink r:id="rId19" w:history="1">
        <w:r w:rsidR="007D6D4F" w:rsidRPr="007D6D4F">
          <w:rPr>
            <w:rStyle w:val="Hyperlink"/>
          </w:rPr>
          <w:t>https://www.mdpi.com/2304-6732/13/2/148</w:t>
        </w:r>
      </w:hyperlink>
      <w:r w:rsidRPr="007D6D4F">
        <w:t>.</w:t>
      </w:r>
    </w:p>
    <w:p w14:paraId="01A13452" w14:textId="77777777" w:rsidR="007D6D4F" w:rsidRPr="007D6D4F" w:rsidRDefault="00000000" w:rsidP="007D6D4F">
      <w:pPr>
        <w:pStyle w:val="EndNoteBibliography"/>
        <w:spacing w:after="0"/>
        <w:ind w:left="720" w:hanging="720"/>
      </w:pPr>
      <w:r w:rsidRPr="007D6D4F">
        <w:t>[12]</w:t>
      </w:r>
      <w:r w:rsidRPr="007D6D4F">
        <w:tab/>
        <w:t>Y. Zhang</w:t>
      </w:r>
      <w:r w:rsidRPr="007D6D4F">
        <w:rPr>
          <w:i/>
        </w:rPr>
        <w:t xml:space="preserve"> et al.</w:t>
      </w:r>
      <w:r w:rsidRPr="007D6D4F">
        <w:t xml:space="preserve">, "Broadband transparent optical phase change materials for high-performance nonvolatile photonics," </w:t>
      </w:r>
      <w:r w:rsidRPr="007D6D4F">
        <w:rPr>
          <w:i/>
        </w:rPr>
        <w:t xml:space="preserve">Nature Communications, </w:t>
      </w:r>
      <w:r w:rsidRPr="007D6D4F">
        <w:t>vol. 10, no. 1, p. 4279, 2019/09/30 2019, doi: 10.1038/s41467-019-12196-4.</w:t>
      </w:r>
    </w:p>
    <w:p w14:paraId="7F142629" w14:textId="77777777" w:rsidR="007D6D4F" w:rsidRPr="007D6D4F" w:rsidRDefault="00000000" w:rsidP="007D6D4F">
      <w:pPr>
        <w:pStyle w:val="EndNoteBibliography"/>
        <w:spacing w:after="0"/>
        <w:ind w:left="720" w:hanging="720"/>
      </w:pPr>
      <w:r w:rsidRPr="007D6D4F">
        <w:t>[13]</w:t>
      </w:r>
      <w:r w:rsidRPr="007D6D4F">
        <w:tab/>
        <w:t xml:space="preserve">H. Li, D. Zeng, Y. Huang, Q. Huang, and X. Zhang, "Ultra-compact, ultra-low-loss and broadband 2 x 2 nonvolatile optical switch based on Sb(2)Se(3) phase change material," </w:t>
      </w:r>
      <w:r w:rsidRPr="007D6D4F">
        <w:rPr>
          <w:i/>
        </w:rPr>
        <w:t xml:space="preserve">Opt Express, </w:t>
      </w:r>
      <w:r w:rsidRPr="007D6D4F">
        <w:t>vol. 32, no. 20, pp. 35287–35297, Sep 23 2024, doi: 10.1364/OE.534645.</w:t>
      </w:r>
    </w:p>
    <w:p w14:paraId="48A18ECA" w14:textId="77777777" w:rsidR="007D6D4F" w:rsidRPr="007D6D4F" w:rsidRDefault="00000000" w:rsidP="007D6D4F">
      <w:pPr>
        <w:pStyle w:val="EndNoteBibliography"/>
        <w:spacing w:after="0"/>
        <w:ind w:left="720" w:hanging="720"/>
      </w:pPr>
      <w:r w:rsidRPr="007D6D4F">
        <w:t>[14]</w:t>
      </w:r>
      <w:r w:rsidRPr="007D6D4F">
        <w:tab/>
        <w:t xml:space="preserve">D. d. Ceglia, M. Grande, A. Vincenti, C. Baratto, and C. d. Angelis, "Tunable Filters for Visible Light Based on Resonant VO2 Planar Thin Films," in </w:t>
      </w:r>
      <w:r w:rsidRPr="007D6D4F">
        <w:rPr>
          <w:i/>
        </w:rPr>
        <w:t>2020 22nd International Conference on Transparent Optical Networks (ICTON)</w:t>
      </w:r>
      <w:r w:rsidRPr="007D6D4F">
        <w:t xml:space="preserve">, 19–23 July 2020 2020, pp. 1–4, doi: 10.1109/ICTON51198.2020.9203244. </w:t>
      </w:r>
    </w:p>
    <w:p w14:paraId="366BBF5B" w14:textId="77777777" w:rsidR="007D6D4F" w:rsidRPr="007D6D4F" w:rsidRDefault="00000000" w:rsidP="007D6D4F">
      <w:pPr>
        <w:pStyle w:val="EndNoteBibliography"/>
        <w:spacing w:after="0"/>
        <w:ind w:left="720" w:hanging="720"/>
      </w:pPr>
      <w:r w:rsidRPr="007D6D4F">
        <w:t>[15]</w:t>
      </w:r>
      <w:r w:rsidRPr="007D6D4F">
        <w:tab/>
        <w:t xml:space="preserve">R. Heenkenda, K. Hirakawa, and A. Sarangan, "Tunable optical filter using phase change materials for smart IR night vision applications," </w:t>
      </w:r>
      <w:r w:rsidRPr="007D6D4F">
        <w:rPr>
          <w:i/>
        </w:rPr>
        <w:t xml:space="preserve">Opt. Express, </w:t>
      </w:r>
      <w:r w:rsidRPr="007D6D4F">
        <w:t>vol. 29, no. 21, pp. 33795–33803, 2021/10/11 2021, doi: 10.1364/OE.440299.</w:t>
      </w:r>
    </w:p>
    <w:p w14:paraId="4AC89C01" w14:textId="03FE562D" w:rsidR="007D6D4F" w:rsidRPr="007D6D4F" w:rsidRDefault="00000000" w:rsidP="007D6D4F">
      <w:pPr>
        <w:pStyle w:val="EndNoteBibliography"/>
        <w:spacing w:after="0"/>
        <w:ind w:left="720" w:hanging="720"/>
      </w:pPr>
      <w:r w:rsidRPr="007D6D4F">
        <w:t>[16]</w:t>
      </w:r>
      <w:r w:rsidRPr="007D6D4F">
        <w:tab/>
        <w:t>Y.-S. Huang</w:t>
      </w:r>
      <w:r w:rsidRPr="007D6D4F">
        <w:rPr>
          <w:i/>
        </w:rPr>
        <w:t xml:space="preserve"> et al.</w:t>
      </w:r>
      <w:r w:rsidRPr="007D6D4F">
        <w:t xml:space="preserve">, "Tunable structural transmissive color in fano-resonant optical coatings employing phase-change materials," </w:t>
      </w:r>
      <w:r w:rsidRPr="007D6D4F">
        <w:rPr>
          <w:i/>
        </w:rPr>
        <w:t xml:space="preserve">Materials Today Advances, </w:t>
      </w:r>
      <w:r w:rsidRPr="007D6D4F">
        <w:t xml:space="preserve">vol. 18, p. 100364, 2023/06/01/ 2023, doi: </w:t>
      </w:r>
      <w:hyperlink r:id="rId20" w:history="1">
        <w:r w:rsidR="007D6D4F" w:rsidRPr="007D6D4F">
          <w:rPr>
            <w:rStyle w:val="Hyperlink"/>
          </w:rPr>
          <w:t>https://doi.org/10.1016/j.mtadv.2023.100364</w:t>
        </w:r>
      </w:hyperlink>
      <w:r w:rsidRPr="007D6D4F">
        <w:t>.</w:t>
      </w:r>
    </w:p>
    <w:p w14:paraId="46141C64" w14:textId="77777777" w:rsidR="007D6D4F" w:rsidRPr="007D6D4F" w:rsidRDefault="00000000" w:rsidP="007D6D4F">
      <w:pPr>
        <w:pStyle w:val="EndNoteBibliography"/>
        <w:spacing w:after="0"/>
        <w:ind w:left="720" w:hanging="720"/>
      </w:pPr>
      <w:r w:rsidRPr="007D6D4F">
        <w:lastRenderedPageBreak/>
        <w:t>[17]</w:t>
      </w:r>
      <w:r w:rsidRPr="007D6D4F">
        <w:tab/>
        <w:t xml:space="preserve">X. Tian and Z.-Y. Li, "An Optically-Triggered Switchable Mid-Infrared Perfect Absorber Based on Phase-Change Material of Vanadium Dioxide," </w:t>
      </w:r>
      <w:r w:rsidRPr="007D6D4F">
        <w:rPr>
          <w:i/>
        </w:rPr>
        <w:t xml:space="preserve">Plasmonics, </w:t>
      </w:r>
      <w:r w:rsidRPr="007D6D4F">
        <w:t>vol. 13, no. 4, pp. 1393–1402, 2018/08/01 2018, doi: 10.1007/s11468-017-0643-9.</w:t>
      </w:r>
    </w:p>
    <w:p w14:paraId="5758E994" w14:textId="77777777" w:rsidR="007D6D4F" w:rsidRPr="007D6D4F" w:rsidRDefault="00000000" w:rsidP="007D6D4F">
      <w:pPr>
        <w:pStyle w:val="EndNoteBibliography"/>
        <w:spacing w:after="0"/>
        <w:ind w:left="720" w:hanging="720"/>
      </w:pPr>
      <w:r w:rsidRPr="007D6D4F">
        <w:t>[18]</w:t>
      </w:r>
      <w:r w:rsidRPr="007D6D4F">
        <w:tab/>
        <w:t>C. Liu</w:t>
      </w:r>
      <w:r w:rsidRPr="007D6D4F">
        <w:rPr>
          <w:i/>
        </w:rPr>
        <w:t xml:space="preserve"> et al.</w:t>
      </w:r>
      <w:r w:rsidRPr="007D6D4F">
        <w:t xml:space="preserve">, "Tunable nonlinear optical absorption in amorphous and crystalline Sb2Se3 thin films," </w:t>
      </w:r>
      <w:r w:rsidRPr="007D6D4F">
        <w:rPr>
          <w:i/>
        </w:rPr>
        <w:t xml:space="preserve">Journal of Alloys and Compounds, </w:t>
      </w:r>
      <w:r w:rsidRPr="007D6D4F">
        <w:t>vol. 791, pp. 753–760, 2019/06/30/ 2019, doi: 10.1016/j.jallcom.2019.03.295.</w:t>
      </w:r>
    </w:p>
    <w:p w14:paraId="4066B6B4" w14:textId="77777777" w:rsidR="007D6D4F" w:rsidRPr="007D6D4F" w:rsidRDefault="00000000" w:rsidP="007D6D4F">
      <w:pPr>
        <w:pStyle w:val="EndNoteBibliography"/>
        <w:spacing w:after="0"/>
        <w:ind w:left="720" w:hanging="720"/>
      </w:pPr>
      <w:r w:rsidRPr="007D6D4F">
        <w:t>[19]</w:t>
      </w:r>
      <w:r w:rsidRPr="007D6D4F">
        <w:tab/>
        <w:t xml:space="preserve">M. Delaney, I. Zeimpekis, D. Lawson, D. W. Hewak, and O. L. Muskens, "A New Family of Ultralow Loss Reversible Phase‐Change Materials for Photonic Integrated Circuits: Sb2S3 and Sb2Se3," </w:t>
      </w:r>
      <w:r w:rsidRPr="007D6D4F">
        <w:rPr>
          <w:i/>
        </w:rPr>
        <w:t xml:space="preserve">Advanced Functional Materials, </w:t>
      </w:r>
      <w:r w:rsidRPr="007D6D4F">
        <w:t>vol. 30, no. 36, 2020, doi: 10.1002/adfm.202002447.</w:t>
      </w:r>
    </w:p>
    <w:p w14:paraId="732C22AC" w14:textId="56C5DA9C" w:rsidR="007D6D4F" w:rsidRPr="007D6D4F" w:rsidRDefault="00000000" w:rsidP="007D6D4F">
      <w:pPr>
        <w:pStyle w:val="EndNoteBibliography"/>
        <w:spacing w:after="0"/>
        <w:ind w:left="720" w:hanging="720"/>
      </w:pPr>
      <w:r w:rsidRPr="007D6D4F">
        <w:t>[20]</w:t>
      </w:r>
      <w:r w:rsidRPr="007D6D4F">
        <w:tab/>
        <w:t>A. A. Burtsev</w:t>
      </w:r>
      <w:r w:rsidRPr="007D6D4F">
        <w:rPr>
          <w:i/>
        </w:rPr>
        <w:t xml:space="preserve"> et al.</w:t>
      </w:r>
      <w:r w:rsidRPr="007D6D4F">
        <w:t xml:space="preserve">, "Physical properties’ temperature dynamics of GeTe, Ge2Sb2Te5 and Ge2Sb2Se4Te1 phase change materials," </w:t>
      </w:r>
      <w:r w:rsidRPr="007D6D4F">
        <w:rPr>
          <w:i/>
        </w:rPr>
        <w:t xml:space="preserve">Materials Science in Semiconductor Processing, </w:t>
      </w:r>
      <w:r w:rsidRPr="007D6D4F">
        <w:t xml:space="preserve">vol. 150, p. 106907, 2022/11/01/ 2022, doi: </w:t>
      </w:r>
      <w:hyperlink r:id="rId21" w:history="1">
        <w:r w:rsidR="007D6D4F" w:rsidRPr="007D6D4F">
          <w:rPr>
            <w:rStyle w:val="Hyperlink"/>
          </w:rPr>
          <w:t>https://doi.org/10.1016/j.mssp.2022.106907</w:t>
        </w:r>
      </w:hyperlink>
      <w:r w:rsidRPr="007D6D4F">
        <w:t>.</w:t>
      </w:r>
    </w:p>
    <w:p w14:paraId="344B975F" w14:textId="77777777" w:rsidR="007D6D4F" w:rsidRPr="007D6D4F" w:rsidRDefault="00000000" w:rsidP="007D6D4F">
      <w:pPr>
        <w:pStyle w:val="EndNoteBibliography"/>
        <w:spacing w:after="0"/>
        <w:ind w:left="720" w:hanging="720"/>
      </w:pPr>
      <w:r w:rsidRPr="007D6D4F">
        <w:t>[21]</w:t>
      </w:r>
      <w:r w:rsidRPr="007D6D4F">
        <w:tab/>
        <w:t xml:space="preserve">I. O. Oguntoye, S. Padmanabha, M. Hinkle, T. Koutsougeras, A. J. Ollanik, and M. D. Escarra, "Continuously Tunable Optical Modulation Using Vanadium Dioxide Huygens Metasurfaces," </w:t>
      </w:r>
      <w:r w:rsidRPr="007D6D4F">
        <w:rPr>
          <w:i/>
        </w:rPr>
        <w:t xml:space="preserve">ACS Applied Materials &amp; Interfaces, </w:t>
      </w:r>
      <w:r w:rsidRPr="007D6D4F">
        <w:t>vol. 15, no. 34, pp. 41141–41150, 2023/08/30 2023, doi: 10.1021/acsami.3c08493.</w:t>
      </w:r>
    </w:p>
    <w:p w14:paraId="7F5A8341" w14:textId="77777777" w:rsidR="007D6D4F" w:rsidRPr="007D6D4F" w:rsidRDefault="00000000" w:rsidP="007D6D4F">
      <w:pPr>
        <w:pStyle w:val="EndNoteBibliography"/>
        <w:spacing w:after="0"/>
        <w:ind w:left="720" w:hanging="720"/>
      </w:pPr>
      <w:r w:rsidRPr="007D6D4F">
        <w:t>[22]</w:t>
      </w:r>
      <w:r w:rsidRPr="007D6D4F">
        <w:tab/>
        <w:t xml:space="preserve">X. Chen, J. Lin, and K. Wang, "A Review of Integrated Photonic Devices Using Sb2Se3," </w:t>
      </w:r>
      <w:r w:rsidRPr="007D6D4F">
        <w:rPr>
          <w:i/>
        </w:rPr>
        <w:t xml:space="preserve">Advanced Physics Research, </w:t>
      </w:r>
      <w:r w:rsidRPr="007D6D4F">
        <w:t>vol. 4, no. 1, p. 2400080, 2024, doi: 10.1002/apxr.202400080.</w:t>
      </w:r>
    </w:p>
    <w:p w14:paraId="5DA125FD" w14:textId="77777777" w:rsidR="007D6D4F" w:rsidRPr="007D6D4F" w:rsidRDefault="00000000" w:rsidP="007D6D4F">
      <w:pPr>
        <w:pStyle w:val="EndNoteBibliography"/>
        <w:spacing w:after="0"/>
        <w:ind w:left="720" w:hanging="720"/>
      </w:pPr>
      <w:r w:rsidRPr="007D6D4F">
        <w:t>[23]</w:t>
      </w:r>
      <w:r w:rsidRPr="007D6D4F">
        <w:tab/>
        <w:t xml:space="preserve">D. Lawson, S. Blundell, M. Ebert, O. L. Muskens, and I. Zeimpekis, "Optical switching beyond a million cycles of low-loss phase change material Sb2Se3," </w:t>
      </w:r>
      <w:r w:rsidRPr="007D6D4F">
        <w:rPr>
          <w:i/>
        </w:rPr>
        <w:t xml:space="preserve">Opt. Mater. Express, </w:t>
      </w:r>
      <w:r w:rsidRPr="007D6D4F">
        <w:t>vol. 14, no. 1, 2023, doi: 10.1364/ome.509434.</w:t>
      </w:r>
    </w:p>
    <w:p w14:paraId="723DF09C" w14:textId="39D5486E" w:rsidR="007D6D4F" w:rsidRPr="007D6D4F" w:rsidRDefault="00000000" w:rsidP="007D6D4F">
      <w:pPr>
        <w:pStyle w:val="EndNoteBibliography"/>
        <w:spacing w:after="0"/>
        <w:ind w:left="720" w:hanging="720"/>
      </w:pPr>
      <w:r w:rsidRPr="007D6D4F">
        <w:t>[24]</w:t>
      </w:r>
      <w:r w:rsidRPr="007D6D4F">
        <w:tab/>
        <w:t>M. S. Alam</w:t>
      </w:r>
      <w:r w:rsidRPr="007D6D4F">
        <w:rPr>
          <w:i/>
        </w:rPr>
        <w:t xml:space="preserve"> et al.</w:t>
      </w:r>
      <w:r w:rsidRPr="007D6D4F">
        <w:t xml:space="preserve">, "Fast Cycling Speed with Multimillion Cycling Endurance of Ultra-Low Loss Phase Change Material (Sb2Se3) by Engineered Laser Pulse Irradiation," </w:t>
      </w:r>
      <w:r w:rsidRPr="007D6D4F">
        <w:rPr>
          <w:i/>
        </w:rPr>
        <w:t xml:space="preserve">Advanced Functional Materials, </w:t>
      </w:r>
      <w:r w:rsidRPr="007D6D4F">
        <w:t xml:space="preserve">vol. 34, no. 14, p. 2310306, 2024, doi: </w:t>
      </w:r>
      <w:hyperlink r:id="rId22" w:history="1">
        <w:r w:rsidR="007D6D4F" w:rsidRPr="007D6D4F">
          <w:rPr>
            <w:rStyle w:val="Hyperlink"/>
          </w:rPr>
          <w:t>https://doi.org/10.1002/adfm.202310306</w:t>
        </w:r>
      </w:hyperlink>
      <w:r w:rsidRPr="007D6D4F">
        <w:t>.</w:t>
      </w:r>
    </w:p>
    <w:p w14:paraId="12F4C47F" w14:textId="77777777" w:rsidR="007D6D4F" w:rsidRPr="007D6D4F" w:rsidRDefault="00000000" w:rsidP="007D6D4F">
      <w:pPr>
        <w:pStyle w:val="EndNoteBibliography"/>
        <w:spacing w:after="0"/>
        <w:ind w:left="720" w:hanging="720"/>
      </w:pPr>
      <w:r w:rsidRPr="007D6D4F">
        <w:t>[25]</w:t>
      </w:r>
      <w:r w:rsidRPr="007D6D4F">
        <w:tab/>
        <w:t xml:space="preserve">A. Sarangan, </w:t>
      </w:r>
      <w:r w:rsidRPr="007D6D4F">
        <w:rPr>
          <w:i/>
        </w:rPr>
        <w:t>Optical Thin Film Design</w:t>
      </w:r>
      <w:r w:rsidRPr="007D6D4F">
        <w:t>, 1st Edition ed. Boca Raton: CRC Press, 2020.</w:t>
      </w:r>
    </w:p>
    <w:p w14:paraId="42589A7C" w14:textId="77777777" w:rsidR="007D6D4F" w:rsidRPr="007D6D4F" w:rsidRDefault="00000000" w:rsidP="007D6D4F">
      <w:pPr>
        <w:pStyle w:val="EndNoteBibliography"/>
        <w:spacing w:after="0"/>
        <w:ind w:left="720" w:hanging="720"/>
      </w:pPr>
      <w:r w:rsidRPr="007D6D4F">
        <w:t>[26]</w:t>
      </w:r>
      <w:r w:rsidRPr="007D6D4F">
        <w:tab/>
        <w:t xml:space="preserve">D. Franta, D. Nečas, I. Ohlídal, and A. Giglia, </w:t>
      </w:r>
      <w:r w:rsidRPr="007D6D4F">
        <w:rPr>
          <w:i/>
        </w:rPr>
        <w:t>Optical characterization of SiO2 thin films using universal dispersion model over wide spectral range</w:t>
      </w:r>
      <w:r w:rsidRPr="007D6D4F">
        <w:t xml:space="preserve"> (SPIE Photonics Europe). SPIE, 2016.</w:t>
      </w:r>
    </w:p>
    <w:p w14:paraId="3D7C56AB" w14:textId="58221A45" w:rsidR="007D6D4F" w:rsidRPr="007D6D4F" w:rsidRDefault="00000000" w:rsidP="007D6D4F">
      <w:pPr>
        <w:pStyle w:val="EndNoteBibliography"/>
        <w:spacing w:after="0"/>
        <w:ind w:left="720" w:hanging="720"/>
      </w:pPr>
      <w:r w:rsidRPr="007D6D4F">
        <w:t>[27]</w:t>
      </w:r>
      <w:r w:rsidRPr="007D6D4F">
        <w:tab/>
        <w:t xml:space="preserve">D. Franta, D. Nečas, A. Giglia, P. Franta, and I. Ohlídal, "Universal dispersion model for characterization of optical thin films over wide spectral range: Application to magnesium fluoride," </w:t>
      </w:r>
      <w:r w:rsidRPr="007D6D4F">
        <w:rPr>
          <w:i/>
        </w:rPr>
        <w:t xml:space="preserve">Applied Surface Science, </w:t>
      </w:r>
      <w:r w:rsidRPr="007D6D4F">
        <w:t xml:space="preserve">vol. 421, pp. 424–429, 2017/11/01/ 2017, doi: </w:t>
      </w:r>
      <w:hyperlink r:id="rId23" w:history="1">
        <w:r w:rsidR="007D6D4F" w:rsidRPr="007D6D4F">
          <w:rPr>
            <w:rStyle w:val="Hyperlink"/>
          </w:rPr>
          <w:t>https://doi.org/10.1016/j.apsusc.2016.09.149</w:t>
        </w:r>
      </w:hyperlink>
      <w:r w:rsidRPr="007D6D4F">
        <w:t>.</w:t>
      </w:r>
    </w:p>
    <w:p w14:paraId="451F20CC" w14:textId="77777777" w:rsidR="007D6D4F" w:rsidRPr="007D6D4F" w:rsidRDefault="00000000" w:rsidP="007D6D4F">
      <w:pPr>
        <w:pStyle w:val="EndNoteBibliography"/>
        <w:spacing w:after="0"/>
        <w:ind w:left="720" w:hanging="720"/>
      </w:pPr>
      <w:r w:rsidRPr="007D6D4F">
        <w:t>[28]</w:t>
      </w:r>
      <w:r w:rsidRPr="007D6D4F">
        <w:tab/>
        <w:t>S. V. Zhukovsky</w:t>
      </w:r>
      <w:r w:rsidRPr="007D6D4F">
        <w:rPr>
          <w:i/>
        </w:rPr>
        <w:t xml:space="preserve"> et al.</w:t>
      </w:r>
      <w:r w:rsidRPr="007D6D4F">
        <w:t xml:space="preserve">, "Experimental Demonstration of Effective Medium Approximation Breakdown in Deeply Subwavelength All-Dielectric Multilayers," </w:t>
      </w:r>
      <w:r w:rsidRPr="007D6D4F">
        <w:rPr>
          <w:i/>
        </w:rPr>
        <w:t xml:space="preserve">Physical Review Letters, </w:t>
      </w:r>
      <w:r w:rsidRPr="007D6D4F">
        <w:t>vol. 115, no. 17, p. 177402, 10/23/ 2015, doi: 10.1103/PhysRevLett.115.177402.</w:t>
      </w:r>
    </w:p>
    <w:p w14:paraId="00371939" w14:textId="77777777" w:rsidR="007D6D4F" w:rsidRPr="007D6D4F" w:rsidRDefault="00000000" w:rsidP="007D6D4F">
      <w:pPr>
        <w:pStyle w:val="EndNoteBibliography"/>
        <w:spacing w:after="0"/>
        <w:ind w:left="720" w:hanging="720"/>
      </w:pPr>
      <w:r w:rsidRPr="007D6D4F">
        <w:t>[29]</w:t>
      </w:r>
      <w:r w:rsidRPr="007D6D4F">
        <w:tab/>
        <w:t>Y. Li</w:t>
      </w:r>
      <w:r w:rsidRPr="007D6D4F">
        <w:rPr>
          <w:i/>
        </w:rPr>
        <w:t xml:space="preserve"> et al.</w:t>
      </w:r>
      <w:r w:rsidRPr="007D6D4F">
        <w:t xml:space="preserve">, "Preparation of mechanically stable triple-layer interference broadband antireflective coatings with self-cleaning property by sol–gel technique," </w:t>
      </w:r>
      <w:r w:rsidRPr="007D6D4F">
        <w:rPr>
          <w:i/>
        </w:rPr>
        <w:t xml:space="preserve">RSC Advances, </w:t>
      </w:r>
      <w:r w:rsidRPr="007D6D4F">
        <w:t>10.1039/C7RA00844A vol. 7, no. 24, pp. 14660–14668, 2017, doi: 10.1039/C7RA00844A.</w:t>
      </w:r>
    </w:p>
    <w:p w14:paraId="5F5FAAEE" w14:textId="77777777" w:rsidR="007D6D4F" w:rsidRPr="007D6D4F" w:rsidRDefault="00000000" w:rsidP="007D6D4F">
      <w:pPr>
        <w:pStyle w:val="EndNoteBibliography"/>
        <w:spacing w:after="0"/>
        <w:ind w:left="720" w:hanging="720"/>
      </w:pPr>
      <w:r w:rsidRPr="007D6D4F">
        <w:t>[30]</w:t>
      </w:r>
      <w:r w:rsidRPr="007D6D4F">
        <w:tab/>
        <w:t xml:space="preserve">D. Franta, P. Franta, J. Vohánka, M. Čermák, and I. Ohlídal, "Determination of thicknesses and temperatures of crystalline silicon wafers from optical measurements in the far infrared region," </w:t>
      </w:r>
      <w:r w:rsidRPr="007D6D4F">
        <w:rPr>
          <w:i/>
        </w:rPr>
        <w:t xml:space="preserve">Journal of Applied Physics, </w:t>
      </w:r>
      <w:r w:rsidRPr="007D6D4F">
        <w:t>vol. 123, no. 18, 2018, doi: 10.1063/1.5026195.</w:t>
      </w:r>
    </w:p>
    <w:p w14:paraId="34E64221" w14:textId="7D95B24E" w:rsidR="007D6D4F" w:rsidRPr="007D6D4F" w:rsidRDefault="00000000" w:rsidP="007D6D4F">
      <w:pPr>
        <w:pStyle w:val="EndNoteBibliography"/>
        <w:spacing w:after="0"/>
        <w:ind w:left="720" w:hanging="720"/>
      </w:pPr>
      <w:r w:rsidRPr="007D6D4F">
        <w:t>[31]</w:t>
      </w:r>
      <w:r w:rsidRPr="007D6D4F">
        <w:tab/>
        <w:t xml:space="preserve">L. Y. Beliaev, E. Shkondin, A. V. Lavrinenko, and O. Takayama, "Optical, structural and composition properties of silicon nitride films deposited by reactive radio-frequency sputtering, low pressure and plasma-enhanced chemical vapor deposition," </w:t>
      </w:r>
      <w:r w:rsidRPr="007D6D4F">
        <w:rPr>
          <w:i/>
        </w:rPr>
        <w:t xml:space="preserve">Thin Solid Films, </w:t>
      </w:r>
      <w:r w:rsidRPr="007D6D4F">
        <w:t xml:space="preserve">vol. 763, p. 139568, 2022/12/01/ 2022, doi: </w:t>
      </w:r>
      <w:hyperlink r:id="rId24" w:history="1">
        <w:r w:rsidR="007D6D4F" w:rsidRPr="007D6D4F">
          <w:rPr>
            <w:rStyle w:val="Hyperlink"/>
          </w:rPr>
          <w:t>https://doi.org/10.1016/j.tsf.2022.139568</w:t>
        </w:r>
      </w:hyperlink>
      <w:r w:rsidRPr="007D6D4F">
        <w:t>.</w:t>
      </w:r>
    </w:p>
    <w:p w14:paraId="2A6D782E" w14:textId="77777777" w:rsidR="007D6D4F" w:rsidRPr="007D6D4F" w:rsidRDefault="00000000" w:rsidP="007D6D4F">
      <w:pPr>
        <w:pStyle w:val="EndNoteBibliography"/>
        <w:spacing w:after="0"/>
        <w:ind w:left="720" w:hanging="720"/>
      </w:pPr>
      <w:r w:rsidRPr="007D6D4F">
        <w:t>[32]</w:t>
      </w:r>
      <w:r w:rsidRPr="007D6D4F">
        <w:tab/>
        <w:t xml:space="preserve">S. Larouche and L. Martinu, "OpenFilters: open-source software for the design, optimization, and synthesis of optical filters," </w:t>
      </w:r>
      <w:r w:rsidRPr="007D6D4F">
        <w:rPr>
          <w:i/>
        </w:rPr>
        <w:t xml:space="preserve">Appl. Opt., </w:t>
      </w:r>
      <w:r w:rsidRPr="007D6D4F">
        <w:t>vol. 47, no. 13, pp. C219–C230, 2008/05/01 2008, doi: 10.1364/AO.47.00C219.</w:t>
      </w:r>
    </w:p>
    <w:p w14:paraId="19C1BA16" w14:textId="2B163873" w:rsidR="007D6D4F" w:rsidRPr="007D6D4F" w:rsidRDefault="00000000" w:rsidP="007D6D4F">
      <w:pPr>
        <w:pStyle w:val="EndNoteBibliography"/>
        <w:spacing w:after="0"/>
        <w:ind w:left="720" w:hanging="720"/>
      </w:pPr>
      <w:r w:rsidRPr="007D6D4F">
        <w:t>[33]</w:t>
      </w:r>
      <w:r w:rsidRPr="007D6D4F">
        <w:tab/>
        <w:t xml:space="preserve">O. C. Karaman, G. N. Naidu, A. R. Bowman, E. N. Dayi, and G. Tagliabue, "Decoupling Optical and Thermal Dynamics in Dielectric Metasurfaces for Self-Encoded Photonic Control," </w:t>
      </w:r>
      <w:r w:rsidRPr="007D6D4F">
        <w:rPr>
          <w:i/>
        </w:rPr>
        <w:t xml:space="preserve">Laser &amp; Photonics Reviews, </w:t>
      </w:r>
      <w:r w:rsidRPr="007D6D4F">
        <w:t xml:space="preserve">vol. 19, no. 24, p. e01014, 2025, doi: </w:t>
      </w:r>
      <w:hyperlink r:id="rId25" w:history="1">
        <w:r w:rsidR="007D6D4F" w:rsidRPr="007D6D4F">
          <w:rPr>
            <w:rStyle w:val="Hyperlink"/>
          </w:rPr>
          <w:t>https://doi.org/10.1002/lpor.202501014</w:t>
        </w:r>
      </w:hyperlink>
      <w:r w:rsidRPr="007D6D4F">
        <w:t>.</w:t>
      </w:r>
    </w:p>
    <w:p w14:paraId="2C95FCA2" w14:textId="77777777" w:rsidR="007D6D4F" w:rsidRPr="007D6D4F" w:rsidRDefault="00000000" w:rsidP="007D6D4F">
      <w:pPr>
        <w:pStyle w:val="EndNoteBibliography"/>
        <w:spacing w:after="0"/>
        <w:ind w:left="720" w:hanging="720"/>
      </w:pPr>
      <w:r w:rsidRPr="007D6D4F">
        <w:t>[34]</w:t>
      </w:r>
      <w:r w:rsidRPr="007D6D4F">
        <w:tab/>
        <w:t xml:space="preserve">M. N. Polyanskiy, "Refractiveindex.info database of optical constants," </w:t>
      </w:r>
      <w:r w:rsidRPr="007D6D4F">
        <w:rPr>
          <w:i/>
        </w:rPr>
        <w:t xml:space="preserve">Scientific Data, </w:t>
      </w:r>
      <w:r w:rsidRPr="007D6D4F">
        <w:t>vol. 11, no. 1, p. 94, 2024/01/18 2024, doi: 10.1038/s41597-023-02898-2.</w:t>
      </w:r>
    </w:p>
    <w:p w14:paraId="2A7D4672" w14:textId="77777777" w:rsidR="007D6D4F" w:rsidRPr="007D6D4F" w:rsidRDefault="00000000" w:rsidP="007D6D4F">
      <w:pPr>
        <w:pStyle w:val="EndNoteBibliography"/>
        <w:spacing w:after="0"/>
        <w:ind w:left="720" w:hanging="720"/>
      </w:pPr>
      <w:r w:rsidRPr="007D6D4F">
        <w:t>[35]</w:t>
      </w:r>
      <w:r w:rsidRPr="007D6D4F">
        <w:tab/>
        <w:t>L. Martin-Monier</w:t>
      </w:r>
      <w:r w:rsidRPr="007D6D4F">
        <w:rPr>
          <w:i/>
        </w:rPr>
        <w:t xml:space="preserve"> et al.</w:t>
      </w:r>
      <w:r w:rsidRPr="007D6D4F">
        <w:t xml:space="preserve">, "Endurance of chalcogenide optical phase change materials: a review," </w:t>
      </w:r>
      <w:r w:rsidRPr="007D6D4F">
        <w:rPr>
          <w:i/>
        </w:rPr>
        <w:t xml:space="preserve">Opt. Mater. Express, </w:t>
      </w:r>
      <w:r w:rsidRPr="007D6D4F">
        <w:t>vol. 12, no. 6, pp. 2145–2167, 2022/06/01 2022, doi: 10.1364/OME.456428.</w:t>
      </w:r>
    </w:p>
    <w:p w14:paraId="78C2608F" w14:textId="77777777" w:rsidR="007D6D4F" w:rsidRPr="007D6D4F" w:rsidRDefault="00000000" w:rsidP="007D6D4F">
      <w:pPr>
        <w:pStyle w:val="EndNoteBibliography"/>
        <w:ind w:left="720" w:hanging="720"/>
      </w:pPr>
      <w:r w:rsidRPr="007D6D4F">
        <w:t>[36]</w:t>
      </w:r>
      <w:r w:rsidRPr="007D6D4F">
        <w:tab/>
        <w:t>Y. Zhang</w:t>
      </w:r>
      <w:r w:rsidRPr="007D6D4F">
        <w:rPr>
          <w:i/>
        </w:rPr>
        <w:t xml:space="preserve"> et al.</w:t>
      </w:r>
      <w:r w:rsidRPr="007D6D4F">
        <w:t xml:space="preserve">, "Myths and truths about optical phase change materials: A perspective," </w:t>
      </w:r>
      <w:r w:rsidRPr="007D6D4F">
        <w:rPr>
          <w:i/>
        </w:rPr>
        <w:t xml:space="preserve">Applied Physics Letters, </w:t>
      </w:r>
      <w:r w:rsidRPr="007D6D4F">
        <w:t>vol. 118, no. 21, 2021, doi: 10.1063/5.0054114.</w:t>
      </w:r>
    </w:p>
    <w:p w14:paraId="64D574CF" w14:textId="23045876" w:rsidR="00E61943" w:rsidRPr="007D7F7D" w:rsidRDefault="00000000" w:rsidP="000C0C7B">
      <w:pPr>
        <w:pStyle w:val="26References"/>
        <w:numPr>
          <w:ilvl w:val="0"/>
          <w:numId w:val="0"/>
        </w:numPr>
        <w:ind w:left="360"/>
        <w:rPr>
          <w:rFonts w:cs="Times New Roman"/>
        </w:rPr>
      </w:pPr>
      <w:r w:rsidRPr="007D7F7D">
        <w:rPr>
          <w:rFonts w:cs="Times New Roman"/>
        </w:rPr>
        <w:fldChar w:fldCharType="end"/>
      </w:r>
    </w:p>
    <w:sectPr w:rsidR="00E61943" w:rsidRPr="007D7F7D" w:rsidSect="00773CCD">
      <w:pgSz w:w="12240" w:h="15840" w:code="1"/>
      <w:pgMar w:top="1872" w:right="2347" w:bottom="1872" w:left="23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 w:name="TH SarabunPSK">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A7A606E4">
      <w:start w:val="1"/>
      <w:numFmt w:val="bullet"/>
      <w:pStyle w:val="17ListBulleted"/>
      <w:lvlText w:val=""/>
      <w:lvlJc w:val="left"/>
      <w:pPr>
        <w:ind w:left="1080" w:hanging="360"/>
      </w:pPr>
      <w:rPr>
        <w:rFonts w:ascii="Symbol" w:hAnsi="Symbol" w:hint="default"/>
      </w:rPr>
    </w:lvl>
    <w:lvl w:ilvl="1" w:tplc="B4407614" w:tentative="1">
      <w:start w:val="1"/>
      <w:numFmt w:val="bullet"/>
      <w:lvlText w:val="o"/>
      <w:lvlJc w:val="left"/>
      <w:pPr>
        <w:ind w:left="1800" w:hanging="360"/>
      </w:pPr>
      <w:rPr>
        <w:rFonts w:ascii="Courier New" w:hAnsi="Courier New" w:cs="Courier New" w:hint="default"/>
      </w:rPr>
    </w:lvl>
    <w:lvl w:ilvl="2" w:tplc="724658C2" w:tentative="1">
      <w:start w:val="1"/>
      <w:numFmt w:val="bullet"/>
      <w:lvlText w:val=""/>
      <w:lvlJc w:val="left"/>
      <w:pPr>
        <w:ind w:left="2520" w:hanging="360"/>
      </w:pPr>
      <w:rPr>
        <w:rFonts w:ascii="Wingdings" w:hAnsi="Wingdings" w:hint="default"/>
      </w:rPr>
    </w:lvl>
    <w:lvl w:ilvl="3" w:tplc="84CE507A" w:tentative="1">
      <w:start w:val="1"/>
      <w:numFmt w:val="bullet"/>
      <w:lvlText w:val=""/>
      <w:lvlJc w:val="left"/>
      <w:pPr>
        <w:ind w:left="3240" w:hanging="360"/>
      </w:pPr>
      <w:rPr>
        <w:rFonts w:ascii="Symbol" w:hAnsi="Symbol" w:hint="default"/>
      </w:rPr>
    </w:lvl>
    <w:lvl w:ilvl="4" w:tplc="BF3E2C8A" w:tentative="1">
      <w:start w:val="1"/>
      <w:numFmt w:val="bullet"/>
      <w:lvlText w:val="o"/>
      <w:lvlJc w:val="left"/>
      <w:pPr>
        <w:ind w:left="3960" w:hanging="360"/>
      </w:pPr>
      <w:rPr>
        <w:rFonts w:ascii="Courier New" w:hAnsi="Courier New" w:cs="Courier New" w:hint="default"/>
      </w:rPr>
    </w:lvl>
    <w:lvl w:ilvl="5" w:tplc="1812DB82" w:tentative="1">
      <w:start w:val="1"/>
      <w:numFmt w:val="bullet"/>
      <w:lvlText w:val=""/>
      <w:lvlJc w:val="left"/>
      <w:pPr>
        <w:ind w:left="4680" w:hanging="360"/>
      </w:pPr>
      <w:rPr>
        <w:rFonts w:ascii="Wingdings" w:hAnsi="Wingdings" w:hint="default"/>
      </w:rPr>
    </w:lvl>
    <w:lvl w:ilvl="6" w:tplc="CE40E9F6" w:tentative="1">
      <w:start w:val="1"/>
      <w:numFmt w:val="bullet"/>
      <w:lvlText w:val=""/>
      <w:lvlJc w:val="left"/>
      <w:pPr>
        <w:ind w:left="5400" w:hanging="360"/>
      </w:pPr>
      <w:rPr>
        <w:rFonts w:ascii="Symbol" w:hAnsi="Symbol" w:hint="default"/>
      </w:rPr>
    </w:lvl>
    <w:lvl w:ilvl="7" w:tplc="32BCCB0C" w:tentative="1">
      <w:start w:val="1"/>
      <w:numFmt w:val="bullet"/>
      <w:lvlText w:val="o"/>
      <w:lvlJc w:val="left"/>
      <w:pPr>
        <w:ind w:left="6120" w:hanging="360"/>
      </w:pPr>
      <w:rPr>
        <w:rFonts w:ascii="Courier New" w:hAnsi="Courier New" w:cs="Courier New" w:hint="default"/>
      </w:rPr>
    </w:lvl>
    <w:lvl w:ilvl="8" w:tplc="34B8C12A" w:tentative="1">
      <w:start w:val="1"/>
      <w:numFmt w:val="bullet"/>
      <w:lvlText w:val=""/>
      <w:lvlJc w:val="left"/>
      <w:pPr>
        <w:ind w:left="6840" w:hanging="360"/>
      </w:pPr>
      <w:rPr>
        <w:rFonts w:ascii="Wingdings" w:hAnsi="Wingdings" w:hint="default"/>
      </w:rPr>
    </w:lvl>
  </w:abstractNum>
  <w:abstractNum w:abstractNumId="12"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18C57920"/>
    <w:multiLevelType w:val="hybridMultilevel"/>
    <w:tmpl w:val="4F4CAABE"/>
    <w:lvl w:ilvl="0" w:tplc="C8FCEF3A">
      <w:start w:val="1"/>
      <w:numFmt w:val="decimal"/>
      <w:lvlText w:val="%1."/>
      <w:lvlJc w:val="left"/>
      <w:pPr>
        <w:ind w:left="720" w:hanging="360"/>
      </w:pPr>
      <w:rPr>
        <w:rFonts w:hint="default"/>
      </w:rPr>
    </w:lvl>
    <w:lvl w:ilvl="1" w:tplc="3AE0F31A" w:tentative="1">
      <w:start w:val="1"/>
      <w:numFmt w:val="lowerLetter"/>
      <w:lvlText w:val="%2."/>
      <w:lvlJc w:val="left"/>
      <w:pPr>
        <w:ind w:left="1440" w:hanging="360"/>
      </w:pPr>
    </w:lvl>
    <w:lvl w:ilvl="2" w:tplc="CB38CC04" w:tentative="1">
      <w:start w:val="1"/>
      <w:numFmt w:val="lowerRoman"/>
      <w:lvlText w:val="%3."/>
      <w:lvlJc w:val="right"/>
      <w:pPr>
        <w:ind w:left="2160" w:hanging="180"/>
      </w:pPr>
    </w:lvl>
    <w:lvl w:ilvl="3" w:tplc="4D6EDFF8" w:tentative="1">
      <w:start w:val="1"/>
      <w:numFmt w:val="decimal"/>
      <w:lvlText w:val="%4."/>
      <w:lvlJc w:val="left"/>
      <w:pPr>
        <w:ind w:left="2880" w:hanging="360"/>
      </w:pPr>
    </w:lvl>
    <w:lvl w:ilvl="4" w:tplc="EB9C83FC" w:tentative="1">
      <w:start w:val="1"/>
      <w:numFmt w:val="lowerLetter"/>
      <w:lvlText w:val="%5."/>
      <w:lvlJc w:val="left"/>
      <w:pPr>
        <w:ind w:left="3600" w:hanging="360"/>
      </w:pPr>
    </w:lvl>
    <w:lvl w:ilvl="5" w:tplc="EB82989A" w:tentative="1">
      <w:start w:val="1"/>
      <w:numFmt w:val="lowerRoman"/>
      <w:lvlText w:val="%6."/>
      <w:lvlJc w:val="right"/>
      <w:pPr>
        <w:ind w:left="4320" w:hanging="180"/>
      </w:pPr>
    </w:lvl>
    <w:lvl w:ilvl="6" w:tplc="DFC41294" w:tentative="1">
      <w:start w:val="1"/>
      <w:numFmt w:val="decimal"/>
      <w:lvlText w:val="%7."/>
      <w:lvlJc w:val="left"/>
      <w:pPr>
        <w:ind w:left="5040" w:hanging="360"/>
      </w:pPr>
    </w:lvl>
    <w:lvl w:ilvl="7" w:tplc="069AA852" w:tentative="1">
      <w:start w:val="1"/>
      <w:numFmt w:val="lowerLetter"/>
      <w:lvlText w:val="%8."/>
      <w:lvlJc w:val="left"/>
      <w:pPr>
        <w:ind w:left="5760" w:hanging="360"/>
      </w:pPr>
    </w:lvl>
    <w:lvl w:ilvl="8" w:tplc="D6924B7E" w:tentative="1">
      <w:start w:val="1"/>
      <w:numFmt w:val="lowerRoman"/>
      <w:lvlText w:val="%9."/>
      <w:lvlJc w:val="right"/>
      <w:pPr>
        <w:ind w:left="6480" w:hanging="180"/>
      </w:pPr>
    </w:lvl>
  </w:abstractNum>
  <w:abstractNum w:abstractNumId="14"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772220"/>
    <w:multiLevelType w:val="hybridMultilevel"/>
    <w:tmpl w:val="4C54C734"/>
    <w:lvl w:ilvl="0" w:tplc="5982318A">
      <w:start w:val="1"/>
      <w:numFmt w:val="decimal"/>
      <w:pStyle w:val="26References"/>
      <w:lvlText w:val="%1."/>
      <w:lvlJc w:val="left"/>
      <w:pPr>
        <w:ind w:left="360" w:hanging="360"/>
      </w:pPr>
      <w:rPr>
        <w:rFonts w:hint="default"/>
      </w:rPr>
    </w:lvl>
    <w:lvl w:ilvl="1" w:tplc="CDD0568C" w:tentative="1">
      <w:start w:val="1"/>
      <w:numFmt w:val="lowerLetter"/>
      <w:lvlText w:val="%2."/>
      <w:lvlJc w:val="left"/>
      <w:pPr>
        <w:ind w:left="1080" w:hanging="360"/>
      </w:pPr>
    </w:lvl>
    <w:lvl w:ilvl="2" w:tplc="8C82C434" w:tentative="1">
      <w:start w:val="1"/>
      <w:numFmt w:val="lowerRoman"/>
      <w:lvlText w:val="%3."/>
      <w:lvlJc w:val="right"/>
      <w:pPr>
        <w:ind w:left="1800" w:hanging="180"/>
      </w:pPr>
    </w:lvl>
    <w:lvl w:ilvl="3" w:tplc="B4A6C534" w:tentative="1">
      <w:start w:val="1"/>
      <w:numFmt w:val="decimal"/>
      <w:lvlText w:val="%4."/>
      <w:lvlJc w:val="left"/>
      <w:pPr>
        <w:ind w:left="2520" w:hanging="360"/>
      </w:pPr>
    </w:lvl>
    <w:lvl w:ilvl="4" w:tplc="D8502FA2" w:tentative="1">
      <w:start w:val="1"/>
      <w:numFmt w:val="lowerLetter"/>
      <w:lvlText w:val="%5."/>
      <w:lvlJc w:val="left"/>
      <w:pPr>
        <w:ind w:left="3240" w:hanging="360"/>
      </w:pPr>
    </w:lvl>
    <w:lvl w:ilvl="5" w:tplc="B26674DE" w:tentative="1">
      <w:start w:val="1"/>
      <w:numFmt w:val="lowerRoman"/>
      <w:lvlText w:val="%6."/>
      <w:lvlJc w:val="right"/>
      <w:pPr>
        <w:ind w:left="3960" w:hanging="180"/>
      </w:pPr>
    </w:lvl>
    <w:lvl w:ilvl="6" w:tplc="EB2CBEB0" w:tentative="1">
      <w:start w:val="1"/>
      <w:numFmt w:val="decimal"/>
      <w:lvlText w:val="%7."/>
      <w:lvlJc w:val="left"/>
      <w:pPr>
        <w:ind w:left="4680" w:hanging="360"/>
      </w:pPr>
    </w:lvl>
    <w:lvl w:ilvl="7" w:tplc="078A7E2E" w:tentative="1">
      <w:start w:val="1"/>
      <w:numFmt w:val="lowerLetter"/>
      <w:lvlText w:val="%8."/>
      <w:lvlJc w:val="left"/>
      <w:pPr>
        <w:ind w:left="5400" w:hanging="360"/>
      </w:pPr>
    </w:lvl>
    <w:lvl w:ilvl="8" w:tplc="33BE8628" w:tentative="1">
      <w:start w:val="1"/>
      <w:numFmt w:val="lowerRoman"/>
      <w:lvlText w:val="%9."/>
      <w:lvlJc w:val="right"/>
      <w:pPr>
        <w:ind w:left="6120" w:hanging="180"/>
      </w:pPr>
    </w:lvl>
  </w:abstractNum>
  <w:abstractNum w:abstractNumId="16" w15:restartNumberingAfterBreak="0">
    <w:nsid w:val="3B557C90"/>
    <w:multiLevelType w:val="hybridMultilevel"/>
    <w:tmpl w:val="DEB6A4F0"/>
    <w:lvl w:ilvl="0" w:tplc="09D0D2DA">
      <w:start w:val="1"/>
      <w:numFmt w:val="decimal"/>
      <w:lvlText w:val="%1."/>
      <w:lvlJc w:val="left"/>
      <w:pPr>
        <w:ind w:left="360" w:hanging="360"/>
      </w:pPr>
      <w:rPr>
        <w:rFonts w:hint="default"/>
      </w:rPr>
    </w:lvl>
    <w:lvl w:ilvl="1" w:tplc="AF224E34" w:tentative="1">
      <w:start w:val="1"/>
      <w:numFmt w:val="lowerLetter"/>
      <w:lvlText w:val="%2."/>
      <w:lvlJc w:val="left"/>
      <w:pPr>
        <w:ind w:left="1080" w:hanging="360"/>
      </w:pPr>
    </w:lvl>
    <w:lvl w:ilvl="2" w:tplc="8696CCDA" w:tentative="1">
      <w:start w:val="1"/>
      <w:numFmt w:val="lowerRoman"/>
      <w:lvlText w:val="%3."/>
      <w:lvlJc w:val="right"/>
      <w:pPr>
        <w:ind w:left="1800" w:hanging="180"/>
      </w:pPr>
    </w:lvl>
    <w:lvl w:ilvl="3" w:tplc="83166FE0" w:tentative="1">
      <w:start w:val="1"/>
      <w:numFmt w:val="decimal"/>
      <w:lvlText w:val="%4."/>
      <w:lvlJc w:val="left"/>
      <w:pPr>
        <w:ind w:left="2520" w:hanging="360"/>
      </w:pPr>
    </w:lvl>
    <w:lvl w:ilvl="4" w:tplc="701411F4" w:tentative="1">
      <w:start w:val="1"/>
      <w:numFmt w:val="lowerLetter"/>
      <w:lvlText w:val="%5."/>
      <w:lvlJc w:val="left"/>
      <w:pPr>
        <w:ind w:left="3240" w:hanging="360"/>
      </w:pPr>
    </w:lvl>
    <w:lvl w:ilvl="5" w:tplc="2D98A756" w:tentative="1">
      <w:start w:val="1"/>
      <w:numFmt w:val="lowerRoman"/>
      <w:lvlText w:val="%6."/>
      <w:lvlJc w:val="right"/>
      <w:pPr>
        <w:ind w:left="3960" w:hanging="180"/>
      </w:pPr>
    </w:lvl>
    <w:lvl w:ilvl="6" w:tplc="3148E766" w:tentative="1">
      <w:start w:val="1"/>
      <w:numFmt w:val="decimal"/>
      <w:lvlText w:val="%7."/>
      <w:lvlJc w:val="left"/>
      <w:pPr>
        <w:ind w:left="4680" w:hanging="360"/>
      </w:pPr>
    </w:lvl>
    <w:lvl w:ilvl="7" w:tplc="C0284130" w:tentative="1">
      <w:start w:val="1"/>
      <w:numFmt w:val="lowerLetter"/>
      <w:lvlText w:val="%8."/>
      <w:lvlJc w:val="left"/>
      <w:pPr>
        <w:ind w:left="5400" w:hanging="360"/>
      </w:pPr>
    </w:lvl>
    <w:lvl w:ilvl="8" w:tplc="187A40E0" w:tentative="1">
      <w:start w:val="1"/>
      <w:numFmt w:val="lowerRoman"/>
      <w:lvlText w:val="%9."/>
      <w:lvlJc w:val="right"/>
      <w:pPr>
        <w:ind w:left="6120" w:hanging="180"/>
      </w:pPr>
    </w:lvl>
  </w:abstractNum>
  <w:abstractNum w:abstractNumId="17" w15:restartNumberingAfterBreak="0">
    <w:nsid w:val="549929DE"/>
    <w:multiLevelType w:val="hybridMultilevel"/>
    <w:tmpl w:val="D6FE65AC"/>
    <w:lvl w:ilvl="0" w:tplc="57DE3DC6">
      <w:start w:val="1"/>
      <w:numFmt w:val="decimal"/>
      <w:pStyle w:val="19ListNumber1"/>
      <w:lvlText w:val="%1."/>
      <w:lvlJc w:val="left"/>
      <w:pPr>
        <w:ind w:left="648" w:hanging="360"/>
      </w:pPr>
    </w:lvl>
    <w:lvl w:ilvl="1" w:tplc="30EADC70" w:tentative="1">
      <w:start w:val="1"/>
      <w:numFmt w:val="lowerLetter"/>
      <w:lvlText w:val="%2."/>
      <w:lvlJc w:val="left"/>
      <w:pPr>
        <w:ind w:left="1368" w:hanging="360"/>
      </w:pPr>
    </w:lvl>
    <w:lvl w:ilvl="2" w:tplc="3B187768" w:tentative="1">
      <w:start w:val="1"/>
      <w:numFmt w:val="lowerRoman"/>
      <w:lvlText w:val="%3."/>
      <w:lvlJc w:val="right"/>
      <w:pPr>
        <w:ind w:left="2088" w:hanging="180"/>
      </w:pPr>
    </w:lvl>
    <w:lvl w:ilvl="3" w:tplc="61E87134" w:tentative="1">
      <w:start w:val="1"/>
      <w:numFmt w:val="decimal"/>
      <w:lvlText w:val="%4."/>
      <w:lvlJc w:val="left"/>
      <w:pPr>
        <w:ind w:left="2808" w:hanging="360"/>
      </w:pPr>
    </w:lvl>
    <w:lvl w:ilvl="4" w:tplc="5066F12A" w:tentative="1">
      <w:start w:val="1"/>
      <w:numFmt w:val="lowerLetter"/>
      <w:lvlText w:val="%5."/>
      <w:lvlJc w:val="left"/>
      <w:pPr>
        <w:ind w:left="3528" w:hanging="360"/>
      </w:pPr>
    </w:lvl>
    <w:lvl w:ilvl="5" w:tplc="73D892B2" w:tentative="1">
      <w:start w:val="1"/>
      <w:numFmt w:val="lowerRoman"/>
      <w:lvlText w:val="%6."/>
      <w:lvlJc w:val="right"/>
      <w:pPr>
        <w:ind w:left="4248" w:hanging="180"/>
      </w:pPr>
    </w:lvl>
    <w:lvl w:ilvl="6" w:tplc="51F6DD8C" w:tentative="1">
      <w:start w:val="1"/>
      <w:numFmt w:val="decimal"/>
      <w:lvlText w:val="%7."/>
      <w:lvlJc w:val="left"/>
      <w:pPr>
        <w:ind w:left="4968" w:hanging="360"/>
      </w:pPr>
    </w:lvl>
    <w:lvl w:ilvl="7" w:tplc="06180C56" w:tentative="1">
      <w:start w:val="1"/>
      <w:numFmt w:val="lowerLetter"/>
      <w:lvlText w:val="%8."/>
      <w:lvlJc w:val="left"/>
      <w:pPr>
        <w:ind w:left="5688" w:hanging="360"/>
      </w:pPr>
    </w:lvl>
    <w:lvl w:ilvl="8" w:tplc="BF0CBC00" w:tentative="1">
      <w:start w:val="1"/>
      <w:numFmt w:val="lowerRoman"/>
      <w:lvlText w:val="%9."/>
      <w:lvlJc w:val="right"/>
      <w:pPr>
        <w:ind w:left="6408" w:hanging="180"/>
      </w:pPr>
    </w:lvl>
  </w:abstractNum>
  <w:abstractNum w:abstractNumId="18" w15:restartNumberingAfterBreak="0">
    <w:nsid w:val="57BB6430"/>
    <w:multiLevelType w:val="hybridMultilevel"/>
    <w:tmpl w:val="2138BE0C"/>
    <w:lvl w:ilvl="0" w:tplc="DC38D942">
      <w:start w:val="1"/>
      <w:numFmt w:val="decimal"/>
      <w:lvlText w:val="%1."/>
      <w:lvlJc w:val="left"/>
      <w:pPr>
        <w:ind w:left="720" w:hanging="360"/>
      </w:pPr>
      <w:rPr>
        <w:rFonts w:hint="default"/>
      </w:rPr>
    </w:lvl>
    <w:lvl w:ilvl="1" w:tplc="57DAE268" w:tentative="1">
      <w:start w:val="1"/>
      <w:numFmt w:val="lowerLetter"/>
      <w:lvlText w:val="%2."/>
      <w:lvlJc w:val="left"/>
      <w:pPr>
        <w:ind w:left="1440" w:hanging="360"/>
      </w:pPr>
    </w:lvl>
    <w:lvl w:ilvl="2" w:tplc="586825E8" w:tentative="1">
      <w:start w:val="1"/>
      <w:numFmt w:val="lowerRoman"/>
      <w:lvlText w:val="%3."/>
      <w:lvlJc w:val="right"/>
      <w:pPr>
        <w:ind w:left="2160" w:hanging="180"/>
      </w:pPr>
    </w:lvl>
    <w:lvl w:ilvl="3" w:tplc="9EA0DB06" w:tentative="1">
      <w:start w:val="1"/>
      <w:numFmt w:val="decimal"/>
      <w:lvlText w:val="%4."/>
      <w:lvlJc w:val="left"/>
      <w:pPr>
        <w:ind w:left="2880" w:hanging="360"/>
      </w:pPr>
    </w:lvl>
    <w:lvl w:ilvl="4" w:tplc="15AE0584" w:tentative="1">
      <w:start w:val="1"/>
      <w:numFmt w:val="lowerLetter"/>
      <w:lvlText w:val="%5."/>
      <w:lvlJc w:val="left"/>
      <w:pPr>
        <w:ind w:left="3600" w:hanging="360"/>
      </w:pPr>
    </w:lvl>
    <w:lvl w:ilvl="5" w:tplc="F8E89910" w:tentative="1">
      <w:start w:val="1"/>
      <w:numFmt w:val="lowerRoman"/>
      <w:lvlText w:val="%6."/>
      <w:lvlJc w:val="right"/>
      <w:pPr>
        <w:ind w:left="4320" w:hanging="180"/>
      </w:pPr>
    </w:lvl>
    <w:lvl w:ilvl="6" w:tplc="818EB728" w:tentative="1">
      <w:start w:val="1"/>
      <w:numFmt w:val="decimal"/>
      <w:lvlText w:val="%7."/>
      <w:lvlJc w:val="left"/>
      <w:pPr>
        <w:ind w:left="5040" w:hanging="360"/>
      </w:pPr>
    </w:lvl>
    <w:lvl w:ilvl="7" w:tplc="EDB24580" w:tentative="1">
      <w:start w:val="1"/>
      <w:numFmt w:val="lowerLetter"/>
      <w:lvlText w:val="%8."/>
      <w:lvlJc w:val="left"/>
      <w:pPr>
        <w:ind w:left="5760" w:hanging="360"/>
      </w:pPr>
    </w:lvl>
    <w:lvl w:ilvl="8" w:tplc="94146194" w:tentative="1">
      <w:start w:val="1"/>
      <w:numFmt w:val="lowerRoman"/>
      <w:lvlText w:val="%9."/>
      <w:lvlJc w:val="right"/>
      <w:pPr>
        <w:ind w:left="6480" w:hanging="180"/>
      </w:pPr>
    </w:lvl>
  </w:abstractNum>
  <w:abstractNum w:abstractNumId="19" w15:restartNumberingAfterBreak="0">
    <w:nsid w:val="5F602A0A"/>
    <w:multiLevelType w:val="hybridMultilevel"/>
    <w:tmpl w:val="5B621E72"/>
    <w:lvl w:ilvl="0" w:tplc="CC1C0076">
      <w:start w:val="1"/>
      <w:numFmt w:val="decimal"/>
      <w:lvlText w:val="%1."/>
      <w:lvlJc w:val="left"/>
      <w:pPr>
        <w:ind w:left="360" w:hanging="360"/>
      </w:pPr>
      <w:rPr>
        <w:rFonts w:hint="default"/>
      </w:rPr>
    </w:lvl>
    <w:lvl w:ilvl="1" w:tplc="17DEE2E2" w:tentative="1">
      <w:start w:val="1"/>
      <w:numFmt w:val="lowerLetter"/>
      <w:lvlText w:val="%2."/>
      <w:lvlJc w:val="left"/>
      <w:pPr>
        <w:ind w:left="1080" w:hanging="360"/>
      </w:pPr>
    </w:lvl>
    <w:lvl w:ilvl="2" w:tplc="B1384364" w:tentative="1">
      <w:start w:val="1"/>
      <w:numFmt w:val="lowerRoman"/>
      <w:lvlText w:val="%3."/>
      <w:lvlJc w:val="right"/>
      <w:pPr>
        <w:ind w:left="1800" w:hanging="180"/>
      </w:pPr>
    </w:lvl>
    <w:lvl w:ilvl="3" w:tplc="E8D83ABE" w:tentative="1">
      <w:start w:val="1"/>
      <w:numFmt w:val="decimal"/>
      <w:lvlText w:val="%4."/>
      <w:lvlJc w:val="left"/>
      <w:pPr>
        <w:ind w:left="2520" w:hanging="360"/>
      </w:pPr>
    </w:lvl>
    <w:lvl w:ilvl="4" w:tplc="EA706376" w:tentative="1">
      <w:start w:val="1"/>
      <w:numFmt w:val="lowerLetter"/>
      <w:lvlText w:val="%5."/>
      <w:lvlJc w:val="left"/>
      <w:pPr>
        <w:ind w:left="3240" w:hanging="360"/>
      </w:pPr>
    </w:lvl>
    <w:lvl w:ilvl="5" w:tplc="0876D9B4" w:tentative="1">
      <w:start w:val="1"/>
      <w:numFmt w:val="lowerRoman"/>
      <w:lvlText w:val="%6."/>
      <w:lvlJc w:val="right"/>
      <w:pPr>
        <w:ind w:left="3960" w:hanging="180"/>
      </w:pPr>
    </w:lvl>
    <w:lvl w:ilvl="6" w:tplc="8D462906" w:tentative="1">
      <w:start w:val="1"/>
      <w:numFmt w:val="decimal"/>
      <w:lvlText w:val="%7."/>
      <w:lvlJc w:val="left"/>
      <w:pPr>
        <w:ind w:left="4680" w:hanging="360"/>
      </w:pPr>
    </w:lvl>
    <w:lvl w:ilvl="7" w:tplc="167AC976" w:tentative="1">
      <w:start w:val="1"/>
      <w:numFmt w:val="lowerLetter"/>
      <w:lvlText w:val="%8."/>
      <w:lvlJc w:val="left"/>
      <w:pPr>
        <w:ind w:left="5400" w:hanging="360"/>
      </w:pPr>
    </w:lvl>
    <w:lvl w:ilvl="8" w:tplc="409E535A" w:tentative="1">
      <w:start w:val="1"/>
      <w:numFmt w:val="lowerRoman"/>
      <w:lvlText w:val="%9."/>
      <w:lvlJc w:val="right"/>
      <w:pPr>
        <w:ind w:left="6120" w:hanging="180"/>
      </w:pPr>
    </w:lvl>
  </w:abstractNum>
  <w:abstractNum w:abstractNumId="20" w15:restartNumberingAfterBreak="0">
    <w:nsid w:val="6B3B1349"/>
    <w:multiLevelType w:val="hybridMultilevel"/>
    <w:tmpl w:val="F906F310"/>
    <w:lvl w:ilvl="0" w:tplc="F2D809AE">
      <w:start w:val="1"/>
      <w:numFmt w:val="decimal"/>
      <w:lvlText w:val="%1."/>
      <w:lvlJc w:val="left"/>
      <w:pPr>
        <w:ind w:left="1080" w:hanging="360"/>
      </w:pPr>
    </w:lvl>
    <w:lvl w:ilvl="1" w:tplc="A04AC422" w:tentative="1">
      <w:start w:val="1"/>
      <w:numFmt w:val="lowerLetter"/>
      <w:lvlText w:val="%2."/>
      <w:lvlJc w:val="left"/>
      <w:pPr>
        <w:ind w:left="1800" w:hanging="360"/>
      </w:pPr>
    </w:lvl>
    <w:lvl w:ilvl="2" w:tplc="000C23D0" w:tentative="1">
      <w:start w:val="1"/>
      <w:numFmt w:val="lowerRoman"/>
      <w:lvlText w:val="%3."/>
      <w:lvlJc w:val="right"/>
      <w:pPr>
        <w:ind w:left="2520" w:hanging="180"/>
      </w:pPr>
    </w:lvl>
    <w:lvl w:ilvl="3" w:tplc="664A7EDA" w:tentative="1">
      <w:start w:val="1"/>
      <w:numFmt w:val="decimal"/>
      <w:lvlText w:val="%4."/>
      <w:lvlJc w:val="left"/>
      <w:pPr>
        <w:ind w:left="3240" w:hanging="360"/>
      </w:pPr>
    </w:lvl>
    <w:lvl w:ilvl="4" w:tplc="1062F2EC" w:tentative="1">
      <w:start w:val="1"/>
      <w:numFmt w:val="lowerLetter"/>
      <w:lvlText w:val="%5."/>
      <w:lvlJc w:val="left"/>
      <w:pPr>
        <w:ind w:left="3960" w:hanging="360"/>
      </w:pPr>
    </w:lvl>
    <w:lvl w:ilvl="5" w:tplc="CA5E0D86" w:tentative="1">
      <w:start w:val="1"/>
      <w:numFmt w:val="lowerRoman"/>
      <w:lvlText w:val="%6."/>
      <w:lvlJc w:val="right"/>
      <w:pPr>
        <w:ind w:left="4680" w:hanging="180"/>
      </w:pPr>
    </w:lvl>
    <w:lvl w:ilvl="6" w:tplc="29B8C0DA" w:tentative="1">
      <w:start w:val="1"/>
      <w:numFmt w:val="decimal"/>
      <w:lvlText w:val="%7."/>
      <w:lvlJc w:val="left"/>
      <w:pPr>
        <w:ind w:left="5400" w:hanging="360"/>
      </w:pPr>
    </w:lvl>
    <w:lvl w:ilvl="7" w:tplc="0B1C6CF0" w:tentative="1">
      <w:start w:val="1"/>
      <w:numFmt w:val="lowerLetter"/>
      <w:lvlText w:val="%8."/>
      <w:lvlJc w:val="left"/>
      <w:pPr>
        <w:ind w:left="6120" w:hanging="360"/>
      </w:pPr>
    </w:lvl>
    <w:lvl w:ilvl="8" w:tplc="B4744EBC" w:tentative="1">
      <w:start w:val="1"/>
      <w:numFmt w:val="lowerRoman"/>
      <w:lvlText w:val="%9."/>
      <w:lvlJc w:val="right"/>
      <w:pPr>
        <w:ind w:left="6840" w:hanging="180"/>
      </w:pPr>
    </w:lvl>
  </w:abstractNum>
  <w:abstractNum w:abstractNumId="21" w15:restartNumberingAfterBreak="0">
    <w:nsid w:val="6EC84BF4"/>
    <w:multiLevelType w:val="hybridMultilevel"/>
    <w:tmpl w:val="D6761426"/>
    <w:lvl w:ilvl="0" w:tplc="D9B6C356">
      <w:start w:val="1"/>
      <w:numFmt w:val="lowerLetter"/>
      <w:pStyle w:val="19ListNumber2"/>
      <w:lvlText w:val="%1."/>
      <w:lvlJc w:val="left"/>
      <w:pPr>
        <w:ind w:left="1440" w:hanging="360"/>
      </w:pPr>
    </w:lvl>
    <w:lvl w:ilvl="1" w:tplc="4DA2B174" w:tentative="1">
      <w:start w:val="1"/>
      <w:numFmt w:val="lowerLetter"/>
      <w:lvlText w:val="%2."/>
      <w:lvlJc w:val="left"/>
      <w:pPr>
        <w:ind w:left="2160" w:hanging="360"/>
      </w:pPr>
    </w:lvl>
    <w:lvl w:ilvl="2" w:tplc="3E8E541C" w:tentative="1">
      <w:start w:val="1"/>
      <w:numFmt w:val="lowerRoman"/>
      <w:lvlText w:val="%3."/>
      <w:lvlJc w:val="right"/>
      <w:pPr>
        <w:ind w:left="2880" w:hanging="180"/>
      </w:pPr>
    </w:lvl>
    <w:lvl w:ilvl="3" w:tplc="3716C2D4" w:tentative="1">
      <w:start w:val="1"/>
      <w:numFmt w:val="decimal"/>
      <w:lvlText w:val="%4."/>
      <w:lvlJc w:val="left"/>
      <w:pPr>
        <w:ind w:left="3600" w:hanging="360"/>
      </w:pPr>
    </w:lvl>
    <w:lvl w:ilvl="4" w:tplc="E182C00C" w:tentative="1">
      <w:start w:val="1"/>
      <w:numFmt w:val="lowerLetter"/>
      <w:lvlText w:val="%5."/>
      <w:lvlJc w:val="left"/>
      <w:pPr>
        <w:ind w:left="4320" w:hanging="360"/>
      </w:pPr>
    </w:lvl>
    <w:lvl w:ilvl="5" w:tplc="3A8ED2D4" w:tentative="1">
      <w:start w:val="1"/>
      <w:numFmt w:val="lowerRoman"/>
      <w:lvlText w:val="%6."/>
      <w:lvlJc w:val="right"/>
      <w:pPr>
        <w:ind w:left="5040" w:hanging="180"/>
      </w:pPr>
    </w:lvl>
    <w:lvl w:ilvl="6" w:tplc="99B081DA" w:tentative="1">
      <w:start w:val="1"/>
      <w:numFmt w:val="decimal"/>
      <w:lvlText w:val="%7."/>
      <w:lvlJc w:val="left"/>
      <w:pPr>
        <w:ind w:left="5760" w:hanging="360"/>
      </w:pPr>
    </w:lvl>
    <w:lvl w:ilvl="7" w:tplc="E576A3A4" w:tentative="1">
      <w:start w:val="1"/>
      <w:numFmt w:val="lowerLetter"/>
      <w:lvlText w:val="%8."/>
      <w:lvlJc w:val="left"/>
      <w:pPr>
        <w:ind w:left="6480" w:hanging="360"/>
      </w:pPr>
    </w:lvl>
    <w:lvl w:ilvl="8" w:tplc="749E4EF0" w:tentative="1">
      <w:start w:val="1"/>
      <w:numFmt w:val="lowerRoman"/>
      <w:lvlText w:val="%9."/>
      <w:lvlJc w:val="right"/>
      <w:pPr>
        <w:ind w:left="7200" w:hanging="180"/>
      </w:pPr>
    </w:lvl>
  </w:abstractNum>
  <w:num w:numId="1" w16cid:durableId="1811826445">
    <w:abstractNumId w:val="15"/>
  </w:num>
  <w:num w:numId="2" w16cid:durableId="1717897950">
    <w:abstractNumId w:val="19"/>
  </w:num>
  <w:num w:numId="3" w16cid:durableId="894388670">
    <w:abstractNumId w:val="13"/>
  </w:num>
  <w:num w:numId="4" w16cid:durableId="979384489">
    <w:abstractNumId w:val="16"/>
  </w:num>
  <w:num w:numId="5" w16cid:durableId="1572931583">
    <w:abstractNumId w:val="12"/>
  </w:num>
  <w:num w:numId="6" w16cid:durableId="1399866709">
    <w:abstractNumId w:val="18"/>
  </w:num>
  <w:num w:numId="7" w16cid:durableId="1701540932">
    <w:abstractNumId w:val="17"/>
  </w:num>
  <w:num w:numId="8" w16cid:durableId="1611937169">
    <w:abstractNumId w:val="21"/>
  </w:num>
  <w:num w:numId="9" w16cid:durableId="427114683">
    <w:abstractNumId w:val="11"/>
  </w:num>
  <w:num w:numId="10" w16cid:durableId="1854345782">
    <w:abstractNumId w:val="9"/>
  </w:num>
  <w:num w:numId="11" w16cid:durableId="1937404476">
    <w:abstractNumId w:val="7"/>
  </w:num>
  <w:num w:numId="12" w16cid:durableId="372581507">
    <w:abstractNumId w:val="6"/>
  </w:num>
  <w:num w:numId="13" w16cid:durableId="149105566">
    <w:abstractNumId w:val="5"/>
  </w:num>
  <w:num w:numId="14" w16cid:durableId="1467552581">
    <w:abstractNumId w:val="4"/>
  </w:num>
  <w:num w:numId="15" w16cid:durableId="1120341605">
    <w:abstractNumId w:val="8"/>
  </w:num>
  <w:num w:numId="16" w16cid:durableId="745955087">
    <w:abstractNumId w:val="3"/>
  </w:num>
  <w:num w:numId="17" w16cid:durableId="740833489">
    <w:abstractNumId w:val="2"/>
  </w:num>
  <w:num w:numId="18" w16cid:durableId="1715543553">
    <w:abstractNumId w:val="1"/>
  </w:num>
  <w:num w:numId="19" w16cid:durableId="97530195">
    <w:abstractNumId w:val="0"/>
  </w:num>
  <w:num w:numId="20" w16cid:durableId="480511280">
    <w:abstractNumId w:val="20"/>
  </w:num>
  <w:num w:numId="21" w16cid:durableId="1766996083">
    <w:abstractNumId w:val="14"/>
  </w:num>
  <w:num w:numId="22" w16cid:durableId="16338986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12&lt;/item&gt;&lt;item&gt;14&lt;/item&gt;&lt;item&gt;18&lt;/item&gt;&lt;item&gt;25&lt;/item&gt;&lt;item&gt;30&lt;/item&gt;&lt;item&gt;31&lt;/item&gt;&lt;item&gt;35&lt;/item&gt;&lt;item&gt;36&lt;/item&gt;&lt;item&gt;37&lt;/item&gt;&lt;item&gt;53&lt;/item&gt;&lt;item&gt;54&lt;/item&gt;&lt;item&gt;55&lt;/item&gt;&lt;item&gt;58&lt;/item&gt;&lt;item&gt;59&lt;/item&gt;&lt;item&gt;60&lt;/item&gt;&lt;item&gt;62&lt;/item&gt;&lt;item&gt;64&lt;/item&gt;&lt;item&gt;66&lt;/item&gt;&lt;item&gt;69&lt;/item&gt;&lt;item&gt;70&lt;/item&gt;&lt;item&gt;79&lt;/item&gt;&lt;item&gt;80&lt;/item&gt;&lt;item&gt;81&lt;/item&gt;&lt;item&gt;82&lt;/item&gt;&lt;item&gt;87&lt;/item&gt;&lt;item&gt;90&lt;/item&gt;&lt;item&gt;91&lt;/item&gt;&lt;item&gt;94&lt;/item&gt;&lt;item&gt;95&lt;/item&gt;&lt;item&gt;97&lt;/item&gt;&lt;item&gt;99&lt;/item&gt;&lt;item&gt;101&lt;/item&gt;&lt;item&gt;105&lt;/item&gt;&lt;item&gt;106&lt;/item&gt;&lt;/record-ids&gt;&lt;/item&gt;&lt;/Libraries&gt;"/>
  </w:docVars>
  <w:rsids>
    <w:rsidRoot w:val="006E3663"/>
    <w:rsid w:val="000026D0"/>
    <w:rsid w:val="00002E70"/>
    <w:rsid w:val="00004A78"/>
    <w:rsid w:val="00010E27"/>
    <w:rsid w:val="00015EBD"/>
    <w:rsid w:val="00022A47"/>
    <w:rsid w:val="00022D16"/>
    <w:rsid w:val="00025C31"/>
    <w:rsid w:val="00025EED"/>
    <w:rsid w:val="00025EFB"/>
    <w:rsid w:val="00032F10"/>
    <w:rsid w:val="00036639"/>
    <w:rsid w:val="000366A8"/>
    <w:rsid w:val="0005172A"/>
    <w:rsid w:val="000615EE"/>
    <w:rsid w:val="00062D82"/>
    <w:rsid w:val="00066E9E"/>
    <w:rsid w:val="00070E6C"/>
    <w:rsid w:val="00072911"/>
    <w:rsid w:val="00086BC8"/>
    <w:rsid w:val="00092896"/>
    <w:rsid w:val="000967D8"/>
    <w:rsid w:val="000A1A24"/>
    <w:rsid w:val="000A6F85"/>
    <w:rsid w:val="000B0402"/>
    <w:rsid w:val="000C0C7B"/>
    <w:rsid w:val="000D4115"/>
    <w:rsid w:val="000D7291"/>
    <w:rsid w:val="000F13AE"/>
    <w:rsid w:val="000F7FCC"/>
    <w:rsid w:val="001047F0"/>
    <w:rsid w:val="00114A95"/>
    <w:rsid w:val="0012111D"/>
    <w:rsid w:val="001274B5"/>
    <w:rsid w:val="00133A94"/>
    <w:rsid w:val="00136980"/>
    <w:rsid w:val="00147102"/>
    <w:rsid w:val="00147E19"/>
    <w:rsid w:val="00155018"/>
    <w:rsid w:val="00160CF2"/>
    <w:rsid w:val="00174298"/>
    <w:rsid w:val="0017431D"/>
    <w:rsid w:val="00176184"/>
    <w:rsid w:val="0018075C"/>
    <w:rsid w:val="001920EE"/>
    <w:rsid w:val="00195F80"/>
    <w:rsid w:val="00196EEC"/>
    <w:rsid w:val="001A28CD"/>
    <w:rsid w:val="001A3174"/>
    <w:rsid w:val="001B2C54"/>
    <w:rsid w:val="001C1A8F"/>
    <w:rsid w:val="001C3DF7"/>
    <w:rsid w:val="001C551B"/>
    <w:rsid w:val="001C69F4"/>
    <w:rsid w:val="001E01C7"/>
    <w:rsid w:val="0020118A"/>
    <w:rsid w:val="00225EE0"/>
    <w:rsid w:val="00226F65"/>
    <w:rsid w:val="00227D3B"/>
    <w:rsid w:val="00231D4F"/>
    <w:rsid w:val="00234DA1"/>
    <w:rsid w:val="00237A56"/>
    <w:rsid w:val="00241F85"/>
    <w:rsid w:val="00242225"/>
    <w:rsid w:val="002442F6"/>
    <w:rsid w:val="00247A67"/>
    <w:rsid w:val="00253542"/>
    <w:rsid w:val="00270C44"/>
    <w:rsid w:val="00271DF7"/>
    <w:rsid w:val="00285F00"/>
    <w:rsid w:val="00295F9D"/>
    <w:rsid w:val="002A1146"/>
    <w:rsid w:val="002A2E82"/>
    <w:rsid w:val="002A3B7B"/>
    <w:rsid w:val="002A6526"/>
    <w:rsid w:val="002B691F"/>
    <w:rsid w:val="002C10D0"/>
    <w:rsid w:val="002C2AE2"/>
    <w:rsid w:val="002C3118"/>
    <w:rsid w:val="002C544D"/>
    <w:rsid w:val="002D43D6"/>
    <w:rsid w:val="002E0DDB"/>
    <w:rsid w:val="002E2F1C"/>
    <w:rsid w:val="002F13BA"/>
    <w:rsid w:val="002F14ED"/>
    <w:rsid w:val="002F389C"/>
    <w:rsid w:val="003017A2"/>
    <w:rsid w:val="00303F02"/>
    <w:rsid w:val="00306508"/>
    <w:rsid w:val="00313A2E"/>
    <w:rsid w:val="003271EC"/>
    <w:rsid w:val="00330D12"/>
    <w:rsid w:val="00331AB2"/>
    <w:rsid w:val="00333C67"/>
    <w:rsid w:val="003430F9"/>
    <w:rsid w:val="00343853"/>
    <w:rsid w:val="0034523F"/>
    <w:rsid w:val="00347C40"/>
    <w:rsid w:val="00350001"/>
    <w:rsid w:val="00350965"/>
    <w:rsid w:val="00362044"/>
    <w:rsid w:val="0036209C"/>
    <w:rsid w:val="00364123"/>
    <w:rsid w:val="00380D44"/>
    <w:rsid w:val="00383120"/>
    <w:rsid w:val="00383428"/>
    <w:rsid w:val="00391E57"/>
    <w:rsid w:val="00391FD2"/>
    <w:rsid w:val="0039443D"/>
    <w:rsid w:val="00394FAA"/>
    <w:rsid w:val="003A0A44"/>
    <w:rsid w:val="003A2835"/>
    <w:rsid w:val="003B1083"/>
    <w:rsid w:val="003B1339"/>
    <w:rsid w:val="003C62AF"/>
    <w:rsid w:val="003D131B"/>
    <w:rsid w:val="003E44ED"/>
    <w:rsid w:val="003F04E2"/>
    <w:rsid w:val="003F2F9F"/>
    <w:rsid w:val="003F5BBB"/>
    <w:rsid w:val="004048F5"/>
    <w:rsid w:val="00413A22"/>
    <w:rsid w:val="00416CDD"/>
    <w:rsid w:val="004212C7"/>
    <w:rsid w:val="00432E94"/>
    <w:rsid w:val="00435547"/>
    <w:rsid w:val="004367CA"/>
    <w:rsid w:val="00445007"/>
    <w:rsid w:val="0044575B"/>
    <w:rsid w:val="00454F95"/>
    <w:rsid w:val="0046430E"/>
    <w:rsid w:val="0046510A"/>
    <w:rsid w:val="004814C1"/>
    <w:rsid w:val="0048331C"/>
    <w:rsid w:val="004876E5"/>
    <w:rsid w:val="004969C9"/>
    <w:rsid w:val="00497360"/>
    <w:rsid w:val="004A3FDD"/>
    <w:rsid w:val="004B70C3"/>
    <w:rsid w:val="004C1A59"/>
    <w:rsid w:val="004D4AC6"/>
    <w:rsid w:val="004D54AD"/>
    <w:rsid w:val="004D61A8"/>
    <w:rsid w:val="004D62EB"/>
    <w:rsid w:val="004E5380"/>
    <w:rsid w:val="004F6039"/>
    <w:rsid w:val="0050634E"/>
    <w:rsid w:val="00510E7A"/>
    <w:rsid w:val="005168B6"/>
    <w:rsid w:val="00535347"/>
    <w:rsid w:val="00541026"/>
    <w:rsid w:val="005516CF"/>
    <w:rsid w:val="00560F5B"/>
    <w:rsid w:val="0056102B"/>
    <w:rsid w:val="005651D0"/>
    <w:rsid w:val="00577A8D"/>
    <w:rsid w:val="005818FE"/>
    <w:rsid w:val="00591164"/>
    <w:rsid w:val="00595A48"/>
    <w:rsid w:val="005A1BB2"/>
    <w:rsid w:val="005A33E2"/>
    <w:rsid w:val="005A4077"/>
    <w:rsid w:val="005A60E7"/>
    <w:rsid w:val="005A7AC1"/>
    <w:rsid w:val="005B09F2"/>
    <w:rsid w:val="005B1B5B"/>
    <w:rsid w:val="005B641F"/>
    <w:rsid w:val="005B7EE9"/>
    <w:rsid w:val="005C5645"/>
    <w:rsid w:val="005C5922"/>
    <w:rsid w:val="005D1E15"/>
    <w:rsid w:val="005D1EBA"/>
    <w:rsid w:val="005D765D"/>
    <w:rsid w:val="005F4008"/>
    <w:rsid w:val="006005DA"/>
    <w:rsid w:val="00602AEA"/>
    <w:rsid w:val="00615455"/>
    <w:rsid w:val="006270B3"/>
    <w:rsid w:val="00630F57"/>
    <w:rsid w:val="00634EE3"/>
    <w:rsid w:val="00641968"/>
    <w:rsid w:val="00642DD2"/>
    <w:rsid w:val="006433A3"/>
    <w:rsid w:val="00643829"/>
    <w:rsid w:val="00644633"/>
    <w:rsid w:val="0064652F"/>
    <w:rsid w:val="006508E1"/>
    <w:rsid w:val="00656A52"/>
    <w:rsid w:val="00674706"/>
    <w:rsid w:val="00682A60"/>
    <w:rsid w:val="0069019F"/>
    <w:rsid w:val="00690C18"/>
    <w:rsid w:val="006977E6"/>
    <w:rsid w:val="00697FEE"/>
    <w:rsid w:val="006A7C1F"/>
    <w:rsid w:val="006B1167"/>
    <w:rsid w:val="006C40DE"/>
    <w:rsid w:val="006D0B69"/>
    <w:rsid w:val="006E097B"/>
    <w:rsid w:val="006E27E9"/>
    <w:rsid w:val="006E2F7F"/>
    <w:rsid w:val="006E3663"/>
    <w:rsid w:val="006E6F71"/>
    <w:rsid w:val="006F2D42"/>
    <w:rsid w:val="006F7652"/>
    <w:rsid w:val="007132F0"/>
    <w:rsid w:val="007157C5"/>
    <w:rsid w:val="007205C6"/>
    <w:rsid w:val="0073173D"/>
    <w:rsid w:val="00736087"/>
    <w:rsid w:val="00742BFF"/>
    <w:rsid w:val="00750609"/>
    <w:rsid w:val="00750E74"/>
    <w:rsid w:val="00752799"/>
    <w:rsid w:val="00755C68"/>
    <w:rsid w:val="00762B85"/>
    <w:rsid w:val="00773CCD"/>
    <w:rsid w:val="00774E58"/>
    <w:rsid w:val="00775300"/>
    <w:rsid w:val="00777A63"/>
    <w:rsid w:val="0079352D"/>
    <w:rsid w:val="00795407"/>
    <w:rsid w:val="007A717D"/>
    <w:rsid w:val="007B04C2"/>
    <w:rsid w:val="007B1875"/>
    <w:rsid w:val="007B2071"/>
    <w:rsid w:val="007B6528"/>
    <w:rsid w:val="007C166A"/>
    <w:rsid w:val="007C2BCB"/>
    <w:rsid w:val="007C5FC6"/>
    <w:rsid w:val="007D0DEF"/>
    <w:rsid w:val="007D4680"/>
    <w:rsid w:val="007D534D"/>
    <w:rsid w:val="007D6D4F"/>
    <w:rsid w:val="007D7494"/>
    <w:rsid w:val="007D7F7D"/>
    <w:rsid w:val="007E1A52"/>
    <w:rsid w:val="007E588B"/>
    <w:rsid w:val="007F35CC"/>
    <w:rsid w:val="007F3B6C"/>
    <w:rsid w:val="0080185D"/>
    <w:rsid w:val="00802749"/>
    <w:rsid w:val="00804C9B"/>
    <w:rsid w:val="0081277C"/>
    <w:rsid w:val="0081577A"/>
    <w:rsid w:val="00824C53"/>
    <w:rsid w:val="00825EA5"/>
    <w:rsid w:val="0083075B"/>
    <w:rsid w:val="008308B6"/>
    <w:rsid w:val="00834BAE"/>
    <w:rsid w:val="008508CB"/>
    <w:rsid w:val="00850EC0"/>
    <w:rsid w:val="00857FA2"/>
    <w:rsid w:val="008668A8"/>
    <w:rsid w:val="00881E7F"/>
    <w:rsid w:val="008832CB"/>
    <w:rsid w:val="008A683D"/>
    <w:rsid w:val="008B056B"/>
    <w:rsid w:val="008B1811"/>
    <w:rsid w:val="008B3306"/>
    <w:rsid w:val="008C1DFB"/>
    <w:rsid w:val="008C4F57"/>
    <w:rsid w:val="008C57CE"/>
    <w:rsid w:val="008D55B9"/>
    <w:rsid w:val="008E4C0E"/>
    <w:rsid w:val="008E4E83"/>
    <w:rsid w:val="008F2112"/>
    <w:rsid w:val="008F25EB"/>
    <w:rsid w:val="008F677E"/>
    <w:rsid w:val="008F7361"/>
    <w:rsid w:val="00902A0B"/>
    <w:rsid w:val="0090342A"/>
    <w:rsid w:val="00907C09"/>
    <w:rsid w:val="009225D5"/>
    <w:rsid w:val="009442D0"/>
    <w:rsid w:val="00947DEE"/>
    <w:rsid w:val="009508BC"/>
    <w:rsid w:val="00962FF7"/>
    <w:rsid w:val="00971FC9"/>
    <w:rsid w:val="0097291B"/>
    <w:rsid w:val="00974BEF"/>
    <w:rsid w:val="00976412"/>
    <w:rsid w:val="00976A8F"/>
    <w:rsid w:val="0098697B"/>
    <w:rsid w:val="009909E8"/>
    <w:rsid w:val="00994199"/>
    <w:rsid w:val="009950E1"/>
    <w:rsid w:val="009A5020"/>
    <w:rsid w:val="009A721E"/>
    <w:rsid w:val="009C270B"/>
    <w:rsid w:val="009D1E41"/>
    <w:rsid w:val="009D38BF"/>
    <w:rsid w:val="009F0CE9"/>
    <w:rsid w:val="009F7201"/>
    <w:rsid w:val="009F795F"/>
    <w:rsid w:val="00A001CE"/>
    <w:rsid w:val="00A035D7"/>
    <w:rsid w:val="00A05A2A"/>
    <w:rsid w:val="00A06C24"/>
    <w:rsid w:val="00A24A25"/>
    <w:rsid w:val="00A26913"/>
    <w:rsid w:val="00A37448"/>
    <w:rsid w:val="00A40EFB"/>
    <w:rsid w:val="00A42D0E"/>
    <w:rsid w:val="00A43C17"/>
    <w:rsid w:val="00A52528"/>
    <w:rsid w:val="00A55B30"/>
    <w:rsid w:val="00A568B6"/>
    <w:rsid w:val="00A62764"/>
    <w:rsid w:val="00A75FA5"/>
    <w:rsid w:val="00A814A6"/>
    <w:rsid w:val="00A8714A"/>
    <w:rsid w:val="00A937F0"/>
    <w:rsid w:val="00A96019"/>
    <w:rsid w:val="00AA340D"/>
    <w:rsid w:val="00AA4F17"/>
    <w:rsid w:val="00AC4FAD"/>
    <w:rsid w:val="00AD0FE4"/>
    <w:rsid w:val="00AD1740"/>
    <w:rsid w:val="00AE6551"/>
    <w:rsid w:val="00AF51E8"/>
    <w:rsid w:val="00AF66F6"/>
    <w:rsid w:val="00AF719D"/>
    <w:rsid w:val="00B06AED"/>
    <w:rsid w:val="00B14217"/>
    <w:rsid w:val="00B345AD"/>
    <w:rsid w:val="00B45FEF"/>
    <w:rsid w:val="00B47E02"/>
    <w:rsid w:val="00B54A66"/>
    <w:rsid w:val="00B54F64"/>
    <w:rsid w:val="00B56E4B"/>
    <w:rsid w:val="00B73784"/>
    <w:rsid w:val="00B802FD"/>
    <w:rsid w:val="00B85EB5"/>
    <w:rsid w:val="00B971C8"/>
    <w:rsid w:val="00BA2297"/>
    <w:rsid w:val="00BA2412"/>
    <w:rsid w:val="00BA5DEF"/>
    <w:rsid w:val="00BB19BB"/>
    <w:rsid w:val="00BB69CA"/>
    <w:rsid w:val="00BB73D5"/>
    <w:rsid w:val="00BC55D1"/>
    <w:rsid w:val="00BD2F0B"/>
    <w:rsid w:val="00BD7289"/>
    <w:rsid w:val="00BF2C15"/>
    <w:rsid w:val="00BF64A9"/>
    <w:rsid w:val="00C01DD1"/>
    <w:rsid w:val="00C03F85"/>
    <w:rsid w:val="00C114BA"/>
    <w:rsid w:val="00C15748"/>
    <w:rsid w:val="00C202EA"/>
    <w:rsid w:val="00C216D8"/>
    <w:rsid w:val="00C225A3"/>
    <w:rsid w:val="00C30F62"/>
    <w:rsid w:val="00C413BF"/>
    <w:rsid w:val="00C44042"/>
    <w:rsid w:val="00C5185E"/>
    <w:rsid w:val="00C6001B"/>
    <w:rsid w:val="00C652A4"/>
    <w:rsid w:val="00C90584"/>
    <w:rsid w:val="00C92E97"/>
    <w:rsid w:val="00C96AEE"/>
    <w:rsid w:val="00CB0396"/>
    <w:rsid w:val="00CC3F61"/>
    <w:rsid w:val="00CD0466"/>
    <w:rsid w:val="00CE3BAD"/>
    <w:rsid w:val="00CE587E"/>
    <w:rsid w:val="00CE66A8"/>
    <w:rsid w:val="00CF3444"/>
    <w:rsid w:val="00CF7180"/>
    <w:rsid w:val="00D07434"/>
    <w:rsid w:val="00D10AFB"/>
    <w:rsid w:val="00D2683C"/>
    <w:rsid w:val="00D26F85"/>
    <w:rsid w:val="00D35084"/>
    <w:rsid w:val="00D4248B"/>
    <w:rsid w:val="00D44604"/>
    <w:rsid w:val="00D4557D"/>
    <w:rsid w:val="00D51CDD"/>
    <w:rsid w:val="00D60E3F"/>
    <w:rsid w:val="00D65FAD"/>
    <w:rsid w:val="00D73966"/>
    <w:rsid w:val="00D73EE2"/>
    <w:rsid w:val="00D856BA"/>
    <w:rsid w:val="00D86B10"/>
    <w:rsid w:val="00D91A4A"/>
    <w:rsid w:val="00D95732"/>
    <w:rsid w:val="00D96E11"/>
    <w:rsid w:val="00DA031D"/>
    <w:rsid w:val="00DA31D1"/>
    <w:rsid w:val="00DA3D30"/>
    <w:rsid w:val="00DB3216"/>
    <w:rsid w:val="00DB7D33"/>
    <w:rsid w:val="00DD163E"/>
    <w:rsid w:val="00DD2514"/>
    <w:rsid w:val="00DD3D4A"/>
    <w:rsid w:val="00DE1054"/>
    <w:rsid w:val="00DE330A"/>
    <w:rsid w:val="00DE64AD"/>
    <w:rsid w:val="00DF10EB"/>
    <w:rsid w:val="00DF6C7C"/>
    <w:rsid w:val="00E00665"/>
    <w:rsid w:val="00E23F7A"/>
    <w:rsid w:val="00E24BF2"/>
    <w:rsid w:val="00E321F1"/>
    <w:rsid w:val="00E34547"/>
    <w:rsid w:val="00E35CFC"/>
    <w:rsid w:val="00E36231"/>
    <w:rsid w:val="00E61943"/>
    <w:rsid w:val="00E6726C"/>
    <w:rsid w:val="00E71198"/>
    <w:rsid w:val="00E767E7"/>
    <w:rsid w:val="00E80B0D"/>
    <w:rsid w:val="00E86B64"/>
    <w:rsid w:val="00E901D3"/>
    <w:rsid w:val="00E94D32"/>
    <w:rsid w:val="00EA0214"/>
    <w:rsid w:val="00EB38EC"/>
    <w:rsid w:val="00EB5B3C"/>
    <w:rsid w:val="00EB7638"/>
    <w:rsid w:val="00EC0262"/>
    <w:rsid w:val="00EC755F"/>
    <w:rsid w:val="00ED2C69"/>
    <w:rsid w:val="00ED708D"/>
    <w:rsid w:val="00EE3229"/>
    <w:rsid w:val="00EF09E8"/>
    <w:rsid w:val="00F07A6A"/>
    <w:rsid w:val="00F12984"/>
    <w:rsid w:val="00F15C6B"/>
    <w:rsid w:val="00F21892"/>
    <w:rsid w:val="00F22BFA"/>
    <w:rsid w:val="00F2742C"/>
    <w:rsid w:val="00F30F6F"/>
    <w:rsid w:val="00F33E52"/>
    <w:rsid w:val="00F3556C"/>
    <w:rsid w:val="00F40BFA"/>
    <w:rsid w:val="00F46114"/>
    <w:rsid w:val="00F47800"/>
    <w:rsid w:val="00F75B1B"/>
    <w:rsid w:val="00F77922"/>
    <w:rsid w:val="00F81BBA"/>
    <w:rsid w:val="00F81E06"/>
    <w:rsid w:val="00F92333"/>
    <w:rsid w:val="00F969F1"/>
    <w:rsid w:val="00FA1BFD"/>
    <w:rsid w:val="00FA3527"/>
    <w:rsid w:val="00FA7C71"/>
    <w:rsid w:val="00FB1919"/>
    <w:rsid w:val="00FB52A0"/>
    <w:rsid w:val="00FC10AC"/>
    <w:rsid w:val="00FC19EE"/>
    <w:rsid w:val="00FC2261"/>
    <w:rsid w:val="00FC2890"/>
    <w:rsid w:val="00FC5DCC"/>
    <w:rsid w:val="00FD5E0D"/>
    <w:rsid w:val="00FE052E"/>
    <w:rsid w:val="00FF3388"/>
    <w:rsid w:val="00FF77D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AA1FA"/>
  <w15:docId w15:val="{0199054D-2A7F-4022-9C45-C2B07919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0118A"/>
  </w:style>
  <w:style w:type="paragraph" w:styleId="Heading1">
    <w:name w:val="heading 1"/>
    <w:basedOn w:val="Normal"/>
    <w:next w:val="Normal"/>
    <w:link w:val="Heading1Char"/>
    <w:uiPriority w:val="9"/>
    <w:rsid w:val="006270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rsid w:val="000A6F8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unhideWhenUsed/>
    <w:qFormat/>
    <w:rsid w:val="000A6F85"/>
    <w:pPr>
      <w:keepNext/>
      <w:keepLines/>
      <w:spacing w:before="80" w:after="40" w:line="240" w:lineRule="auto"/>
      <w:jc w:val="both"/>
      <w:outlineLvl w:val="3"/>
    </w:pPr>
    <w:rPr>
      <w:rFonts w:eastAsiaTheme="majorEastAsia" w:cstheme="majorBidi"/>
      <w:i/>
      <w:iCs/>
      <w:color w:val="365F91" w:themeColor="accent1" w:themeShade="BF"/>
      <w:sz w:val="20"/>
      <w:szCs w:val="32"/>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 Title"/>
    <w:basedOn w:val="Normal"/>
    <w:next w:val="02Author"/>
    <w:rsid w:val="000615E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0615E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A568B6"/>
    <w:pPr>
      <w:spacing w:before="0"/>
      <w:ind w:firstLine="288"/>
    </w:pPr>
  </w:style>
  <w:style w:type="paragraph" w:customStyle="1" w:styleId="03AuthorAffiliation">
    <w:name w:val="03. Author Affiliation"/>
    <w:basedOn w:val="NoSpacing"/>
    <w:next w:val="04Email"/>
    <w:qFormat/>
    <w:rsid w:val="00CE587E"/>
    <w:rPr>
      <w:rFonts w:ascii="Times New Roman" w:hAnsi="Times New Roman"/>
      <w:i/>
      <w:sz w:val="18"/>
    </w:rPr>
  </w:style>
  <w:style w:type="paragraph" w:customStyle="1" w:styleId="02Author-OE">
    <w:name w:val="02. Author - OE"/>
    <w:basedOn w:val="02Author-BOE"/>
    <w:next w:val="03AuthorAffiliation"/>
    <w:rsid w:val="00CE587E"/>
    <w:rPr>
      <w:color w:val="943634"/>
    </w:rPr>
  </w:style>
  <w:style w:type="paragraph" w:styleId="NoSpacing">
    <w:name w:val="No Spacing"/>
    <w:uiPriority w:val="1"/>
    <w:rsid w:val="009909E8"/>
    <w:pPr>
      <w:spacing w:after="0" w:line="240" w:lineRule="auto"/>
    </w:pPr>
  </w:style>
  <w:style w:type="paragraph" w:customStyle="1" w:styleId="02Author-OME">
    <w:name w:val="02. Author - OME"/>
    <w:basedOn w:val="02Author-BOE"/>
    <w:next w:val="03AuthorAffiliation"/>
    <w:rsid w:val="00416CDD"/>
    <w:rPr>
      <w:color w:val="1478B6"/>
    </w:rPr>
  </w:style>
  <w:style w:type="paragraph" w:customStyle="1" w:styleId="04Email">
    <w:name w:val="04. Email"/>
    <w:basedOn w:val="03AuthorAffiliation"/>
    <w:next w:val="06AbstractBody"/>
    <w:qFormat/>
    <w:rsid w:val="00416CDD"/>
    <w:rPr>
      <w:color w:val="2E2EB1"/>
    </w:rPr>
  </w:style>
  <w:style w:type="paragraph" w:customStyle="1" w:styleId="25ReferenceSectionHeader">
    <w:name w:val="25. Reference Section Header"/>
    <w:next w:val="26References"/>
    <w:qFormat/>
    <w:rsid w:val="00AD0FE4"/>
    <w:pPr>
      <w:spacing w:before="120" w:after="120" w:line="240" w:lineRule="auto"/>
    </w:pPr>
    <w:rPr>
      <w:rFonts w:ascii="Arial" w:hAnsi="Arial"/>
      <w:b/>
      <w:sz w:val="18"/>
    </w:rPr>
  </w:style>
  <w:style w:type="paragraph" w:customStyle="1" w:styleId="06AbstractBody">
    <w:name w:val="06. Abstract Body"/>
    <w:next w:val="07Copyright"/>
    <w:link w:val="06AbstractBodyChar"/>
    <w:qFormat/>
    <w:rsid w:val="00BF64A9"/>
    <w:pPr>
      <w:spacing w:before="240" w:after="0" w:line="240" w:lineRule="auto"/>
      <w:jc w:val="both"/>
    </w:pPr>
    <w:rPr>
      <w:rFonts w:ascii="Times New Roman" w:hAnsi="Times New Roman"/>
      <w:color w:val="000000" w:themeColor="text1"/>
      <w:sz w:val="20"/>
    </w:rPr>
  </w:style>
  <w:style w:type="paragraph" w:customStyle="1" w:styleId="07Copyright">
    <w:name w:val="07. Copyright"/>
    <w:basedOn w:val="06AbstractBody"/>
    <w:next w:val="08SectionHeader1"/>
    <w:rsid w:val="0036209C"/>
    <w:pPr>
      <w:spacing w:after="240"/>
    </w:pPr>
    <w:rPr>
      <w:rFonts w:ascii="Arial" w:hAnsi="Arial"/>
      <w:sz w:val="16"/>
    </w:rPr>
  </w:style>
  <w:style w:type="paragraph" w:customStyle="1" w:styleId="26References">
    <w:name w:val="26. References"/>
    <w:qFormat/>
    <w:rsid w:val="00C90584"/>
    <w:pPr>
      <w:numPr>
        <w:numId w:val="1"/>
      </w:numPr>
      <w:spacing w:after="0" w:line="240" w:lineRule="auto"/>
    </w:pPr>
    <w:rPr>
      <w:rFonts w:ascii="Times New Roman" w:hAnsi="Times New Roman"/>
      <w:sz w:val="16"/>
    </w:rPr>
  </w:style>
  <w:style w:type="paragraph" w:customStyle="1" w:styleId="08SectionHeader1">
    <w:name w:val="08 Section Header 1"/>
    <w:next w:val="09BodyFirstParagraph"/>
    <w:qFormat/>
    <w:rsid w:val="00BF64A9"/>
    <w:pPr>
      <w:numPr>
        <w:numId w:val="5"/>
      </w:numPr>
      <w:spacing w:before="120" w:after="0" w:line="240" w:lineRule="auto"/>
    </w:pPr>
    <w:rPr>
      <w:rFonts w:ascii="Arial" w:hAnsi="Arial"/>
      <w:b/>
      <w:sz w:val="20"/>
    </w:rPr>
  </w:style>
  <w:style w:type="paragraph" w:customStyle="1" w:styleId="09BodyFirstParagraph">
    <w:name w:val="09. Body First Paragraph"/>
    <w:basedOn w:val="06AbstractBody"/>
    <w:next w:val="10BodySubsequentParagraph"/>
    <w:link w:val="09BodyFirstParagraphChar"/>
    <w:qFormat/>
    <w:rsid w:val="00BF64A9"/>
    <w:pPr>
      <w:spacing w:before="120"/>
    </w:pPr>
  </w:style>
  <w:style w:type="paragraph" w:customStyle="1" w:styleId="08SectionHeader2">
    <w:name w:val="08. Section Header 2"/>
    <w:basedOn w:val="08SectionHeader1"/>
    <w:next w:val="09BodyFirstParagraph"/>
    <w:qFormat/>
    <w:rsid w:val="00A568B6"/>
    <w:pPr>
      <w:numPr>
        <w:numId w:val="0"/>
      </w:numPr>
    </w:pPr>
    <w:rPr>
      <w:b w:val="0"/>
      <w:i/>
    </w:rPr>
  </w:style>
  <w:style w:type="character" w:styleId="CommentReference">
    <w:name w:val="annotation reference"/>
    <w:basedOn w:val="DefaultParagraphFont"/>
    <w:uiPriority w:val="99"/>
    <w:semiHidden/>
    <w:unhideWhenUsed/>
    <w:rsid w:val="005A33E2"/>
    <w:rPr>
      <w:sz w:val="16"/>
      <w:szCs w:val="16"/>
    </w:rPr>
  </w:style>
  <w:style w:type="paragraph" w:styleId="CommentText">
    <w:name w:val="annotation text"/>
    <w:basedOn w:val="Normal"/>
    <w:link w:val="CommentTextChar"/>
    <w:uiPriority w:val="99"/>
    <w:semiHidden/>
    <w:unhideWhenUsed/>
    <w:rsid w:val="005A33E2"/>
    <w:pPr>
      <w:spacing w:line="240" w:lineRule="auto"/>
    </w:pPr>
    <w:rPr>
      <w:sz w:val="20"/>
      <w:szCs w:val="20"/>
    </w:rPr>
  </w:style>
  <w:style w:type="character" w:customStyle="1" w:styleId="CommentTextChar">
    <w:name w:val="Comment Text Char"/>
    <w:basedOn w:val="DefaultParagraphFont"/>
    <w:link w:val="CommentText"/>
    <w:uiPriority w:val="99"/>
    <w:semiHidden/>
    <w:rsid w:val="005A33E2"/>
    <w:rPr>
      <w:sz w:val="20"/>
      <w:szCs w:val="20"/>
    </w:rPr>
  </w:style>
  <w:style w:type="paragraph" w:styleId="CommentSubject">
    <w:name w:val="annotation subject"/>
    <w:basedOn w:val="CommentText"/>
    <w:next w:val="CommentText"/>
    <w:link w:val="CommentSubjectChar"/>
    <w:uiPriority w:val="99"/>
    <w:semiHidden/>
    <w:unhideWhenUsed/>
    <w:rsid w:val="005A33E2"/>
    <w:rPr>
      <w:b/>
      <w:bCs/>
    </w:rPr>
  </w:style>
  <w:style w:type="character" w:customStyle="1" w:styleId="CommentSubjectChar">
    <w:name w:val="Comment Subject Char"/>
    <w:basedOn w:val="CommentTextChar"/>
    <w:link w:val="CommentSubject"/>
    <w:uiPriority w:val="99"/>
    <w:semiHidden/>
    <w:rsid w:val="005A33E2"/>
    <w:rPr>
      <w:b/>
      <w:bCs/>
      <w:sz w:val="20"/>
      <w:szCs w:val="20"/>
    </w:rPr>
  </w:style>
  <w:style w:type="paragraph" w:styleId="BalloonText">
    <w:name w:val="Balloon Text"/>
    <w:basedOn w:val="Normal"/>
    <w:link w:val="BalloonTextChar"/>
    <w:uiPriority w:val="99"/>
    <w:semiHidden/>
    <w:unhideWhenUsed/>
    <w:rsid w:val="005A3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3E2"/>
    <w:rPr>
      <w:rFonts w:ascii="Tahoma" w:hAnsi="Tahoma" w:cs="Tahoma"/>
      <w:sz w:val="16"/>
      <w:szCs w:val="16"/>
    </w:rPr>
  </w:style>
  <w:style w:type="paragraph" w:customStyle="1" w:styleId="08SectionHeader3">
    <w:name w:val="08. Section Header 3"/>
    <w:basedOn w:val="08SectionHeader2"/>
    <w:next w:val="09BodyFirstParagraph"/>
    <w:qFormat/>
    <w:rsid w:val="005A33E2"/>
    <w:rPr>
      <w:i w:val="0"/>
    </w:rPr>
  </w:style>
  <w:style w:type="paragraph" w:customStyle="1" w:styleId="20FundingSectionHeader">
    <w:name w:val="20. Funding Section Header"/>
    <w:basedOn w:val="08SectionHeader1"/>
    <w:next w:val="21AcknowledgmentsSectionHeader"/>
    <w:qFormat/>
    <w:rsid w:val="00BA2412"/>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A55B30"/>
  </w:style>
  <w:style w:type="paragraph" w:customStyle="1" w:styleId="12FigureCaptionShort">
    <w:name w:val="12. Figure Caption Short"/>
    <w:basedOn w:val="09BodyFirstParagraph"/>
    <w:next w:val="10BodySubsequentParagraph"/>
    <w:qFormat/>
    <w:rsid w:val="00FD5E0D"/>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FD5E0D"/>
    <w:pPr>
      <w:jc w:val="both"/>
    </w:pPr>
  </w:style>
  <w:style w:type="paragraph" w:customStyle="1" w:styleId="14TableCaption">
    <w:name w:val="14. Table Caption"/>
    <w:basedOn w:val="09BodyFirstParagraph"/>
    <w:next w:val="15TableBody"/>
    <w:qFormat/>
    <w:rsid w:val="0048331C"/>
    <w:pPr>
      <w:spacing w:before="240" w:after="160"/>
      <w:jc w:val="center"/>
    </w:pPr>
    <w:rPr>
      <w:b/>
      <w:sz w:val="16"/>
    </w:rPr>
  </w:style>
  <w:style w:type="paragraph" w:customStyle="1" w:styleId="13Equation">
    <w:name w:val="13. Equation"/>
    <w:basedOn w:val="10BodySubsequentParagraph"/>
    <w:next w:val="10BodySubsequentParagraph"/>
    <w:qFormat/>
    <w:rsid w:val="00176184"/>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432E94"/>
    <w:pPr>
      <w:spacing w:after="120"/>
    </w:pPr>
    <w:rPr>
      <w:sz w:val="16"/>
    </w:rPr>
  </w:style>
  <w:style w:type="paragraph" w:customStyle="1" w:styleId="15TableBody">
    <w:name w:val="15. Table Body"/>
    <w:basedOn w:val="09BodyFirstParagraph"/>
    <w:next w:val="10BodySubsequentParagraph"/>
    <w:qFormat/>
    <w:rsid w:val="0048331C"/>
    <w:pPr>
      <w:spacing w:before="0" w:after="80"/>
    </w:pPr>
    <w:rPr>
      <w:sz w:val="16"/>
    </w:rPr>
  </w:style>
  <w:style w:type="paragraph" w:customStyle="1" w:styleId="19ListNumber1">
    <w:name w:val="19. List Number 1"/>
    <w:basedOn w:val="10BodySubsequentParagraph"/>
    <w:rsid w:val="00FC5DCC"/>
    <w:pPr>
      <w:numPr>
        <w:numId w:val="7"/>
      </w:numPr>
      <w:spacing w:before="120"/>
    </w:pPr>
  </w:style>
  <w:style w:type="paragraph" w:customStyle="1" w:styleId="05WebAddress">
    <w:name w:val="05. Web Address"/>
    <w:basedOn w:val="04Email"/>
    <w:next w:val="06AbstractBody"/>
    <w:rsid w:val="00CB0396"/>
  </w:style>
  <w:style w:type="paragraph" w:customStyle="1" w:styleId="11Figure">
    <w:name w:val="11. Figure"/>
    <w:basedOn w:val="09BodyFirstParagraph"/>
    <w:next w:val="12FigureCaptionLong"/>
    <w:qFormat/>
    <w:rsid w:val="00FD5E0D"/>
    <w:pPr>
      <w:jc w:val="center"/>
    </w:pPr>
    <w:rPr>
      <w:sz w:val="16"/>
    </w:rPr>
  </w:style>
  <w:style w:type="paragraph" w:customStyle="1" w:styleId="19ListNumber2">
    <w:name w:val="19. List Number 2"/>
    <w:basedOn w:val="19ListNumber1"/>
    <w:rsid w:val="00EC0262"/>
    <w:pPr>
      <w:numPr>
        <w:numId w:val="8"/>
      </w:numPr>
    </w:pPr>
  </w:style>
  <w:style w:type="paragraph" w:customStyle="1" w:styleId="18ListUnnumbered">
    <w:name w:val="18. List Unnumbered"/>
    <w:basedOn w:val="19ListNumber1"/>
    <w:rsid w:val="00062D82"/>
    <w:pPr>
      <w:numPr>
        <w:numId w:val="0"/>
      </w:numPr>
      <w:ind w:left="360"/>
    </w:pPr>
  </w:style>
  <w:style w:type="paragraph" w:customStyle="1" w:styleId="17ListBulleted">
    <w:name w:val="17. List Bulleted"/>
    <w:basedOn w:val="18ListUnnumbered"/>
    <w:rsid w:val="00A035D7"/>
    <w:pPr>
      <w:numPr>
        <w:numId w:val="9"/>
      </w:numPr>
    </w:pPr>
  </w:style>
  <w:style w:type="paragraph" w:customStyle="1" w:styleId="02Author-AO">
    <w:name w:val="02. Author - AO"/>
    <w:basedOn w:val="02Author-BOE"/>
    <w:next w:val="03AuthorAffiliation"/>
    <w:qFormat/>
    <w:rsid w:val="003A0A44"/>
    <w:rPr>
      <w:color w:val="auto"/>
    </w:rPr>
  </w:style>
  <w:style w:type="paragraph" w:customStyle="1" w:styleId="02Author-JOSAA">
    <w:name w:val="02. Author - JOSAA"/>
    <w:basedOn w:val="02Author-AO"/>
    <w:next w:val="03AuthorAffiliation"/>
    <w:rsid w:val="005F4008"/>
    <w:rPr>
      <w:color w:val="4C265B"/>
    </w:rPr>
  </w:style>
  <w:style w:type="paragraph" w:customStyle="1" w:styleId="02Author-JOSAB">
    <w:name w:val="02. Author - JOSAB"/>
    <w:basedOn w:val="02Author-JOSAA"/>
    <w:next w:val="03AuthorAffiliation"/>
    <w:rsid w:val="005F4008"/>
    <w:rPr>
      <w:color w:val="16A14C"/>
    </w:rPr>
  </w:style>
  <w:style w:type="paragraph" w:customStyle="1" w:styleId="02Author-Optica">
    <w:name w:val="02. Author - Optica"/>
    <w:basedOn w:val="02Author-JOSAA"/>
    <w:next w:val="03AuthorAffiliation"/>
    <w:rsid w:val="005F4008"/>
    <w:rPr>
      <w:color w:val="007B4A"/>
    </w:rPr>
  </w:style>
  <w:style w:type="paragraph" w:customStyle="1" w:styleId="02Author-OL">
    <w:name w:val="02. Author - OL"/>
    <w:basedOn w:val="02Author-Optica"/>
    <w:next w:val="03AuthorAffiliation"/>
    <w:rsid w:val="005F4008"/>
    <w:rPr>
      <w:color w:val="254982"/>
    </w:rPr>
  </w:style>
  <w:style w:type="paragraph" w:customStyle="1" w:styleId="22DisclosuresSectionHeader">
    <w:name w:val="22. Disclosures Section Header"/>
    <w:basedOn w:val="21AcknowledgmentsSectionHeader"/>
    <w:next w:val="23DataAvailabilitySectionHeader"/>
    <w:qFormat/>
    <w:rsid w:val="007F35CC"/>
  </w:style>
  <w:style w:type="character" w:customStyle="1" w:styleId="Heading1Char">
    <w:name w:val="Heading 1 Char"/>
    <w:basedOn w:val="DefaultParagraphFont"/>
    <w:link w:val="Heading1"/>
    <w:uiPriority w:val="9"/>
    <w:rsid w:val="006270B3"/>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97360"/>
    <w:rPr>
      <w:color w:val="0000FF" w:themeColor="hyperlink"/>
      <w:u w:val="single"/>
    </w:rPr>
  </w:style>
  <w:style w:type="paragraph" w:customStyle="1" w:styleId="08SectionHeader10">
    <w:name w:val="08. Section Header 1"/>
    <w:next w:val="09BodyFirstParagraph"/>
    <w:qFormat/>
    <w:rsid w:val="00497360"/>
    <w:pPr>
      <w:spacing w:before="120" w:after="0" w:line="240" w:lineRule="auto"/>
      <w:ind w:left="360" w:hanging="360"/>
    </w:pPr>
    <w:rPr>
      <w:rFonts w:ascii="Arial" w:hAnsi="Arial"/>
      <w:b/>
      <w:sz w:val="20"/>
    </w:rPr>
  </w:style>
  <w:style w:type="table" w:styleId="TableGrid">
    <w:name w:val="Table Grid"/>
    <w:basedOn w:val="TableNormal"/>
    <w:uiPriority w:val="59"/>
    <w:rsid w:val="00994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092896"/>
    <w:rPr>
      <w:color w:val="8F043A"/>
    </w:rPr>
  </w:style>
  <w:style w:type="paragraph" w:customStyle="1" w:styleId="02Author-PRJ">
    <w:name w:val="02. Author - PRJ"/>
    <w:basedOn w:val="02Author-Optica"/>
    <w:rsid w:val="00BD2F0B"/>
    <w:rPr>
      <w:color w:val="7E2C2E"/>
    </w:rPr>
  </w:style>
  <w:style w:type="paragraph" w:customStyle="1" w:styleId="02Author">
    <w:name w:val="02. Author"/>
    <w:basedOn w:val="02Author-AO"/>
    <w:next w:val="03AuthorAffiliation"/>
    <w:rsid w:val="00974BEF"/>
    <w:rPr>
      <w:color w:val="595959" w:themeColor="text1" w:themeTint="A6"/>
    </w:rPr>
  </w:style>
  <w:style w:type="paragraph" w:customStyle="1" w:styleId="02Author-OSAC">
    <w:name w:val="02. Author - OSAC"/>
    <w:basedOn w:val="02Author-OME"/>
    <w:next w:val="03AuthorAffiliation"/>
    <w:rsid w:val="00D07434"/>
    <w:rPr>
      <w:color w:val="006E90"/>
    </w:rPr>
  </w:style>
  <w:style w:type="character" w:styleId="Emphasis">
    <w:name w:val="Emphasis"/>
    <w:basedOn w:val="DefaultParagraphFont"/>
    <w:uiPriority w:val="20"/>
    <w:qFormat/>
    <w:rsid w:val="00EB7638"/>
    <w:rPr>
      <w:i/>
      <w:iCs/>
    </w:rPr>
  </w:style>
  <w:style w:type="character" w:styleId="Strong">
    <w:name w:val="Strong"/>
    <w:basedOn w:val="DefaultParagraphFont"/>
    <w:uiPriority w:val="22"/>
    <w:qFormat/>
    <w:rsid w:val="00510E7A"/>
    <w:rPr>
      <w:b/>
      <w:bCs/>
    </w:rPr>
  </w:style>
  <w:style w:type="character" w:styleId="UnresolvedMention">
    <w:name w:val="Unresolved Mention"/>
    <w:basedOn w:val="DefaultParagraphFont"/>
    <w:uiPriority w:val="99"/>
    <w:semiHidden/>
    <w:unhideWhenUsed/>
    <w:rsid w:val="00510E7A"/>
    <w:rPr>
      <w:color w:val="605E5C"/>
      <w:shd w:val="clear" w:color="auto" w:fill="E1DFDD"/>
    </w:rPr>
  </w:style>
  <w:style w:type="paragraph" w:customStyle="1" w:styleId="23DataAvailabilitySectionHeader">
    <w:name w:val="23. Data Availability Section Header"/>
    <w:basedOn w:val="22DisclosuresSectionHeader"/>
    <w:rsid w:val="00BA2412"/>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E321F1"/>
  </w:style>
  <w:style w:type="paragraph" w:customStyle="1" w:styleId="OSAReference">
    <w:name w:val="OSA Reference"/>
    <w:basedOn w:val="Normal"/>
    <w:qFormat/>
    <w:rsid w:val="00E61943"/>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A43C17"/>
  </w:style>
  <w:style w:type="character" w:styleId="FollowedHyperlink">
    <w:name w:val="FollowedHyperlink"/>
    <w:basedOn w:val="DefaultParagraphFont"/>
    <w:uiPriority w:val="99"/>
    <w:semiHidden/>
    <w:unhideWhenUsed/>
    <w:rsid w:val="00413A22"/>
    <w:rPr>
      <w:color w:val="800080" w:themeColor="followedHyperlink"/>
      <w:u w:val="single"/>
    </w:rPr>
  </w:style>
  <w:style w:type="paragraph" w:customStyle="1" w:styleId="20Reference">
    <w:name w:val="20 Reference"/>
    <w:basedOn w:val="Normal"/>
    <w:qFormat/>
    <w:rsid w:val="00A001CE"/>
    <w:pPr>
      <w:autoSpaceDE w:val="0"/>
      <w:autoSpaceDN w:val="0"/>
      <w:adjustRightInd w:val="0"/>
      <w:spacing w:after="0" w:line="240" w:lineRule="auto"/>
      <w:ind w:left="360" w:hanging="216"/>
    </w:pPr>
    <w:rPr>
      <w:rFonts w:ascii="Calibri" w:eastAsia="Times New Roman" w:hAnsi="Calibri" w:cs="AdvOT9cb306be.B"/>
      <w:spacing w:val="-6"/>
      <w:sz w:val="17"/>
      <w:szCs w:val="18"/>
    </w:rPr>
  </w:style>
  <w:style w:type="paragraph" w:customStyle="1" w:styleId="EndNoteBibliographyTitle">
    <w:name w:val="EndNote Bibliography Title"/>
    <w:basedOn w:val="Normal"/>
    <w:link w:val="EndNoteBibliographyTitleChar"/>
    <w:rsid w:val="0034523F"/>
    <w:pPr>
      <w:spacing w:after="0"/>
      <w:jc w:val="center"/>
    </w:pPr>
    <w:rPr>
      <w:rFonts w:ascii="Times New Roman" w:hAnsi="Times New Roman" w:cs="Times New Roman"/>
      <w:noProof/>
      <w:sz w:val="16"/>
    </w:rPr>
  </w:style>
  <w:style w:type="character" w:customStyle="1" w:styleId="06AbstractBodyChar">
    <w:name w:val="06. Abstract Body Char"/>
    <w:basedOn w:val="DefaultParagraphFont"/>
    <w:link w:val="06AbstractBody"/>
    <w:rsid w:val="0034523F"/>
    <w:rPr>
      <w:rFonts w:ascii="Times New Roman" w:hAnsi="Times New Roman"/>
      <w:color w:val="000000" w:themeColor="text1"/>
      <w:sz w:val="20"/>
    </w:rPr>
  </w:style>
  <w:style w:type="character" w:customStyle="1" w:styleId="09BodyFirstParagraphChar">
    <w:name w:val="09. Body First Paragraph Char"/>
    <w:basedOn w:val="06AbstractBodyChar"/>
    <w:link w:val="09BodyFirstParagraph"/>
    <w:rsid w:val="0034523F"/>
    <w:rPr>
      <w:rFonts w:ascii="Times New Roman" w:hAnsi="Times New Roman"/>
      <w:color w:val="000000" w:themeColor="text1"/>
      <w:sz w:val="20"/>
    </w:rPr>
  </w:style>
  <w:style w:type="character" w:customStyle="1" w:styleId="EndNoteBibliographyTitleChar">
    <w:name w:val="EndNote Bibliography Title Char"/>
    <w:basedOn w:val="09BodyFirstParagraphChar"/>
    <w:link w:val="EndNoteBibliographyTitle"/>
    <w:rsid w:val="0034523F"/>
    <w:rPr>
      <w:rFonts w:ascii="Times New Roman" w:hAnsi="Times New Roman" w:cs="Times New Roman"/>
      <w:noProof/>
      <w:color w:val="000000" w:themeColor="text1"/>
      <w:sz w:val="16"/>
    </w:rPr>
  </w:style>
  <w:style w:type="paragraph" w:customStyle="1" w:styleId="EndNoteBibliography">
    <w:name w:val="EndNote Bibliography"/>
    <w:basedOn w:val="Normal"/>
    <w:link w:val="EndNoteBibliographyChar"/>
    <w:rsid w:val="0034523F"/>
    <w:pPr>
      <w:spacing w:line="240" w:lineRule="auto"/>
    </w:pPr>
    <w:rPr>
      <w:rFonts w:ascii="Times New Roman" w:hAnsi="Times New Roman" w:cs="Times New Roman"/>
      <w:noProof/>
      <w:sz w:val="16"/>
    </w:rPr>
  </w:style>
  <w:style w:type="character" w:customStyle="1" w:styleId="EndNoteBibliographyChar">
    <w:name w:val="EndNote Bibliography Char"/>
    <w:basedOn w:val="09BodyFirstParagraphChar"/>
    <w:link w:val="EndNoteBibliography"/>
    <w:rsid w:val="0034523F"/>
    <w:rPr>
      <w:rFonts w:ascii="Times New Roman" w:hAnsi="Times New Roman" w:cs="Times New Roman"/>
      <w:noProof/>
      <w:color w:val="000000" w:themeColor="text1"/>
      <w:sz w:val="16"/>
    </w:rPr>
  </w:style>
  <w:style w:type="character" w:customStyle="1" w:styleId="Heading2Char">
    <w:name w:val="Heading 2 Char"/>
    <w:basedOn w:val="DefaultParagraphFont"/>
    <w:link w:val="Heading2"/>
    <w:uiPriority w:val="9"/>
    <w:semiHidden/>
    <w:rsid w:val="000A6F8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rsid w:val="000A6F85"/>
    <w:rPr>
      <w:rFonts w:eastAsiaTheme="majorEastAsia" w:cstheme="majorBidi"/>
      <w:i/>
      <w:iCs/>
      <w:color w:val="365F91" w:themeColor="accent1" w:themeShade="BF"/>
      <w:sz w:val="20"/>
      <w:szCs w:val="32"/>
      <w:lang w:val="en-GB" w:eastAsia="ja-JP"/>
    </w:rPr>
  </w:style>
  <w:style w:type="table" w:styleId="PlainTable2">
    <w:name w:val="Plain Table 2"/>
    <w:basedOn w:val="TableNormal"/>
    <w:uiPriority w:val="42"/>
    <w:rsid w:val="008C1DFB"/>
    <w:pPr>
      <w:spacing w:after="0" w:line="240" w:lineRule="auto"/>
    </w:pPr>
    <w:rPr>
      <w:rFonts w:ascii="TH SarabunPSK" w:hAnsi="TH SarabunPSK" w:cs="TH SarabunPSK"/>
      <w:sz w:val="32"/>
      <w:szCs w:val="32"/>
      <w:lang w:val="en-GB"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3C6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2AF"/>
  </w:style>
  <w:style w:type="paragraph" w:styleId="Footer">
    <w:name w:val="footer"/>
    <w:basedOn w:val="Normal"/>
    <w:link w:val="FooterChar"/>
    <w:uiPriority w:val="99"/>
    <w:unhideWhenUsed/>
    <w:rsid w:val="003C6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2AF"/>
  </w:style>
  <w:style w:type="table" w:styleId="PlainTable1">
    <w:name w:val="Plain Table 1"/>
    <w:basedOn w:val="TableNormal"/>
    <w:uiPriority w:val="41"/>
    <w:rsid w:val="005A7A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E94D32"/>
    <w:rPr>
      <w:color w:val="666666"/>
    </w:rPr>
  </w:style>
  <w:style w:type="paragraph" w:styleId="Revision">
    <w:name w:val="Revision"/>
    <w:hidden/>
    <w:uiPriority w:val="99"/>
    <w:semiHidden/>
    <w:rsid w:val="00364123"/>
    <w:pPr>
      <w:spacing w:after="0" w:line="240" w:lineRule="auto"/>
    </w:pPr>
  </w:style>
  <w:style w:type="paragraph" w:customStyle="1" w:styleId="preflight-heading">
    <w:name w:val="preflight-heading"/>
    <w:pPr>
      <w:spacing w:before="60" w:after="60"/>
    </w:pPr>
    <w:rPr>
      <w:b/>
      <w:color w:val="000000"/>
      <w:sz w:val="20"/>
    </w:rPr>
  </w:style>
  <w:style w:type="paragraph" w:customStyle="1" w:styleId="preflight-description">
    <w:name w:val="preflight-description"/>
    <w:pPr>
      <w:spacing w:before="60" w:after="60"/>
    </w:pPr>
    <w:rPr>
      <w:color w:val="000000"/>
      <w:sz w:val="20"/>
    </w:rPr>
  </w:style>
  <w:style w:type="paragraph" w:customStyle="1" w:styleId="preflight-link">
    <w:name w:val="preflight-link"/>
    <w:pPr>
      <w:spacing w:before="60" w:after="60"/>
    </w:pPr>
    <w:rPr>
      <w:color w:val="0000FF"/>
      <w:sz w:val="20"/>
      <w:u w:val="single"/>
    </w:rPr>
  </w:style>
  <w:style w:type="paragraph" w:customStyle="1" w:styleId="preflight-example">
    <w:name w:val="preflight-example"/>
    <w:pPr>
      <w:spacing w:before="180" w:after="60"/>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hyperlink" Target="https://ieeexplore.ieee.org/stampPDF/getPDF.jsp?tp=&amp;arnumber=9920767&amp;re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16/j.mssp.2022.106907" TargetMode="External"/><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hyperlink" Target="https://doi.org/10.1002/lpor.202100001" TargetMode="External"/><Relationship Id="rId25" Type="http://schemas.openxmlformats.org/officeDocument/2006/relationships/hyperlink" Target="https://doi.org/10.1002/lpor.202501014" TargetMode="External"/><Relationship Id="rId2" Type="http://schemas.openxmlformats.org/officeDocument/2006/relationships/numbering" Target="numbering.xml"/><Relationship Id="rId16" Type="http://schemas.openxmlformats.org/officeDocument/2006/relationships/hyperlink" Target="https://www.mdpi.com/2072-666X/14/6/1259" TargetMode="External"/><Relationship Id="rId20" Type="http://schemas.openxmlformats.org/officeDocument/2006/relationships/hyperlink" Target="https://doi.org/10.1016/j.mtadv.2023.100364"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24" Type="http://schemas.openxmlformats.org/officeDocument/2006/relationships/hyperlink" Target="https://doi.org/10.1016/j.tsf.2022.139568" TargetMode="External"/><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hyperlink" Target="https://doi.org/10.1016/j.apsusc.2016.09.149" TargetMode="External"/><Relationship Id="rId10" Type="http://schemas.openxmlformats.org/officeDocument/2006/relationships/image" Target="media/image5.emf"/><Relationship Id="rId19" Type="http://schemas.openxmlformats.org/officeDocument/2006/relationships/hyperlink" Target="https://www.mdpi.com/2304-6732/13/2/148" TargetMode="Externa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hyperlink" Target="https://doi.org/10.1002/adfm.20231030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B2D22-B712-43A1-8746-EC74A917C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TotalTime>
  <Pages>17</Pages>
  <Words>14417</Words>
  <Characters>82181</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OSA</Company>
  <LinksUpToDate>false</LinksUpToDate>
  <CharactersWithSpaces>96406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Mayfield</dc:creator>
  <cp:lastModifiedBy>Chettanat Padungatthakij</cp:lastModifiedBy>
  <cp:revision>85</cp:revision>
  <cp:lastPrinted>2026-07-02T08:08:00Z</cp:lastPrinted>
  <dcterms:created xsi:type="dcterms:W3CDTF">2025-02-24T16:35:00Z</dcterms:created>
  <dcterms:modified xsi:type="dcterms:W3CDTF">2026-07-02T12:12:00Z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543d3906e68ebb8a0b7b659ecf8a5e8d0e6ee69a5999b3d5cd09c8b7bd2f7794</vt:lpwstr>
  </property>
  <property fmtid="{D5CDD505-2E9C-101B-9397-08002B2CF9AE}" pid="3" name="preflight.documentId">
    <vt:lpwstr>realtime-49758ebb-b8bf-4013-abfa-4d42bf6df85e</vt:lpwstr>
  </property>
  <property fmtid="{D5CDD505-2E9C-101B-9397-08002B2CF9AE}" pid="4" name="preflight.processed">
    <vt:bool>true</vt:bool>
  </property>
  <property fmtid="{D5CDD505-2E9C-101B-9397-08002B2CF9AE}" pid="5" name="preflight.processedAt">
    <vt:lpwstr>2026-07-02T08:15:01.767162269Z</vt:lpwstr>
  </property>
  <property fmtid="{D5CDD505-2E9C-101B-9397-08002B2CF9AE}" pid="6" name="_DocHome">
    <vt:i4>1779982418</vt:i4>
  </property>
</Properties>
</file>