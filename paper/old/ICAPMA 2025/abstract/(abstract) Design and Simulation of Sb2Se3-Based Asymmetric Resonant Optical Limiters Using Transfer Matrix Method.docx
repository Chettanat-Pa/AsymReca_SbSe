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0FEF8" w14:textId="77777777" w:rsidR="00CB6006" w:rsidRPr="00441478" w:rsidRDefault="00CB6006" w:rsidP="00CB6006">
      <w:pPr>
        <w:spacing w:after="0" w:line="240" w:lineRule="auto"/>
        <w:rPr>
          <w:rFonts w:ascii="Times New Roman" w:eastAsia="SimSun" w:hAnsi="Times New Roman" w:cs="Times New Roman"/>
          <w:b/>
          <w:bCs/>
          <w:sz w:val="28"/>
          <w:lang w:bidi="ar-SA"/>
        </w:rPr>
      </w:pPr>
    </w:p>
    <w:p w14:paraId="0A024A63" w14:textId="7A582513" w:rsidR="00CB6006" w:rsidRPr="00CB6006" w:rsidRDefault="007720FE" w:rsidP="00CB6006">
      <w:pPr>
        <w:spacing w:after="0" w:line="240" w:lineRule="auto"/>
        <w:jc w:val="center"/>
        <w:rPr>
          <w:rFonts w:ascii="Times New Roman" w:eastAsia="SimSun" w:hAnsi="Times New Roman" w:cs="Times New Roman"/>
          <w:sz w:val="28"/>
          <w:lang w:bidi="ar-SA"/>
        </w:rPr>
      </w:pPr>
      <w:r w:rsidRPr="007720FE">
        <w:rPr>
          <w:rFonts w:ascii="Times New Roman" w:eastAsia="SimSun" w:hAnsi="Times New Roman" w:cs="Times New Roman"/>
          <w:b/>
          <w:bCs/>
          <w:sz w:val="28"/>
          <w:lang w:bidi="ar-SA"/>
        </w:rPr>
        <w:t>Design and Simulation of Sb</w:t>
      </w:r>
      <w:r>
        <w:rPr>
          <w:rFonts w:ascii="Times New Roman" w:eastAsia="SimSun" w:hAnsi="Times New Roman" w:cs="Times New Roman"/>
          <w:b/>
          <w:bCs/>
          <w:sz w:val="28"/>
          <w:vertAlign w:val="subscript"/>
          <w:lang w:bidi="ar-SA"/>
        </w:rPr>
        <w:t>2</w:t>
      </w:r>
      <w:r w:rsidRPr="007720FE">
        <w:rPr>
          <w:rFonts w:ascii="Times New Roman" w:eastAsia="SimSun" w:hAnsi="Times New Roman" w:cs="Times New Roman"/>
          <w:b/>
          <w:bCs/>
          <w:sz w:val="28"/>
          <w:lang w:bidi="ar-SA"/>
        </w:rPr>
        <w:t>Se</w:t>
      </w:r>
      <w:r>
        <w:rPr>
          <w:rFonts w:ascii="Times New Roman" w:eastAsia="SimSun" w:hAnsi="Times New Roman" w:cs="Times New Roman"/>
          <w:b/>
          <w:bCs/>
          <w:sz w:val="28"/>
          <w:vertAlign w:val="subscript"/>
          <w:lang w:bidi="ar-SA"/>
        </w:rPr>
        <w:t>3</w:t>
      </w:r>
      <w:r w:rsidRPr="007720FE">
        <w:rPr>
          <w:rFonts w:ascii="Times New Roman" w:eastAsia="SimSun" w:hAnsi="Times New Roman" w:cs="Times New Roman"/>
          <w:b/>
          <w:bCs/>
          <w:sz w:val="28"/>
          <w:lang w:bidi="ar-SA"/>
        </w:rPr>
        <w:t>-Based Asymmetric Resonant Optical Limiters Using Transfer Matrix Method</w:t>
      </w:r>
    </w:p>
    <w:p w14:paraId="14EC66B9" w14:textId="77777777" w:rsidR="00CB6006" w:rsidRPr="00CB6006" w:rsidRDefault="00CB6006" w:rsidP="00CB6006">
      <w:pPr>
        <w:spacing w:after="0" w:line="240" w:lineRule="auto"/>
        <w:jc w:val="center"/>
        <w:rPr>
          <w:rFonts w:ascii="Times New Roman" w:eastAsia="SimSun" w:hAnsi="Times New Roman" w:cs="Times New Roman"/>
          <w:sz w:val="28"/>
          <w:lang w:bidi="ar-SA"/>
        </w:rPr>
      </w:pPr>
    </w:p>
    <w:p w14:paraId="5DF14897" w14:textId="2E0F2CFA" w:rsidR="00DA1FB5" w:rsidRPr="00590D89" w:rsidRDefault="00364670" w:rsidP="00DA1FB5">
      <w:pPr>
        <w:spacing w:after="0" w:line="240" w:lineRule="auto"/>
        <w:jc w:val="center"/>
        <w:rPr>
          <w:rFonts w:ascii="Times New Roman" w:eastAsia="SimSun" w:hAnsi="Times New Roman" w:cs="Times New Roman"/>
          <w:sz w:val="24"/>
          <w:szCs w:val="24"/>
          <w:vertAlign w:val="superscript"/>
          <w:lang w:bidi="ar-SA"/>
        </w:rPr>
      </w:pPr>
      <w:r w:rsidRPr="00364670">
        <w:rPr>
          <w:rFonts w:ascii="Times New Roman" w:eastAsia="SimSun" w:hAnsi="Times New Roman" w:cs="Times New Roman"/>
          <w:sz w:val="24"/>
          <w:szCs w:val="24"/>
          <w:lang w:bidi="ar-SA"/>
        </w:rPr>
        <w:t>Prathan Buranasiri</w:t>
      </w:r>
      <w:r>
        <w:rPr>
          <w:rFonts w:ascii="Times New Roman" w:eastAsia="SimSun" w:hAnsi="Times New Roman" w:cs="Times New Roman"/>
          <w:sz w:val="24"/>
          <w:szCs w:val="24"/>
          <w:vertAlign w:val="superscript"/>
          <w:lang w:bidi="ar-SA"/>
        </w:rPr>
        <w:t>1</w:t>
      </w:r>
      <w:r w:rsidR="00DA1FB5" w:rsidRPr="00590D89">
        <w:rPr>
          <w:rFonts w:ascii="Times New Roman" w:eastAsia="SimSun" w:hAnsi="Times New Roman" w:cs="Times New Roman"/>
          <w:sz w:val="24"/>
          <w:szCs w:val="24"/>
          <w:lang w:bidi="ar-SA"/>
        </w:rPr>
        <w:t>,</w:t>
      </w:r>
      <w:r w:rsidR="009B6374">
        <w:rPr>
          <w:rFonts w:ascii="Times New Roman" w:eastAsia="SimSun" w:hAnsi="Times New Roman" w:cs="Times New Roman"/>
          <w:sz w:val="24"/>
          <w:szCs w:val="24"/>
          <w:lang w:bidi="ar-SA"/>
        </w:rPr>
        <w:t xml:space="preserve"> </w:t>
      </w:r>
      <w:r w:rsidRPr="009E434C">
        <w:rPr>
          <w:rFonts w:ascii="Times New Roman" w:eastAsia="SimSun" w:hAnsi="Times New Roman" w:cs="Times New Roman"/>
          <w:sz w:val="24"/>
          <w:szCs w:val="24"/>
          <w:lang w:bidi="ar-SA"/>
        </w:rPr>
        <w:t>Chettanat Padungatthakij</w:t>
      </w:r>
      <w:r>
        <w:rPr>
          <w:rFonts w:ascii="Times New Roman" w:eastAsia="SimSun" w:hAnsi="Times New Roman" w:cs="Times New Roman"/>
          <w:sz w:val="24"/>
          <w:szCs w:val="24"/>
          <w:vertAlign w:val="superscript"/>
          <w:lang w:bidi="ar-SA"/>
        </w:rPr>
        <w:t>1</w:t>
      </w:r>
      <w:r>
        <w:rPr>
          <w:rFonts w:ascii="Times New Roman" w:eastAsia="SimSun" w:hAnsi="Times New Roman" w:cs="Times New Roman"/>
          <w:sz w:val="24"/>
          <w:szCs w:val="24"/>
          <w:lang w:bidi="ar-SA"/>
        </w:rPr>
        <w:t xml:space="preserve">, </w:t>
      </w:r>
      <w:r w:rsidR="000C6C29">
        <w:rPr>
          <w:rFonts w:ascii="Times New Roman" w:eastAsia="SimSun" w:hAnsi="Times New Roman" w:cs="Times New Roman"/>
          <w:sz w:val="24"/>
          <w:szCs w:val="24"/>
          <w:lang w:bidi="ar-SA"/>
        </w:rPr>
        <w:t>Sueb</w:t>
      </w:r>
      <w:r w:rsidR="00EC3D3A" w:rsidRPr="00EC3D3A">
        <w:rPr>
          <w:rFonts w:ascii="Times New Roman" w:eastAsia="SimSun" w:hAnsi="Times New Roman" w:cs="Times New Roman"/>
          <w:sz w:val="24"/>
          <w:szCs w:val="24"/>
          <w:lang w:bidi="ar-SA"/>
        </w:rPr>
        <w:t>tarkul</w:t>
      </w:r>
      <w:r w:rsidR="00DA1FB5" w:rsidRPr="00590D89">
        <w:rPr>
          <w:rFonts w:ascii="Times New Roman" w:eastAsia="SimSun" w:hAnsi="Times New Roman" w:cs="Times New Roman"/>
          <w:sz w:val="24"/>
          <w:szCs w:val="24"/>
          <w:lang w:bidi="ar-SA"/>
        </w:rPr>
        <w:t xml:space="preserve"> </w:t>
      </w:r>
      <w:r w:rsidR="00EC3D3A">
        <w:rPr>
          <w:rFonts w:ascii="Times New Roman" w:eastAsia="SimSun" w:hAnsi="Times New Roman" w:cs="Times New Roman"/>
          <w:sz w:val="24"/>
          <w:szCs w:val="24"/>
          <w:lang w:bidi="ar-SA"/>
        </w:rPr>
        <w:t>Suchat</w:t>
      </w:r>
      <w:r>
        <w:rPr>
          <w:rFonts w:ascii="Times New Roman" w:eastAsia="SimSun" w:hAnsi="Times New Roman" w:cs="Times New Roman"/>
          <w:sz w:val="24"/>
          <w:szCs w:val="24"/>
          <w:vertAlign w:val="superscript"/>
          <w:lang w:bidi="ar-SA"/>
        </w:rPr>
        <w:t>2</w:t>
      </w:r>
      <w:r w:rsidR="000C6C29">
        <w:rPr>
          <w:rFonts w:ascii="Times New Roman" w:eastAsia="SimSun" w:hAnsi="Times New Roman" w:cs="Times New Roman"/>
          <w:sz w:val="24"/>
          <w:szCs w:val="24"/>
          <w:lang w:bidi="ar-SA"/>
        </w:rPr>
        <w:t>,</w:t>
      </w:r>
      <w:r w:rsidR="00DA1FB5" w:rsidRPr="00590D89">
        <w:rPr>
          <w:rFonts w:ascii="Times New Roman" w:eastAsia="SimSun" w:hAnsi="Times New Roman" w:cs="Times New Roman"/>
          <w:sz w:val="24"/>
          <w:szCs w:val="24"/>
          <w:lang w:bidi="ar-SA"/>
        </w:rPr>
        <w:t xml:space="preserve"> </w:t>
      </w:r>
      <w:r>
        <w:rPr>
          <w:rFonts w:ascii="Times New Roman" w:eastAsia="SimSun" w:hAnsi="Times New Roman" w:cs="Times New Roman"/>
          <w:sz w:val="24"/>
          <w:szCs w:val="24"/>
          <w:lang w:bidi="ar-SA"/>
        </w:rPr>
        <w:t>Surawut Wicharn</w:t>
      </w:r>
      <w:r w:rsidRPr="00590D89">
        <w:rPr>
          <w:rFonts w:ascii="Times New Roman" w:eastAsia="SimSun" w:hAnsi="Times New Roman" w:cs="Times New Roman"/>
          <w:sz w:val="24"/>
          <w:szCs w:val="24"/>
          <w:vertAlign w:val="superscript"/>
          <w:lang w:bidi="ar-SA"/>
        </w:rPr>
        <w:t xml:space="preserve"> </w:t>
      </w:r>
      <w:r>
        <w:rPr>
          <w:rFonts w:ascii="Times New Roman" w:eastAsia="SimSun" w:hAnsi="Times New Roman" w:cs="Times New Roman"/>
          <w:sz w:val="24"/>
          <w:szCs w:val="24"/>
          <w:vertAlign w:val="superscript"/>
          <w:lang w:bidi="ar-SA"/>
        </w:rPr>
        <w:t>3</w:t>
      </w:r>
      <w:r w:rsidR="00DA1FB5" w:rsidRPr="00590D89">
        <w:rPr>
          <w:rFonts w:ascii="Times New Roman" w:eastAsia="SimSun" w:hAnsi="Times New Roman" w:cs="Times New Roman"/>
          <w:sz w:val="24"/>
          <w:szCs w:val="24"/>
          <w:vertAlign w:val="superscript"/>
          <w:lang w:bidi="ar-SA"/>
        </w:rPr>
        <w:t>*</w:t>
      </w:r>
    </w:p>
    <w:p w14:paraId="0C7AA7F1" w14:textId="027E7383" w:rsidR="00DA1FB5" w:rsidRPr="00590D89" w:rsidRDefault="00364670" w:rsidP="00364670">
      <w:pPr>
        <w:spacing w:after="0" w:line="240" w:lineRule="auto"/>
        <w:jc w:val="center"/>
        <w:rPr>
          <w:rFonts w:ascii="Times New Roman" w:eastAsia="SimSun" w:hAnsi="Times New Roman" w:cs="Times New Roman"/>
          <w:sz w:val="24"/>
          <w:szCs w:val="24"/>
          <w:lang w:bidi="ar-SA"/>
        </w:rPr>
      </w:pPr>
      <w:r>
        <w:rPr>
          <w:rFonts w:ascii="Times New Roman" w:eastAsia="SimSun" w:hAnsi="Times New Roman" w:cs="Times New Roman"/>
          <w:sz w:val="24"/>
          <w:szCs w:val="24"/>
          <w:vertAlign w:val="superscript"/>
          <w:lang w:bidi="ar-SA"/>
        </w:rPr>
        <w:t>1</w:t>
      </w:r>
      <w:ins w:id="0" w:author="Chettanat Padungatthakij" w:date="2025-09-24T10:30:00Z" w16du:dateUtc="2025-09-24T03:30:00Z">
        <w:r w:rsidR="00A37ABB">
          <w:rPr>
            <w:rFonts w:ascii="Times New Roman" w:eastAsia="SimSun" w:hAnsi="Times New Roman" w:cs="Times New Roman"/>
            <w:sz w:val="24"/>
            <w:szCs w:val="24"/>
            <w:vertAlign w:val="superscript"/>
            <w:lang w:bidi="ar-SA"/>
          </w:rPr>
          <w:t xml:space="preserve"> </w:t>
        </w:r>
      </w:ins>
      <w:r w:rsidRPr="00364670">
        <w:rPr>
          <w:rFonts w:ascii="Times New Roman" w:eastAsia="SimSun" w:hAnsi="Times New Roman" w:cs="Times New Roman"/>
          <w:sz w:val="24"/>
          <w:szCs w:val="24"/>
          <w:lang w:bidi="ar-SA"/>
        </w:rPr>
        <w:t>Department of Physics, School of Science, King Mongkut’s Institute of Technology Ladkrabang, 1 Chalongkrung Rd. Ladkrabang, Bangkok, Thailand 10520</w:t>
      </w:r>
      <w:r>
        <w:rPr>
          <w:rFonts w:ascii="Times New Roman" w:eastAsia="SimSun" w:hAnsi="Times New Roman" w:cs="Times New Roman"/>
          <w:sz w:val="24"/>
          <w:szCs w:val="24"/>
          <w:lang w:bidi="ar-SA"/>
        </w:rPr>
        <w:t>;</w:t>
      </w:r>
    </w:p>
    <w:p w14:paraId="19CD64BD" w14:textId="2D3F64B2" w:rsidR="00995B01" w:rsidRDefault="00DA1FB5" w:rsidP="00E43019">
      <w:pPr>
        <w:spacing w:after="0" w:line="240" w:lineRule="auto"/>
        <w:jc w:val="center"/>
        <w:rPr>
          <w:rFonts w:ascii="Times New Roman" w:eastAsia="SimSun" w:hAnsi="Times New Roman" w:cs="Times New Roman"/>
          <w:sz w:val="24"/>
          <w:szCs w:val="24"/>
          <w:lang w:bidi="ar-SA"/>
        </w:rPr>
      </w:pPr>
      <w:r w:rsidRPr="00590D89">
        <w:rPr>
          <w:rFonts w:ascii="Times New Roman" w:eastAsia="SimSun" w:hAnsi="Times New Roman" w:cs="Times New Roman"/>
          <w:sz w:val="24"/>
          <w:szCs w:val="24"/>
          <w:vertAlign w:val="superscript"/>
          <w:lang w:bidi="ar-SA"/>
        </w:rPr>
        <w:t>2</w:t>
      </w:r>
      <w:r w:rsidR="000A72A2" w:rsidRPr="000A72A2">
        <w:t xml:space="preserve"> </w:t>
      </w:r>
      <w:r w:rsidR="000A72A2" w:rsidRPr="000A72A2">
        <w:rPr>
          <w:rFonts w:ascii="Times New Roman" w:eastAsia="SimSun" w:hAnsi="Times New Roman" w:cs="Times New Roman"/>
          <w:sz w:val="24"/>
          <w:szCs w:val="24"/>
          <w:lang w:bidi="ar-SA"/>
        </w:rPr>
        <w:t>Department of Physics</w:t>
      </w:r>
      <w:r w:rsidR="000A72A2">
        <w:rPr>
          <w:rFonts w:ascii="Times New Roman" w:eastAsia="SimSun" w:hAnsi="Times New Roman" w:cs="Times New Roman"/>
          <w:sz w:val="24"/>
          <w:szCs w:val="24"/>
          <w:lang w:bidi="ar-SA"/>
        </w:rPr>
        <w:t>,</w:t>
      </w:r>
      <w:r w:rsidR="000A72A2" w:rsidRPr="000A72A2">
        <w:rPr>
          <w:rFonts w:ascii="Times New Roman" w:eastAsia="SimSun" w:hAnsi="Times New Roman" w:cs="Times New Roman"/>
          <w:sz w:val="24"/>
          <w:szCs w:val="24"/>
          <w:lang w:bidi="ar-SA"/>
        </w:rPr>
        <w:t xml:space="preserve"> </w:t>
      </w:r>
      <w:r w:rsidR="00B051B6" w:rsidRPr="00B051B6">
        <w:rPr>
          <w:rFonts w:ascii="Times New Roman" w:eastAsia="SimSun" w:hAnsi="Times New Roman" w:cs="Times New Roman"/>
          <w:sz w:val="24"/>
          <w:szCs w:val="24"/>
          <w:lang w:bidi="ar-SA"/>
        </w:rPr>
        <w:t>Faculty of Science and Technology, Phranakhon Rajabhat University,</w:t>
      </w:r>
      <w:r w:rsidR="00774611">
        <w:rPr>
          <w:rFonts w:ascii="Times New Roman" w:eastAsia="SimSun" w:hAnsi="Times New Roman" w:cs="Times New Roman"/>
          <w:sz w:val="24"/>
          <w:szCs w:val="24"/>
          <w:lang w:bidi="ar-SA"/>
        </w:rPr>
        <w:t xml:space="preserve"> 9 Chaeng</w:t>
      </w:r>
      <w:r w:rsidR="00DD5357">
        <w:rPr>
          <w:rFonts w:ascii="Times New Roman" w:eastAsia="SimSun" w:hAnsi="Times New Roman" w:cs="Times New Roman"/>
          <w:sz w:val="24"/>
          <w:szCs w:val="24"/>
          <w:lang w:bidi="ar-SA"/>
        </w:rPr>
        <w:t>wattana Rd., Bang</w:t>
      </w:r>
      <w:r w:rsidR="000E32E8">
        <w:rPr>
          <w:rFonts w:ascii="Times New Roman" w:eastAsia="SimSun" w:hAnsi="Times New Roman" w:cs="Times New Roman"/>
          <w:sz w:val="24"/>
          <w:szCs w:val="24"/>
          <w:lang w:bidi="ar-SA"/>
        </w:rPr>
        <w:t xml:space="preserve"> Kh</w:t>
      </w:r>
      <w:r w:rsidR="00DD5357">
        <w:rPr>
          <w:rFonts w:ascii="Times New Roman" w:eastAsia="SimSun" w:hAnsi="Times New Roman" w:cs="Times New Roman"/>
          <w:sz w:val="24"/>
          <w:szCs w:val="24"/>
          <w:lang w:bidi="ar-SA"/>
        </w:rPr>
        <w:t>en</w:t>
      </w:r>
      <w:r w:rsidR="000E32E8">
        <w:rPr>
          <w:rFonts w:ascii="Times New Roman" w:eastAsia="SimSun" w:hAnsi="Times New Roman" w:cs="Times New Roman"/>
          <w:sz w:val="24"/>
          <w:szCs w:val="24"/>
          <w:lang w:bidi="ar-SA"/>
        </w:rPr>
        <w:t>,</w:t>
      </w:r>
      <w:r w:rsidR="00B051B6" w:rsidRPr="00B051B6">
        <w:rPr>
          <w:rFonts w:ascii="Times New Roman" w:eastAsia="SimSun" w:hAnsi="Times New Roman" w:cs="Times New Roman"/>
          <w:sz w:val="24"/>
          <w:szCs w:val="24"/>
          <w:lang w:bidi="ar-SA"/>
        </w:rPr>
        <w:t xml:space="preserve"> Bangkok,</w:t>
      </w:r>
      <w:r w:rsidR="00B051B6">
        <w:rPr>
          <w:rFonts w:ascii="Times New Roman" w:eastAsia="SimSun" w:hAnsi="Times New Roman" w:cs="Times New Roman"/>
          <w:sz w:val="24"/>
          <w:szCs w:val="24"/>
          <w:lang w:bidi="ar-SA"/>
        </w:rPr>
        <w:t xml:space="preserve"> Thailand</w:t>
      </w:r>
      <w:r w:rsidR="00B051B6" w:rsidRPr="00B051B6">
        <w:rPr>
          <w:rFonts w:ascii="Times New Roman" w:eastAsia="SimSun" w:hAnsi="Times New Roman" w:cs="Times New Roman"/>
          <w:sz w:val="24"/>
          <w:szCs w:val="24"/>
          <w:lang w:bidi="ar-SA"/>
        </w:rPr>
        <w:t xml:space="preserve"> 10220</w:t>
      </w:r>
      <w:r w:rsidR="00995B01">
        <w:rPr>
          <w:rFonts w:ascii="Times New Roman" w:eastAsia="SimSun" w:hAnsi="Times New Roman" w:cs="Times New Roman"/>
          <w:sz w:val="24"/>
          <w:szCs w:val="24"/>
          <w:lang w:bidi="ar-SA"/>
        </w:rPr>
        <w:t>;</w:t>
      </w:r>
    </w:p>
    <w:p w14:paraId="2FF350C8" w14:textId="474B0499" w:rsidR="008A1926" w:rsidRDefault="00364670" w:rsidP="00E43019">
      <w:pPr>
        <w:spacing w:after="0" w:line="240" w:lineRule="auto"/>
        <w:jc w:val="center"/>
        <w:rPr>
          <w:rFonts w:ascii="Times New Roman" w:hAnsi="Times New Roman" w:cs="Times New Roman"/>
        </w:rPr>
      </w:pPr>
      <w:r>
        <w:rPr>
          <w:rFonts w:ascii="Times New Roman" w:hAnsi="Times New Roman" w:cs="Times New Roman"/>
          <w:vertAlign w:val="superscript"/>
        </w:rPr>
        <w:t>3</w:t>
      </w:r>
      <w:ins w:id="1" w:author="Chettanat Padungatthakij" w:date="2025-09-24T10:30:00Z" w16du:dateUtc="2025-09-24T03:30:00Z">
        <w:r w:rsidR="00A37ABB">
          <w:rPr>
            <w:rFonts w:ascii="Times New Roman" w:hAnsi="Times New Roman" w:cs="Times New Roman"/>
            <w:vertAlign w:val="superscript"/>
          </w:rPr>
          <w:t xml:space="preserve"> </w:t>
        </w:r>
      </w:ins>
      <w:r w:rsidRPr="00364670">
        <w:rPr>
          <w:rFonts w:ascii="Times New Roman" w:hAnsi="Times New Roman" w:cs="Times New Roman"/>
        </w:rPr>
        <w:t>Department of Physics, Faculty of Science, Srinakharinwirot University, 114 Sukhumvit 23 Watthana, Bangkok, Thailand 10110</w:t>
      </w:r>
    </w:p>
    <w:p w14:paraId="14516B8E" w14:textId="77777777" w:rsidR="00294DD2" w:rsidRDefault="00294DD2" w:rsidP="00E43019">
      <w:pPr>
        <w:spacing w:after="0" w:line="240" w:lineRule="auto"/>
        <w:jc w:val="center"/>
        <w:rPr>
          <w:rFonts w:ascii="Times New Roman" w:hAnsi="Times New Roman" w:cs="Times New Roman"/>
        </w:rPr>
      </w:pPr>
    </w:p>
    <w:p w14:paraId="3B416745" w14:textId="40B36175" w:rsidR="00DA1FB5" w:rsidRPr="00590D89" w:rsidRDefault="00DA1FB5" w:rsidP="00E43019">
      <w:pPr>
        <w:spacing w:after="0" w:line="240" w:lineRule="auto"/>
        <w:jc w:val="center"/>
        <w:rPr>
          <w:rFonts w:ascii="Times New Roman" w:hAnsi="Times New Roman" w:cs="Times New Roman"/>
        </w:rPr>
      </w:pPr>
      <w:r w:rsidRPr="00590D89">
        <w:rPr>
          <w:rFonts w:ascii="Times New Roman" w:hAnsi="Times New Roman" w:cs="Times New Roman"/>
        </w:rPr>
        <w:t xml:space="preserve">Email: </w:t>
      </w:r>
      <w:r w:rsidR="00364670">
        <w:t>surawutw</w:t>
      </w:r>
      <w:r w:rsidR="00294DD2">
        <w:t>@g.swu.ac.th</w:t>
      </w:r>
    </w:p>
    <w:p w14:paraId="5723A3D9" w14:textId="77777777" w:rsidR="00DA1FB5" w:rsidRPr="00590D89" w:rsidRDefault="00DA1FB5" w:rsidP="00DA1FB5">
      <w:pPr>
        <w:spacing w:after="0"/>
        <w:jc w:val="center"/>
        <w:rPr>
          <w:rFonts w:ascii="Times New Roman" w:hAnsi="Times New Roman" w:cs="Times New Roman"/>
        </w:rPr>
      </w:pPr>
      <w:r w:rsidRPr="00590D89">
        <w:rPr>
          <w:rFonts w:ascii="Times New Roman" w:hAnsi="Times New Roman" w:cs="Times New Roman"/>
        </w:rPr>
        <w:t>*Corresponding author</w:t>
      </w:r>
    </w:p>
    <w:p w14:paraId="0D51973F" w14:textId="77777777" w:rsidR="00DA1FB5" w:rsidRPr="00590D89" w:rsidRDefault="00DA1FB5" w:rsidP="00DA1FB5">
      <w:pPr>
        <w:spacing w:after="0" w:line="240" w:lineRule="auto"/>
        <w:rPr>
          <w:rFonts w:ascii="Times New Roman" w:eastAsia="SimSun" w:hAnsi="Times New Roman" w:cs="Times New Roman"/>
          <w:sz w:val="28"/>
          <w:lang w:bidi="ar-SA"/>
        </w:rPr>
      </w:pPr>
    </w:p>
    <w:p w14:paraId="0E241672" w14:textId="77777777" w:rsidR="00DA1FB5" w:rsidRPr="00320A78" w:rsidRDefault="00DA1FB5" w:rsidP="00DA1FB5">
      <w:pPr>
        <w:spacing w:after="0" w:line="240" w:lineRule="auto"/>
        <w:jc w:val="center"/>
        <w:rPr>
          <w:rFonts w:ascii="Times New Roman" w:eastAsia="SimSun" w:hAnsi="Times New Roman" w:cs="Times New Roman"/>
          <w:b/>
          <w:bCs/>
          <w:sz w:val="24"/>
          <w:szCs w:val="24"/>
          <w:lang w:bidi="ar-SA"/>
        </w:rPr>
      </w:pPr>
      <w:r w:rsidRPr="00590D89">
        <w:rPr>
          <w:rFonts w:ascii="Times New Roman" w:eastAsia="SimSun" w:hAnsi="Times New Roman" w:cs="Times New Roman"/>
          <w:b/>
          <w:bCs/>
          <w:sz w:val="24"/>
          <w:szCs w:val="24"/>
          <w:lang w:bidi="ar-SA"/>
        </w:rPr>
        <w:t>Abstract</w:t>
      </w:r>
      <w:r w:rsidRPr="00590D89">
        <w:rPr>
          <w:rFonts w:ascii="Times New Roman" w:eastAsia="SimSun" w:hAnsi="Times New Roman" w:cs="Times New Roman"/>
          <w:b/>
          <w:bCs/>
          <w:sz w:val="24"/>
          <w:szCs w:val="24"/>
          <w:lang w:val="en-GB" w:bidi="ar-SA"/>
        </w:rPr>
        <w:t xml:space="preserve"> </w:t>
      </w:r>
    </w:p>
    <w:p w14:paraId="7AF643FE" w14:textId="7A9F9062" w:rsidR="006B615B" w:rsidRPr="00320A78" w:rsidRDefault="00850E24" w:rsidP="00CF3031">
      <w:pPr>
        <w:spacing w:after="0" w:line="240" w:lineRule="auto"/>
        <w:jc w:val="thaiDistribute"/>
        <w:rPr>
          <w:rFonts w:ascii="Times New Roman" w:hAnsi="Times New Roman" w:cs="Times New Roman"/>
          <w:sz w:val="24"/>
          <w:szCs w:val="24"/>
        </w:rPr>
      </w:pPr>
      <w:r w:rsidRPr="00850E24">
        <w:rPr>
          <w:rFonts w:ascii="Times New Roman" w:hAnsi="Times New Roman" w:cs="Times New Roman"/>
          <w:sz w:val="24"/>
          <w:szCs w:val="24"/>
        </w:rPr>
        <w:t>We propose a novel optical limiter design utilizing asymmetric resonant cavities composed of Sb</w:t>
      </w:r>
      <w:r>
        <w:rPr>
          <w:rFonts w:ascii="Times New Roman" w:hAnsi="Times New Roman" w:cs="Times New Roman"/>
          <w:sz w:val="24"/>
          <w:szCs w:val="24"/>
          <w:vertAlign w:val="subscript"/>
        </w:rPr>
        <w:t>2</w:t>
      </w:r>
      <w:r w:rsidRPr="00850E24">
        <w:rPr>
          <w:rFonts w:ascii="Times New Roman" w:hAnsi="Times New Roman" w:cs="Times New Roman"/>
          <w:sz w:val="24"/>
          <w:szCs w:val="24"/>
        </w:rPr>
        <w:t>Se</w:t>
      </w:r>
      <w:r>
        <w:rPr>
          <w:rFonts w:ascii="Times New Roman" w:hAnsi="Times New Roman" w:cs="Times New Roman"/>
          <w:sz w:val="24"/>
          <w:szCs w:val="24"/>
          <w:vertAlign w:val="subscript"/>
        </w:rPr>
        <w:t>3</w:t>
      </w:r>
      <w:r w:rsidRPr="00850E24">
        <w:rPr>
          <w:rFonts w:ascii="Times New Roman" w:hAnsi="Times New Roman" w:cs="Times New Roman"/>
          <w:sz w:val="24"/>
          <w:szCs w:val="24"/>
        </w:rPr>
        <w:t xml:space="preserve"> phase change material layers</w:t>
      </w:r>
      <w:r>
        <w:rPr>
          <w:rFonts w:ascii="Times New Roman" w:hAnsi="Times New Roman" w:cs="Times New Roman"/>
          <w:sz w:val="24"/>
          <w:szCs w:val="24"/>
        </w:rPr>
        <w:t xml:space="preserve"> (PCM)</w:t>
      </w:r>
      <w:r w:rsidRPr="00850E24">
        <w:rPr>
          <w:rFonts w:ascii="Times New Roman" w:hAnsi="Times New Roman" w:cs="Times New Roman"/>
          <w:sz w:val="24"/>
          <w:szCs w:val="24"/>
        </w:rPr>
        <w:t>. This design addresses critical limitations of</w:t>
      </w:r>
      <w:r>
        <w:rPr>
          <w:rFonts w:ascii="Times New Roman" w:hAnsi="Times New Roman" w:cs="Times New Roman"/>
          <w:sz w:val="24"/>
          <w:szCs w:val="24"/>
        </w:rPr>
        <w:t xml:space="preserve"> </w:t>
      </w:r>
      <w:r w:rsidRPr="00850E24">
        <w:rPr>
          <w:rFonts w:ascii="Times New Roman" w:hAnsi="Times New Roman" w:cs="Times New Roman"/>
          <w:sz w:val="24"/>
          <w:szCs w:val="24"/>
        </w:rPr>
        <w:t>conventional optical limiting devices by exploiting the exceptional properties of Sb</w:t>
      </w:r>
      <w:r>
        <w:rPr>
          <w:rFonts w:ascii="Times New Roman" w:hAnsi="Times New Roman" w:cs="Times New Roman"/>
          <w:sz w:val="24"/>
          <w:szCs w:val="24"/>
          <w:vertAlign w:val="subscript"/>
        </w:rPr>
        <w:t>2</w:t>
      </w:r>
      <w:r w:rsidRPr="00850E24">
        <w:rPr>
          <w:rFonts w:ascii="Times New Roman" w:hAnsi="Times New Roman" w:cs="Times New Roman"/>
          <w:sz w:val="24"/>
          <w:szCs w:val="24"/>
        </w:rPr>
        <w:t>Se</w:t>
      </w:r>
      <w:r>
        <w:rPr>
          <w:rFonts w:ascii="Times New Roman" w:hAnsi="Times New Roman" w:cs="Times New Roman"/>
          <w:sz w:val="24"/>
          <w:szCs w:val="24"/>
          <w:vertAlign w:val="subscript"/>
        </w:rPr>
        <w:t>3</w:t>
      </w:r>
      <w:r w:rsidRPr="00850E24">
        <w:rPr>
          <w:rFonts w:ascii="Times New Roman" w:hAnsi="Times New Roman" w:cs="Times New Roman"/>
          <w:sz w:val="24"/>
          <w:szCs w:val="24"/>
        </w:rPr>
        <w:t>, including ultra-low optical losses, large refractive index contrast, and superior switching endurance exceeding 10⁶ cycles. The asymmetric Fabry-Perot cavity architecture incorporates optimized Sb</w:t>
      </w:r>
      <w:r>
        <w:rPr>
          <w:rFonts w:ascii="Times New Roman" w:hAnsi="Times New Roman" w:cs="Times New Roman"/>
          <w:sz w:val="24"/>
          <w:szCs w:val="24"/>
          <w:vertAlign w:val="subscript"/>
        </w:rPr>
        <w:t>2</w:t>
      </w:r>
      <w:r w:rsidRPr="00850E24">
        <w:rPr>
          <w:rFonts w:ascii="Times New Roman" w:hAnsi="Times New Roman" w:cs="Times New Roman"/>
          <w:sz w:val="24"/>
          <w:szCs w:val="24"/>
        </w:rPr>
        <w:t>Se</w:t>
      </w:r>
      <w:r>
        <w:rPr>
          <w:rFonts w:ascii="Times New Roman" w:hAnsi="Times New Roman" w:cs="Times New Roman"/>
          <w:sz w:val="24"/>
          <w:szCs w:val="24"/>
          <w:vertAlign w:val="subscript"/>
        </w:rPr>
        <w:t>3</w:t>
      </w:r>
      <w:r w:rsidRPr="00850E24">
        <w:rPr>
          <w:rFonts w:ascii="Times New Roman" w:hAnsi="Times New Roman" w:cs="Times New Roman"/>
          <w:sz w:val="24"/>
          <w:szCs w:val="24"/>
        </w:rPr>
        <w:t xml:space="preserve"> layers with thicknesses ranging from 20-100 nm, strategically positioned between distributed Bragg reflectors to achieve directional light transmission and controlled threshold switching.</w:t>
      </w:r>
      <w:r>
        <w:rPr>
          <w:rFonts w:ascii="Times New Roman" w:hAnsi="Times New Roman" w:cs="Times New Roman"/>
          <w:sz w:val="24"/>
          <w:szCs w:val="24"/>
        </w:rPr>
        <w:t xml:space="preserve"> </w:t>
      </w:r>
      <w:r w:rsidRPr="00850E24">
        <w:rPr>
          <w:rFonts w:ascii="Times New Roman" w:hAnsi="Times New Roman" w:cs="Times New Roman"/>
          <w:sz w:val="24"/>
          <w:szCs w:val="24"/>
        </w:rPr>
        <w:t>The device operates through thermally induced phase transitions in Sb</w:t>
      </w:r>
      <w:r>
        <w:rPr>
          <w:rFonts w:ascii="Times New Roman" w:hAnsi="Times New Roman" w:cs="Times New Roman"/>
          <w:sz w:val="24"/>
          <w:szCs w:val="24"/>
          <w:vertAlign w:val="subscript"/>
        </w:rPr>
        <w:t>2</w:t>
      </w:r>
      <w:r w:rsidRPr="00850E24">
        <w:rPr>
          <w:rFonts w:ascii="Times New Roman" w:hAnsi="Times New Roman" w:cs="Times New Roman"/>
          <w:sz w:val="24"/>
          <w:szCs w:val="24"/>
        </w:rPr>
        <w:t>Se</w:t>
      </w:r>
      <w:r>
        <w:rPr>
          <w:rFonts w:ascii="Times New Roman" w:hAnsi="Times New Roman" w:cs="Times New Roman"/>
          <w:sz w:val="24"/>
          <w:szCs w:val="24"/>
          <w:vertAlign w:val="subscript"/>
        </w:rPr>
        <w:t>3</w:t>
      </w:r>
      <w:r w:rsidRPr="00850E24">
        <w:rPr>
          <w:rFonts w:ascii="Times New Roman" w:hAnsi="Times New Roman" w:cs="Times New Roman"/>
          <w:sz w:val="24"/>
          <w:szCs w:val="24"/>
        </w:rPr>
        <w:t>, transitioning between amorphous and crystalline states at optical power thresholds of 2-10 W/cm</w:t>
      </w:r>
      <w:r>
        <w:rPr>
          <w:rFonts w:ascii="Times New Roman" w:hAnsi="Times New Roman" w:cs="Times New Roman"/>
          <w:sz w:val="24"/>
          <w:szCs w:val="24"/>
          <w:vertAlign w:val="superscript"/>
        </w:rPr>
        <w:t>2</w:t>
      </w:r>
      <w:r w:rsidRPr="00850E24">
        <w:rPr>
          <w:rFonts w:ascii="Times New Roman" w:hAnsi="Times New Roman" w:cs="Times New Roman"/>
          <w:sz w:val="24"/>
          <w:szCs w:val="24"/>
        </w:rPr>
        <w:t xml:space="preserve">. This approach represents a significant advancement in nonlinear photonic devices, </w:t>
      </w:r>
      <w:r w:rsidRPr="00A37ABB">
        <w:rPr>
          <w:rFonts w:ascii="Times New Roman" w:hAnsi="Times New Roman" w:cs="Times New Roman"/>
          <w:sz w:val="24"/>
          <w:szCs w:val="24"/>
          <w:highlight w:val="yellow"/>
          <w:rPrChange w:id="2" w:author="Chettanat Padungatthakij" w:date="2025-09-24T10:35:00Z" w16du:dateUtc="2025-09-24T03:35:00Z">
            <w:rPr>
              <w:rFonts w:ascii="Times New Roman" w:hAnsi="Times New Roman" w:cs="Times New Roman"/>
              <w:sz w:val="24"/>
              <w:szCs w:val="24"/>
            </w:rPr>
          </w:rPrChange>
        </w:rPr>
        <w:t>offering superior performance metrics</w:t>
      </w:r>
      <w:r w:rsidRPr="00850E24">
        <w:rPr>
          <w:rFonts w:ascii="Times New Roman" w:hAnsi="Times New Roman" w:cs="Times New Roman"/>
          <w:sz w:val="24"/>
          <w:szCs w:val="24"/>
        </w:rPr>
        <w:t xml:space="preserve"> compared to traditional optical limiters while maintaining excellent reversibility and endurance. The design has potential applications in optical communication systems, laser protection devices, and reconfigurable photonic circuits, contributing to the development of next-generation smart optical components.</w:t>
      </w:r>
    </w:p>
    <w:p w14:paraId="73195245" w14:textId="77777777" w:rsidR="00DA1FB5" w:rsidRPr="00590D89" w:rsidRDefault="00DA1FB5" w:rsidP="00DA1FB5">
      <w:pPr>
        <w:spacing w:after="0" w:line="240" w:lineRule="auto"/>
        <w:rPr>
          <w:rFonts w:ascii="Times New Roman" w:eastAsia="SimSun" w:hAnsi="Times New Roman" w:cs="Times New Roman"/>
          <w:sz w:val="24"/>
          <w:szCs w:val="24"/>
          <w:lang w:bidi="ar-SA"/>
        </w:rPr>
      </w:pPr>
    </w:p>
    <w:p w14:paraId="2D76294A" w14:textId="773D8CC9" w:rsidR="00DA1FB5" w:rsidRPr="00320A78" w:rsidRDefault="00DA1FB5" w:rsidP="00DA1FB5">
      <w:pPr>
        <w:spacing w:after="0" w:line="240" w:lineRule="auto"/>
        <w:rPr>
          <w:rFonts w:ascii="Times New Roman" w:eastAsia="SimSun" w:hAnsi="Times New Roman" w:cs="Times New Roman"/>
          <w:color w:val="FF0000"/>
          <w:sz w:val="24"/>
          <w:szCs w:val="24"/>
          <w:lang w:bidi="ar-SA"/>
        </w:rPr>
      </w:pPr>
      <w:r w:rsidRPr="00320A78">
        <w:rPr>
          <w:rFonts w:ascii="Times New Roman" w:eastAsia="SimSun" w:hAnsi="Times New Roman" w:cs="Times New Roman"/>
          <w:b/>
          <w:bCs/>
          <w:sz w:val="24"/>
          <w:szCs w:val="24"/>
          <w:lang w:bidi="ar-SA"/>
        </w:rPr>
        <w:t>Keyword</w:t>
      </w:r>
      <w:r>
        <w:rPr>
          <w:rFonts w:ascii="Times New Roman" w:eastAsia="SimSun" w:hAnsi="Times New Roman" w:cs="Times New Roman"/>
          <w:b/>
          <w:bCs/>
          <w:sz w:val="24"/>
          <w:szCs w:val="24"/>
          <w:lang w:bidi="ar-SA"/>
        </w:rPr>
        <w:t>s</w:t>
      </w:r>
      <w:r w:rsidRPr="00320A78">
        <w:rPr>
          <w:rFonts w:ascii="Times New Roman" w:eastAsia="SimSun" w:hAnsi="Times New Roman" w:cs="Times New Roman"/>
          <w:b/>
          <w:bCs/>
          <w:sz w:val="24"/>
          <w:szCs w:val="24"/>
          <w:lang w:bidi="ar-SA"/>
        </w:rPr>
        <w:t>:</w:t>
      </w:r>
      <w:r w:rsidRPr="00320A78">
        <w:rPr>
          <w:rFonts w:ascii="Times New Roman" w:eastAsia="SimSun" w:hAnsi="Times New Roman" w:cs="Times New Roman"/>
          <w:sz w:val="24"/>
          <w:szCs w:val="24"/>
          <w:lang w:bidi="ar-SA"/>
        </w:rPr>
        <w:t xml:space="preserve"> </w:t>
      </w:r>
      <w:r w:rsidR="00F56E59" w:rsidRPr="00F56E59">
        <w:rPr>
          <w:rFonts w:ascii="Times New Roman" w:hAnsi="Times New Roman" w:cs="Times New Roman"/>
          <w:sz w:val="24"/>
          <w:szCs w:val="24"/>
        </w:rPr>
        <w:t>Optical limiter</w:t>
      </w:r>
      <w:r w:rsidRPr="00320A78">
        <w:rPr>
          <w:rFonts w:ascii="Times New Roman" w:hAnsi="Times New Roman" w:cs="Times New Roman"/>
          <w:sz w:val="24"/>
          <w:szCs w:val="24"/>
        </w:rPr>
        <w:t xml:space="preserve">; </w:t>
      </w:r>
      <w:r w:rsidR="00C562F2" w:rsidRPr="00C562F2">
        <w:rPr>
          <w:rFonts w:ascii="Times New Roman" w:hAnsi="Times New Roman" w:cs="Times New Roman"/>
          <w:sz w:val="24"/>
          <w:szCs w:val="24"/>
        </w:rPr>
        <w:t>Asymmetric resonant cavity</w:t>
      </w:r>
      <w:r w:rsidRPr="00320A78">
        <w:rPr>
          <w:rFonts w:ascii="Times New Roman" w:hAnsi="Times New Roman" w:cs="Times New Roman"/>
          <w:sz w:val="24"/>
          <w:szCs w:val="24"/>
        </w:rPr>
        <w:t xml:space="preserve">; </w:t>
      </w:r>
      <w:r w:rsidR="0003579E" w:rsidRPr="0003579E">
        <w:rPr>
          <w:rFonts w:ascii="Times New Roman" w:hAnsi="Times New Roman" w:cs="Times New Roman"/>
          <w:sz w:val="24"/>
          <w:szCs w:val="24"/>
        </w:rPr>
        <w:t>Phase change material</w:t>
      </w:r>
      <w:r w:rsidR="00261598">
        <w:rPr>
          <w:rFonts w:ascii="Times New Roman" w:hAnsi="Times New Roman" w:cs="Times New Roman"/>
          <w:sz w:val="24"/>
          <w:szCs w:val="24"/>
        </w:rPr>
        <w:t xml:space="preserve">; </w:t>
      </w:r>
      <w:r w:rsidR="00261598" w:rsidRPr="00261598">
        <w:rPr>
          <w:rFonts w:ascii="Times New Roman" w:hAnsi="Times New Roman" w:cs="Times New Roman"/>
          <w:sz w:val="24"/>
          <w:szCs w:val="24"/>
        </w:rPr>
        <w:t>Tunable transmission</w:t>
      </w:r>
    </w:p>
    <w:p w14:paraId="329FC2EE" w14:textId="1BE4D36E" w:rsidR="00917ED4" w:rsidRPr="00DA1FB5" w:rsidRDefault="00917ED4" w:rsidP="00DA1FB5">
      <w:pPr>
        <w:spacing w:after="0" w:line="240" w:lineRule="auto"/>
        <w:rPr>
          <w:rFonts w:ascii="Times New Roman" w:hAnsi="Times New Roman" w:cs="Times New Roman"/>
          <w:sz w:val="24"/>
          <w:szCs w:val="24"/>
        </w:rPr>
      </w:pPr>
    </w:p>
    <w:sectPr w:rsidR="00917ED4" w:rsidRPr="00DA1FB5" w:rsidSect="00F47CE2">
      <w:headerReference w:type="default" r:id="rId8"/>
      <w:pgSz w:w="11909" w:h="16834" w:code="9"/>
      <w:pgMar w:top="126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73E3A" w14:textId="77777777" w:rsidR="00056738" w:rsidRDefault="00056738" w:rsidP="00441478">
      <w:pPr>
        <w:spacing w:after="0" w:line="240" w:lineRule="auto"/>
      </w:pPr>
      <w:r>
        <w:separator/>
      </w:r>
    </w:p>
  </w:endnote>
  <w:endnote w:type="continuationSeparator" w:id="0">
    <w:p w14:paraId="3F8E81DC" w14:textId="77777777" w:rsidR="00056738" w:rsidRDefault="00056738" w:rsidP="00441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masis MT Pro">
    <w:charset w:val="00"/>
    <w:family w:val="roman"/>
    <w:pitch w:val="variable"/>
    <w:sig w:usb0="A00000AF" w:usb1="4000205B" w:usb2="00000000" w:usb3="00000000" w:csb0="00000093"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A9407" w14:textId="77777777" w:rsidR="00056738" w:rsidRDefault="00056738" w:rsidP="00441478">
      <w:pPr>
        <w:spacing w:after="0" w:line="240" w:lineRule="auto"/>
      </w:pPr>
      <w:r>
        <w:separator/>
      </w:r>
    </w:p>
  </w:footnote>
  <w:footnote w:type="continuationSeparator" w:id="0">
    <w:p w14:paraId="1520ACEB" w14:textId="77777777" w:rsidR="00056738" w:rsidRDefault="00056738" w:rsidP="004414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8332B" w14:textId="32E52E45" w:rsidR="00441478" w:rsidRPr="00441478" w:rsidRDefault="00441478" w:rsidP="00441478">
    <w:pPr>
      <w:pStyle w:val="Header"/>
      <w:jc w:val="center"/>
    </w:pPr>
    <w:r>
      <w:rPr>
        <w:rFonts w:ascii="Amasis MT Pro" w:hAnsi="Amasis MT Pro" w:cstheme="minorHAnsi"/>
        <w:b/>
        <w:bCs/>
        <w:noProof/>
        <w:bdr w:val="none" w:sz="0" w:space="0" w:color="auto" w:frame="1"/>
        <w:shd w:val="clear" w:color="auto" w:fill="FFFFFF"/>
      </w:rPr>
      <w:drawing>
        <wp:inline distT="0" distB="0" distL="0" distR="0" wp14:anchorId="1D2CCFD4" wp14:editId="1F39BC0A">
          <wp:extent cx="2662267" cy="857250"/>
          <wp:effectExtent l="0" t="0" r="0" b="0"/>
          <wp:docPr id="192668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32800" b="35000"/>
                  <a:stretch/>
                </pic:blipFill>
                <pic:spPr bwMode="auto">
                  <a:xfrm>
                    <a:off x="0" y="0"/>
                    <a:ext cx="2667900" cy="859064"/>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370B"/>
    <w:multiLevelType w:val="multilevel"/>
    <w:tmpl w:val="D7A4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157309"/>
    <w:multiLevelType w:val="hybridMultilevel"/>
    <w:tmpl w:val="E1144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5731C"/>
    <w:multiLevelType w:val="multilevel"/>
    <w:tmpl w:val="B3A4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D252C2"/>
    <w:multiLevelType w:val="hybridMultilevel"/>
    <w:tmpl w:val="45729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A5354E"/>
    <w:multiLevelType w:val="multilevel"/>
    <w:tmpl w:val="7D1C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F28E0"/>
    <w:multiLevelType w:val="hybridMultilevel"/>
    <w:tmpl w:val="ADECD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FE0D76"/>
    <w:multiLevelType w:val="hybridMultilevel"/>
    <w:tmpl w:val="2A24E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CB0525"/>
    <w:multiLevelType w:val="hybridMultilevel"/>
    <w:tmpl w:val="31A60890"/>
    <w:lvl w:ilvl="0" w:tplc="CF90432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9E0455"/>
    <w:multiLevelType w:val="multilevel"/>
    <w:tmpl w:val="D42C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B533B"/>
    <w:multiLevelType w:val="hybridMultilevel"/>
    <w:tmpl w:val="C652E992"/>
    <w:lvl w:ilvl="0" w:tplc="499444D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B8699B"/>
    <w:multiLevelType w:val="hybridMultilevel"/>
    <w:tmpl w:val="F4E809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630D1A"/>
    <w:multiLevelType w:val="hybridMultilevel"/>
    <w:tmpl w:val="06FA0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75471E"/>
    <w:multiLevelType w:val="hybridMultilevel"/>
    <w:tmpl w:val="2AE017E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B00931"/>
    <w:multiLevelType w:val="multilevel"/>
    <w:tmpl w:val="77E0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E1702"/>
    <w:multiLevelType w:val="hybridMultilevel"/>
    <w:tmpl w:val="868C2E3E"/>
    <w:lvl w:ilvl="0" w:tplc="CF90432E">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40C03EB7"/>
    <w:multiLevelType w:val="hybridMultilevel"/>
    <w:tmpl w:val="8FC052AC"/>
    <w:lvl w:ilvl="0" w:tplc="CF90432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0A3E37"/>
    <w:multiLevelType w:val="hybridMultilevel"/>
    <w:tmpl w:val="DC820008"/>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44CC7788"/>
    <w:multiLevelType w:val="hybridMultilevel"/>
    <w:tmpl w:val="E3BC4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F609C7"/>
    <w:multiLevelType w:val="multilevel"/>
    <w:tmpl w:val="8020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AB5092"/>
    <w:multiLevelType w:val="hybridMultilevel"/>
    <w:tmpl w:val="F13C3CAC"/>
    <w:lvl w:ilvl="0" w:tplc="1C10F172">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BF017F"/>
    <w:multiLevelType w:val="hybridMultilevel"/>
    <w:tmpl w:val="920E8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5F6C86"/>
    <w:multiLevelType w:val="hybridMultilevel"/>
    <w:tmpl w:val="7458DBBA"/>
    <w:lvl w:ilvl="0" w:tplc="9552F1B2">
      <w:start w:val="1"/>
      <w:numFmt w:val="decimal"/>
      <w:lvlText w:val="%1."/>
      <w:lvlJc w:val="left"/>
      <w:pPr>
        <w:ind w:left="924" w:hanging="56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B11E10"/>
    <w:multiLevelType w:val="hybridMultilevel"/>
    <w:tmpl w:val="F50C50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E663B56"/>
    <w:multiLevelType w:val="hybridMultilevel"/>
    <w:tmpl w:val="4D4CC79C"/>
    <w:lvl w:ilvl="0" w:tplc="4E964F8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D74D90"/>
    <w:multiLevelType w:val="hybridMultilevel"/>
    <w:tmpl w:val="5D74B638"/>
    <w:lvl w:ilvl="0" w:tplc="21EA714E">
      <w:start w:val="1"/>
      <w:numFmt w:val="decimal"/>
      <w:lvlText w:val="%1."/>
      <w:lvlJc w:val="left"/>
      <w:pPr>
        <w:ind w:left="720" w:hanging="360"/>
      </w:pPr>
      <w:rPr>
        <w:b w:val="0"/>
        <w:bCs w:val="0"/>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191B8F"/>
    <w:multiLevelType w:val="multilevel"/>
    <w:tmpl w:val="DC7A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1F63A06"/>
    <w:multiLevelType w:val="hybridMultilevel"/>
    <w:tmpl w:val="F4E809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25B59F5"/>
    <w:multiLevelType w:val="multilevel"/>
    <w:tmpl w:val="8A98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731973"/>
    <w:multiLevelType w:val="hybridMultilevel"/>
    <w:tmpl w:val="F4E809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8A646CC"/>
    <w:multiLevelType w:val="hybridMultilevel"/>
    <w:tmpl w:val="69CC52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123072"/>
    <w:multiLevelType w:val="multilevel"/>
    <w:tmpl w:val="7C40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076179">
    <w:abstractNumId w:val="3"/>
  </w:num>
  <w:num w:numId="2" w16cid:durableId="1977760589">
    <w:abstractNumId w:val="16"/>
  </w:num>
  <w:num w:numId="3" w16cid:durableId="1384713407">
    <w:abstractNumId w:val="6"/>
  </w:num>
  <w:num w:numId="4" w16cid:durableId="98064992">
    <w:abstractNumId w:val="24"/>
  </w:num>
  <w:num w:numId="5" w16cid:durableId="1536771558">
    <w:abstractNumId w:val="1"/>
  </w:num>
  <w:num w:numId="6" w16cid:durableId="1646859853">
    <w:abstractNumId w:val="29"/>
  </w:num>
  <w:num w:numId="7" w16cid:durableId="437143057">
    <w:abstractNumId w:val="21"/>
  </w:num>
  <w:num w:numId="8" w16cid:durableId="94790404">
    <w:abstractNumId w:val="19"/>
  </w:num>
  <w:num w:numId="9" w16cid:durableId="381248097">
    <w:abstractNumId w:val="5"/>
  </w:num>
  <w:num w:numId="10" w16cid:durableId="878781688">
    <w:abstractNumId w:val="9"/>
  </w:num>
  <w:num w:numId="11" w16cid:durableId="250938102">
    <w:abstractNumId w:val="8"/>
  </w:num>
  <w:num w:numId="12" w16cid:durableId="1964532522">
    <w:abstractNumId w:val="4"/>
  </w:num>
  <w:num w:numId="13" w16cid:durableId="544290000">
    <w:abstractNumId w:val="13"/>
  </w:num>
  <w:num w:numId="14" w16cid:durableId="1048797839">
    <w:abstractNumId w:val="30"/>
  </w:num>
  <w:num w:numId="15" w16cid:durableId="2141419436">
    <w:abstractNumId w:val="17"/>
  </w:num>
  <w:num w:numId="16" w16cid:durableId="271131418">
    <w:abstractNumId w:val="15"/>
  </w:num>
  <w:num w:numId="17" w16cid:durableId="1466385871">
    <w:abstractNumId w:val="22"/>
  </w:num>
  <w:num w:numId="18" w16cid:durableId="654722223">
    <w:abstractNumId w:val="7"/>
  </w:num>
  <w:num w:numId="19" w16cid:durableId="1280529875">
    <w:abstractNumId w:val="14"/>
  </w:num>
  <w:num w:numId="20" w16cid:durableId="1437674650">
    <w:abstractNumId w:val="27"/>
  </w:num>
  <w:num w:numId="21" w16cid:durableId="1020350430">
    <w:abstractNumId w:val="20"/>
  </w:num>
  <w:num w:numId="22" w16cid:durableId="619530539">
    <w:abstractNumId w:val="11"/>
  </w:num>
  <w:num w:numId="23" w16cid:durableId="32777947">
    <w:abstractNumId w:val="18"/>
  </w:num>
  <w:num w:numId="24" w16cid:durableId="1555120110">
    <w:abstractNumId w:val="2"/>
  </w:num>
  <w:num w:numId="25" w16cid:durableId="1077363602">
    <w:abstractNumId w:val="25"/>
  </w:num>
  <w:num w:numId="26" w16cid:durableId="1866559243">
    <w:abstractNumId w:val="0"/>
  </w:num>
  <w:num w:numId="27" w16cid:durableId="1049378154">
    <w:abstractNumId w:val="23"/>
  </w:num>
  <w:num w:numId="28" w16cid:durableId="1149905382">
    <w:abstractNumId w:val="26"/>
  </w:num>
  <w:num w:numId="29" w16cid:durableId="444347029">
    <w:abstractNumId w:val="12"/>
  </w:num>
  <w:num w:numId="30" w16cid:durableId="1073042127">
    <w:abstractNumId w:val="10"/>
  </w:num>
  <w:num w:numId="31" w16cid:durableId="209805650">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ttanat Padungatthakij">
    <w15:presenceInfo w15:providerId="Windows Live" w15:userId="ebfe893c394625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58F"/>
    <w:rsid w:val="00004A39"/>
    <w:rsid w:val="00005415"/>
    <w:rsid w:val="0003579E"/>
    <w:rsid w:val="0004021C"/>
    <w:rsid w:val="00046BE4"/>
    <w:rsid w:val="0005605B"/>
    <w:rsid w:val="00056738"/>
    <w:rsid w:val="0007519E"/>
    <w:rsid w:val="00080CFD"/>
    <w:rsid w:val="000835A2"/>
    <w:rsid w:val="000A268D"/>
    <w:rsid w:val="000A72A2"/>
    <w:rsid w:val="000C6C29"/>
    <w:rsid w:val="000D5D74"/>
    <w:rsid w:val="000E16AE"/>
    <w:rsid w:val="000E32E8"/>
    <w:rsid w:val="000E3B79"/>
    <w:rsid w:val="0010061D"/>
    <w:rsid w:val="001568E0"/>
    <w:rsid w:val="001839CA"/>
    <w:rsid w:val="001B23E5"/>
    <w:rsid w:val="001B29B7"/>
    <w:rsid w:val="001B48A1"/>
    <w:rsid w:val="001C3F98"/>
    <w:rsid w:val="001F3F14"/>
    <w:rsid w:val="002040FE"/>
    <w:rsid w:val="00261598"/>
    <w:rsid w:val="00264A6A"/>
    <w:rsid w:val="00277012"/>
    <w:rsid w:val="00294DD2"/>
    <w:rsid w:val="002A125B"/>
    <w:rsid w:val="002C2206"/>
    <w:rsid w:val="002C2F4B"/>
    <w:rsid w:val="002E32EF"/>
    <w:rsid w:val="002E372B"/>
    <w:rsid w:val="00310E9D"/>
    <w:rsid w:val="00364670"/>
    <w:rsid w:val="00373DB6"/>
    <w:rsid w:val="00376381"/>
    <w:rsid w:val="003B3E68"/>
    <w:rsid w:val="003C22BE"/>
    <w:rsid w:val="003D08FE"/>
    <w:rsid w:val="003D44E1"/>
    <w:rsid w:val="00421083"/>
    <w:rsid w:val="00441478"/>
    <w:rsid w:val="00456809"/>
    <w:rsid w:val="004611E0"/>
    <w:rsid w:val="004857C0"/>
    <w:rsid w:val="004A038C"/>
    <w:rsid w:val="00515966"/>
    <w:rsid w:val="00515D59"/>
    <w:rsid w:val="005860FB"/>
    <w:rsid w:val="0059761C"/>
    <w:rsid w:val="005B1F5C"/>
    <w:rsid w:val="005E73BB"/>
    <w:rsid w:val="00655306"/>
    <w:rsid w:val="006969F0"/>
    <w:rsid w:val="006B615B"/>
    <w:rsid w:val="006B6887"/>
    <w:rsid w:val="006C358B"/>
    <w:rsid w:val="006D4CF1"/>
    <w:rsid w:val="006E158F"/>
    <w:rsid w:val="00715927"/>
    <w:rsid w:val="00721547"/>
    <w:rsid w:val="00753C25"/>
    <w:rsid w:val="007720FE"/>
    <w:rsid w:val="00774611"/>
    <w:rsid w:val="00781248"/>
    <w:rsid w:val="007830F0"/>
    <w:rsid w:val="007A69DC"/>
    <w:rsid w:val="007B00C8"/>
    <w:rsid w:val="007D6621"/>
    <w:rsid w:val="007F14F6"/>
    <w:rsid w:val="00800951"/>
    <w:rsid w:val="00814990"/>
    <w:rsid w:val="00836144"/>
    <w:rsid w:val="00850E24"/>
    <w:rsid w:val="0085567E"/>
    <w:rsid w:val="00885E02"/>
    <w:rsid w:val="00893C84"/>
    <w:rsid w:val="008A1926"/>
    <w:rsid w:val="008B48D5"/>
    <w:rsid w:val="008E0159"/>
    <w:rsid w:val="00917ED4"/>
    <w:rsid w:val="00934D32"/>
    <w:rsid w:val="0099057C"/>
    <w:rsid w:val="00992456"/>
    <w:rsid w:val="009928A8"/>
    <w:rsid w:val="00992A4F"/>
    <w:rsid w:val="00995B01"/>
    <w:rsid w:val="009B6374"/>
    <w:rsid w:val="009D675E"/>
    <w:rsid w:val="009E0E22"/>
    <w:rsid w:val="009E434C"/>
    <w:rsid w:val="00A10900"/>
    <w:rsid w:val="00A32A86"/>
    <w:rsid w:val="00A35E62"/>
    <w:rsid w:val="00A37ABB"/>
    <w:rsid w:val="00A44203"/>
    <w:rsid w:val="00A547E3"/>
    <w:rsid w:val="00AA1A8C"/>
    <w:rsid w:val="00AD35C9"/>
    <w:rsid w:val="00AE28A4"/>
    <w:rsid w:val="00B051B6"/>
    <w:rsid w:val="00B43334"/>
    <w:rsid w:val="00B5786C"/>
    <w:rsid w:val="00B801B2"/>
    <w:rsid w:val="00B847FB"/>
    <w:rsid w:val="00B860EE"/>
    <w:rsid w:val="00B87D25"/>
    <w:rsid w:val="00B90F7E"/>
    <w:rsid w:val="00B9688B"/>
    <w:rsid w:val="00BA7122"/>
    <w:rsid w:val="00BE289F"/>
    <w:rsid w:val="00BE3192"/>
    <w:rsid w:val="00BE602B"/>
    <w:rsid w:val="00C031CF"/>
    <w:rsid w:val="00C20DDD"/>
    <w:rsid w:val="00C33FDE"/>
    <w:rsid w:val="00C42E74"/>
    <w:rsid w:val="00C562F2"/>
    <w:rsid w:val="00C70C97"/>
    <w:rsid w:val="00C815FD"/>
    <w:rsid w:val="00C96917"/>
    <w:rsid w:val="00CA3F65"/>
    <w:rsid w:val="00CB6006"/>
    <w:rsid w:val="00CC5C1F"/>
    <w:rsid w:val="00CF3031"/>
    <w:rsid w:val="00D12F93"/>
    <w:rsid w:val="00D34A25"/>
    <w:rsid w:val="00D43E41"/>
    <w:rsid w:val="00D630D9"/>
    <w:rsid w:val="00D93012"/>
    <w:rsid w:val="00D95382"/>
    <w:rsid w:val="00DA1FB5"/>
    <w:rsid w:val="00DA4BE9"/>
    <w:rsid w:val="00DD5357"/>
    <w:rsid w:val="00DE36CD"/>
    <w:rsid w:val="00DF0155"/>
    <w:rsid w:val="00E25058"/>
    <w:rsid w:val="00E43019"/>
    <w:rsid w:val="00E64C55"/>
    <w:rsid w:val="00E70CEC"/>
    <w:rsid w:val="00E7123B"/>
    <w:rsid w:val="00E95EDA"/>
    <w:rsid w:val="00EA7E08"/>
    <w:rsid w:val="00EB1C68"/>
    <w:rsid w:val="00EC3D3A"/>
    <w:rsid w:val="00F0044B"/>
    <w:rsid w:val="00F140FF"/>
    <w:rsid w:val="00F22325"/>
    <w:rsid w:val="00F30663"/>
    <w:rsid w:val="00F40B57"/>
    <w:rsid w:val="00F448E0"/>
    <w:rsid w:val="00F44B33"/>
    <w:rsid w:val="00F47CE2"/>
    <w:rsid w:val="00F56E59"/>
    <w:rsid w:val="00F84C6B"/>
    <w:rsid w:val="00FA5585"/>
    <w:rsid w:val="00FB50DB"/>
    <w:rsid w:val="00FE45BD"/>
    <w:rsid w:val="00FE4E09"/>
    <w:rsid w:val="00FF0846"/>
    <w:rsid w:val="00FF0E62"/>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721B89"/>
  <w15:chartTrackingRefBased/>
  <w15:docId w15:val="{EC63253D-EA11-46FF-97C3-EF5DFB4AD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0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80CFD"/>
    <w:pPr>
      <w:spacing w:before="100" w:beforeAutospacing="1" w:after="100" w:afterAutospacing="1" w:line="240" w:lineRule="auto"/>
    </w:pPr>
    <w:rPr>
      <w:rFonts w:ascii="Tahoma" w:eastAsia="Times New Roman" w:hAnsi="Tahoma" w:cs="Tahoma"/>
      <w:sz w:val="24"/>
      <w:szCs w:val="24"/>
    </w:rPr>
  </w:style>
  <w:style w:type="character" w:styleId="Strong">
    <w:name w:val="Strong"/>
    <w:basedOn w:val="DefaultParagraphFont"/>
    <w:uiPriority w:val="22"/>
    <w:qFormat/>
    <w:rsid w:val="00080CFD"/>
    <w:rPr>
      <w:b/>
      <w:bCs/>
    </w:rPr>
  </w:style>
  <w:style w:type="character" w:styleId="Hyperlink">
    <w:name w:val="Hyperlink"/>
    <w:basedOn w:val="DefaultParagraphFont"/>
    <w:uiPriority w:val="99"/>
    <w:unhideWhenUsed/>
    <w:rsid w:val="00080CFD"/>
    <w:rPr>
      <w:color w:val="0000FF"/>
      <w:u w:val="single"/>
    </w:rPr>
  </w:style>
  <w:style w:type="character" w:customStyle="1" w:styleId="apple-tab-span">
    <w:name w:val="apple-tab-span"/>
    <w:basedOn w:val="DefaultParagraphFont"/>
    <w:rsid w:val="00080CFD"/>
  </w:style>
  <w:style w:type="table" w:styleId="TableGrid">
    <w:name w:val="Table Grid"/>
    <w:basedOn w:val="TableNormal"/>
    <w:uiPriority w:val="39"/>
    <w:rsid w:val="00B433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268D"/>
    <w:pPr>
      <w:ind w:left="720"/>
      <w:contextualSpacing/>
    </w:pPr>
  </w:style>
  <w:style w:type="character" w:styleId="Emphasis">
    <w:name w:val="Emphasis"/>
    <w:basedOn w:val="DefaultParagraphFont"/>
    <w:uiPriority w:val="20"/>
    <w:qFormat/>
    <w:rsid w:val="00D630D9"/>
    <w:rPr>
      <w:i/>
      <w:iCs/>
    </w:rPr>
  </w:style>
  <w:style w:type="character" w:styleId="UnresolvedMention">
    <w:name w:val="Unresolved Mention"/>
    <w:basedOn w:val="DefaultParagraphFont"/>
    <w:uiPriority w:val="99"/>
    <w:semiHidden/>
    <w:unhideWhenUsed/>
    <w:rsid w:val="00715927"/>
    <w:rPr>
      <w:color w:val="605E5C"/>
      <w:shd w:val="clear" w:color="auto" w:fill="E1DFDD"/>
    </w:rPr>
  </w:style>
  <w:style w:type="character" w:customStyle="1" w:styleId="apple-converted-space">
    <w:name w:val="apple-converted-space"/>
    <w:basedOn w:val="DefaultParagraphFont"/>
    <w:rsid w:val="00CC5C1F"/>
  </w:style>
  <w:style w:type="paragraph" w:styleId="Header">
    <w:name w:val="header"/>
    <w:basedOn w:val="Normal"/>
    <w:link w:val="HeaderChar"/>
    <w:uiPriority w:val="99"/>
    <w:unhideWhenUsed/>
    <w:rsid w:val="004414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478"/>
  </w:style>
  <w:style w:type="paragraph" w:styleId="Footer">
    <w:name w:val="footer"/>
    <w:basedOn w:val="Normal"/>
    <w:link w:val="FooterChar"/>
    <w:uiPriority w:val="99"/>
    <w:unhideWhenUsed/>
    <w:rsid w:val="004414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478"/>
  </w:style>
  <w:style w:type="paragraph" w:styleId="Revision">
    <w:name w:val="Revision"/>
    <w:hidden/>
    <w:uiPriority w:val="99"/>
    <w:semiHidden/>
    <w:rsid w:val="00A37A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91862">
      <w:bodyDiv w:val="1"/>
      <w:marLeft w:val="0"/>
      <w:marRight w:val="0"/>
      <w:marTop w:val="0"/>
      <w:marBottom w:val="0"/>
      <w:divBdr>
        <w:top w:val="none" w:sz="0" w:space="0" w:color="auto"/>
        <w:left w:val="none" w:sz="0" w:space="0" w:color="auto"/>
        <w:bottom w:val="none" w:sz="0" w:space="0" w:color="auto"/>
        <w:right w:val="none" w:sz="0" w:space="0" w:color="auto"/>
      </w:divBdr>
    </w:div>
    <w:div w:id="89813717">
      <w:bodyDiv w:val="1"/>
      <w:marLeft w:val="0"/>
      <w:marRight w:val="0"/>
      <w:marTop w:val="0"/>
      <w:marBottom w:val="0"/>
      <w:divBdr>
        <w:top w:val="none" w:sz="0" w:space="0" w:color="auto"/>
        <w:left w:val="none" w:sz="0" w:space="0" w:color="auto"/>
        <w:bottom w:val="none" w:sz="0" w:space="0" w:color="auto"/>
        <w:right w:val="none" w:sz="0" w:space="0" w:color="auto"/>
      </w:divBdr>
      <w:divsChild>
        <w:div w:id="1464537285">
          <w:marLeft w:val="0"/>
          <w:marRight w:val="0"/>
          <w:marTop w:val="0"/>
          <w:marBottom w:val="0"/>
          <w:divBdr>
            <w:top w:val="none" w:sz="0" w:space="0" w:color="auto"/>
            <w:left w:val="none" w:sz="0" w:space="0" w:color="auto"/>
            <w:bottom w:val="none" w:sz="0" w:space="0" w:color="auto"/>
            <w:right w:val="none" w:sz="0" w:space="0" w:color="auto"/>
          </w:divBdr>
          <w:divsChild>
            <w:div w:id="2104955727">
              <w:marLeft w:val="-225"/>
              <w:marRight w:val="-225"/>
              <w:marTop w:val="0"/>
              <w:marBottom w:val="0"/>
              <w:divBdr>
                <w:top w:val="none" w:sz="0" w:space="0" w:color="auto"/>
                <w:left w:val="none" w:sz="0" w:space="0" w:color="auto"/>
                <w:bottom w:val="none" w:sz="0" w:space="0" w:color="auto"/>
                <w:right w:val="none" w:sz="0" w:space="0" w:color="auto"/>
              </w:divBdr>
              <w:divsChild>
                <w:div w:id="816915145">
                  <w:marLeft w:val="0"/>
                  <w:marRight w:val="0"/>
                  <w:marTop w:val="0"/>
                  <w:marBottom w:val="300"/>
                  <w:divBdr>
                    <w:top w:val="single" w:sz="6" w:space="15" w:color="FAEBCC"/>
                    <w:left w:val="single" w:sz="6" w:space="15" w:color="FAEBCC"/>
                    <w:bottom w:val="single" w:sz="6" w:space="15" w:color="FAEBCC"/>
                    <w:right w:val="single" w:sz="6" w:space="15" w:color="FAEBCC"/>
                  </w:divBdr>
                  <w:divsChild>
                    <w:div w:id="529995393">
                      <w:marLeft w:val="0"/>
                      <w:marRight w:val="0"/>
                      <w:marTop w:val="0"/>
                      <w:marBottom w:val="0"/>
                      <w:divBdr>
                        <w:top w:val="none" w:sz="0" w:space="0" w:color="auto"/>
                        <w:left w:val="none" w:sz="0" w:space="0" w:color="auto"/>
                        <w:bottom w:val="none" w:sz="0" w:space="0" w:color="auto"/>
                        <w:right w:val="none" w:sz="0" w:space="0" w:color="auto"/>
                      </w:divBdr>
                    </w:div>
                    <w:div w:id="1542747766">
                      <w:marLeft w:val="0"/>
                      <w:marRight w:val="0"/>
                      <w:marTop w:val="0"/>
                      <w:marBottom w:val="0"/>
                      <w:divBdr>
                        <w:top w:val="none" w:sz="0" w:space="0" w:color="auto"/>
                        <w:left w:val="none" w:sz="0" w:space="0" w:color="auto"/>
                        <w:bottom w:val="none" w:sz="0" w:space="0" w:color="auto"/>
                        <w:right w:val="none" w:sz="0" w:space="0" w:color="auto"/>
                      </w:divBdr>
                    </w:div>
                    <w:div w:id="70205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520966">
          <w:marLeft w:val="0"/>
          <w:marRight w:val="0"/>
          <w:marTop w:val="0"/>
          <w:marBottom w:val="0"/>
          <w:divBdr>
            <w:top w:val="none" w:sz="0" w:space="0" w:color="auto"/>
            <w:left w:val="none" w:sz="0" w:space="0" w:color="auto"/>
            <w:bottom w:val="none" w:sz="0" w:space="0" w:color="auto"/>
            <w:right w:val="none" w:sz="0" w:space="0" w:color="auto"/>
          </w:divBdr>
          <w:divsChild>
            <w:div w:id="1976909898">
              <w:marLeft w:val="0"/>
              <w:marRight w:val="0"/>
              <w:marTop w:val="0"/>
              <w:marBottom w:val="0"/>
              <w:divBdr>
                <w:top w:val="none" w:sz="0" w:space="0" w:color="auto"/>
                <w:left w:val="none" w:sz="0" w:space="0" w:color="auto"/>
                <w:bottom w:val="none" w:sz="0" w:space="0" w:color="auto"/>
                <w:right w:val="none" w:sz="0" w:space="0" w:color="auto"/>
              </w:divBdr>
              <w:divsChild>
                <w:div w:id="2114394977">
                  <w:marLeft w:val="-225"/>
                  <w:marRight w:val="-225"/>
                  <w:marTop w:val="0"/>
                  <w:marBottom w:val="0"/>
                  <w:divBdr>
                    <w:top w:val="none" w:sz="0" w:space="0" w:color="auto"/>
                    <w:left w:val="none" w:sz="0" w:space="0" w:color="auto"/>
                    <w:bottom w:val="none" w:sz="0" w:space="0" w:color="auto"/>
                    <w:right w:val="none" w:sz="0" w:space="0" w:color="auto"/>
                  </w:divBdr>
                  <w:divsChild>
                    <w:div w:id="14602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952481">
      <w:bodyDiv w:val="1"/>
      <w:marLeft w:val="0"/>
      <w:marRight w:val="0"/>
      <w:marTop w:val="0"/>
      <w:marBottom w:val="0"/>
      <w:divBdr>
        <w:top w:val="none" w:sz="0" w:space="0" w:color="auto"/>
        <w:left w:val="none" w:sz="0" w:space="0" w:color="auto"/>
        <w:bottom w:val="none" w:sz="0" w:space="0" w:color="auto"/>
        <w:right w:val="none" w:sz="0" w:space="0" w:color="auto"/>
      </w:divBdr>
    </w:div>
    <w:div w:id="563565550">
      <w:bodyDiv w:val="1"/>
      <w:marLeft w:val="0"/>
      <w:marRight w:val="0"/>
      <w:marTop w:val="0"/>
      <w:marBottom w:val="0"/>
      <w:divBdr>
        <w:top w:val="none" w:sz="0" w:space="0" w:color="auto"/>
        <w:left w:val="none" w:sz="0" w:space="0" w:color="auto"/>
        <w:bottom w:val="none" w:sz="0" w:space="0" w:color="auto"/>
        <w:right w:val="none" w:sz="0" w:space="0" w:color="auto"/>
      </w:divBdr>
    </w:div>
    <w:div w:id="718362865">
      <w:bodyDiv w:val="1"/>
      <w:marLeft w:val="0"/>
      <w:marRight w:val="0"/>
      <w:marTop w:val="0"/>
      <w:marBottom w:val="0"/>
      <w:divBdr>
        <w:top w:val="none" w:sz="0" w:space="0" w:color="auto"/>
        <w:left w:val="none" w:sz="0" w:space="0" w:color="auto"/>
        <w:bottom w:val="none" w:sz="0" w:space="0" w:color="auto"/>
        <w:right w:val="none" w:sz="0" w:space="0" w:color="auto"/>
      </w:divBdr>
    </w:div>
    <w:div w:id="851606642">
      <w:bodyDiv w:val="1"/>
      <w:marLeft w:val="0"/>
      <w:marRight w:val="0"/>
      <w:marTop w:val="0"/>
      <w:marBottom w:val="0"/>
      <w:divBdr>
        <w:top w:val="none" w:sz="0" w:space="0" w:color="auto"/>
        <w:left w:val="none" w:sz="0" w:space="0" w:color="auto"/>
        <w:bottom w:val="none" w:sz="0" w:space="0" w:color="auto"/>
        <w:right w:val="none" w:sz="0" w:space="0" w:color="auto"/>
      </w:divBdr>
    </w:div>
    <w:div w:id="1052928945">
      <w:bodyDiv w:val="1"/>
      <w:marLeft w:val="0"/>
      <w:marRight w:val="0"/>
      <w:marTop w:val="0"/>
      <w:marBottom w:val="0"/>
      <w:divBdr>
        <w:top w:val="none" w:sz="0" w:space="0" w:color="auto"/>
        <w:left w:val="none" w:sz="0" w:space="0" w:color="auto"/>
        <w:bottom w:val="none" w:sz="0" w:space="0" w:color="auto"/>
        <w:right w:val="none" w:sz="0" w:space="0" w:color="auto"/>
      </w:divBdr>
    </w:div>
    <w:div w:id="1062871595">
      <w:bodyDiv w:val="1"/>
      <w:marLeft w:val="0"/>
      <w:marRight w:val="0"/>
      <w:marTop w:val="0"/>
      <w:marBottom w:val="0"/>
      <w:divBdr>
        <w:top w:val="none" w:sz="0" w:space="0" w:color="auto"/>
        <w:left w:val="none" w:sz="0" w:space="0" w:color="auto"/>
        <w:bottom w:val="none" w:sz="0" w:space="0" w:color="auto"/>
        <w:right w:val="none" w:sz="0" w:space="0" w:color="auto"/>
      </w:divBdr>
    </w:div>
    <w:div w:id="1072583067">
      <w:bodyDiv w:val="1"/>
      <w:marLeft w:val="0"/>
      <w:marRight w:val="0"/>
      <w:marTop w:val="0"/>
      <w:marBottom w:val="0"/>
      <w:divBdr>
        <w:top w:val="none" w:sz="0" w:space="0" w:color="auto"/>
        <w:left w:val="none" w:sz="0" w:space="0" w:color="auto"/>
        <w:bottom w:val="none" w:sz="0" w:space="0" w:color="auto"/>
        <w:right w:val="none" w:sz="0" w:space="0" w:color="auto"/>
      </w:divBdr>
      <w:divsChild>
        <w:div w:id="1366980084">
          <w:marLeft w:val="0"/>
          <w:marRight w:val="0"/>
          <w:marTop w:val="0"/>
          <w:marBottom w:val="0"/>
          <w:divBdr>
            <w:top w:val="single" w:sz="2" w:space="0" w:color="auto"/>
            <w:left w:val="single" w:sz="2" w:space="0" w:color="auto"/>
            <w:bottom w:val="single" w:sz="6" w:space="0" w:color="auto"/>
            <w:right w:val="single" w:sz="2" w:space="0" w:color="auto"/>
          </w:divBdr>
          <w:divsChild>
            <w:div w:id="1110204251">
              <w:marLeft w:val="0"/>
              <w:marRight w:val="0"/>
              <w:marTop w:val="100"/>
              <w:marBottom w:val="100"/>
              <w:divBdr>
                <w:top w:val="single" w:sz="2" w:space="0" w:color="D9D9E3"/>
                <w:left w:val="single" w:sz="2" w:space="0" w:color="D9D9E3"/>
                <w:bottom w:val="single" w:sz="2" w:space="0" w:color="D9D9E3"/>
                <w:right w:val="single" w:sz="2" w:space="0" w:color="D9D9E3"/>
              </w:divBdr>
              <w:divsChild>
                <w:div w:id="2031687243">
                  <w:marLeft w:val="0"/>
                  <w:marRight w:val="0"/>
                  <w:marTop w:val="0"/>
                  <w:marBottom w:val="0"/>
                  <w:divBdr>
                    <w:top w:val="single" w:sz="2" w:space="0" w:color="D9D9E3"/>
                    <w:left w:val="single" w:sz="2" w:space="0" w:color="D9D9E3"/>
                    <w:bottom w:val="single" w:sz="2" w:space="0" w:color="D9D9E3"/>
                    <w:right w:val="single" w:sz="2" w:space="0" w:color="D9D9E3"/>
                  </w:divBdr>
                  <w:divsChild>
                    <w:div w:id="330109890">
                      <w:marLeft w:val="0"/>
                      <w:marRight w:val="0"/>
                      <w:marTop w:val="0"/>
                      <w:marBottom w:val="0"/>
                      <w:divBdr>
                        <w:top w:val="single" w:sz="2" w:space="0" w:color="D9D9E3"/>
                        <w:left w:val="single" w:sz="2" w:space="0" w:color="D9D9E3"/>
                        <w:bottom w:val="single" w:sz="2" w:space="0" w:color="D9D9E3"/>
                        <w:right w:val="single" w:sz="2" w:space="0" w:color="D9D9E3"/>
                      </w:divBdr>
                      <w:divsChild>
                        <w:div w:id="1376546160">
                          <w:marLeft w:val="0"/>
                          <w:marRight w:val="0"/>
                          <w:marTop w:val="0"/>
                          <w:marBottom w:val="0"/>
                          <w:divBdr>
                            <w:top w:val="single" w:sz="2" w:space="0" w:color="D9D9E3"/>
                            <w:left w:val="single" w:sz="2" w:space="0" w:color="D9D9E3"/>
                            <w:bottom w:val="single" w:sz="2" w:space="0" w:color="D9D9E3"/>
                            <w:right w:val="single" w:sz="2" w:space="0" w:color="D9D9E3"/>
                          </w:divBdr>
                          <w:divsChild>
                            <w:div w:id="449587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7820801">
      <w:bodyDiv w:val="1"/>
      <w:marLeft w:val="0"/>
      <w:marRight w:val="0"/>
      <w:marTop w:val="0"/>
      <w:marBottom w:val="0"/>
      <w:divBdr>
        <w:top w:val="none" w:sz="0" w:space="0" w:color="auto"/>
        <w:left w:val="none" w:sz="0" w:space="0" w:color="auto"/>
        <w:bottom w:val="none" w:sz="0" w:space="0" w:color="auto"/>
        <w:right w:val="none" w:sz="0" w:space="0" w:color="auto"/>
      </w:divBdr>
    </w:div>
    <w:div w:id="1201209775">
      <w:bodyDiv w:val="1"/>
      <w:marLeft w:val="0"/>
      <w:marRight w:val="0"/>
      <w:marTop w:val="0"/>
      <w:marBottom w:val="0"/>
      <w:divBdr>
        <w:top w:val="none" w:sz="0" w:space="0" w:color="auto"/>
        <w:left w:val="none" w:sz="0" w:space="0" w:color="auto"/>
        <w:bottom w:val="none" w:sz="0" w:space="0" w:color="auto"/>
        <w:right w:val="none" w:sz="0" w:space="0" w:color="auto"/>
      </w:divBdr>
    </w:div>
    <w:div w:id="1562405337">
      <w:bodyDiv w:val="1"/>
      <w:marLeft w:val="0"/>
      <w:marRight w:val="0"/>
      <w:marTop w:val="0"/>
      <w:marBottom w:val="0"/>
      <w:divBdr>
        <w:top w:val="none" w:sz="0" w:space="0" w:color="auto"/>
        <w:left w:val="none" w:sz="0" w:space="0" w:color="auto"/>
        <w:bottom w:val="none" w:sz="0" w:space="0" w:color="auto"/>
        <w:right w:val="none" w:sz="0" w:space="0" w:color="auto"/>
      </w:divBdr>
    </w:div>
    <w:div w:id="1697273287">
      <w:bodyDiv w:val="1"/>
      <w:marLeft w:val="0"/>
      <w:marRight w:val="0"/>
      <w:marTop w:val="0"/>
      <w:marBottom w:val="0"/>
      <w:divBdr>
        <w:top w:val="none" w:sz="0" w:space="0" w:color="auto"/>
        <w:left w:val="none" w:sz="0" w:space="0" w:color="auto"/>
        <w:bottom w:val="none" w:sz="0" w:space="0" w:color="auto"/>
        <w:right w:val="none" w:sz="0" w:space="0" w:color="auto"/>
      </w:divBdr>
    </w:div>
    <w:div w:id="1728797109">
      <w:bodyDiv w:val="1"/>
      <w:marLeft w:val="0"/>
      <w:marRight w:val="0"/>
      <w:marTop w:val="0"/>
      <w:marBottom w:val="0"/>
      <w:divBdr>
        <w:top w:val="none" w:sz="0" w:space="0" w:color="auto"/>
        <w:left w:val="none" w:sz="0" w:space="0" w:color="auto"/>
        <w:bottom w:val="none" w:sz="0" w:space="0" w:color="auto"/>
        <w:right w:val="none" w:sz="0" w:space="0" w:color="auto"/>
      </w:divBdr>
    </w:div>
    <w:div w:id="1769039534">
      <w:bodyDiv w:val="1"/>
      <w:marLeft w:val="0"/>
      <w:marRight w:val="0"/>
      <w:marTop w:val="0"/>
      <w:marBottom w:val="0"/>
      <w:divBdr>
        <w:top w:val="none" w:sz="0" w:space="0" w:color="auto"/>
        <w:left w:val="none" w:sz="0" w:space="0" w:color="auto"/>
        <w:bottom w:val="none" w:sz="0" w:space="0" w:color="auto"/>
        <w:right w:val="none" w:sz="0" w:space="0" w:color="auto"/>
      </w:divBdr>
    </w:div>
    <w:div w:id="1855683139">
      <w:bodyDiv w:val="1"/>
      <w:marLeft w:val="0"/>
      <w:marRight w:val="0"/>
      <w:marTop w:val="0"/>
      <w:marBottom w:val="0"/>
      <w:divBdr>
        <w:top w:val="none" w:sz="0" w:space="0" w:color="auto"/>
        <w:left w:val="none" w:sz="0" w:space="0" w:color="auto"/>
        <w:bottom w:val="none" w:sz="0" w:space="0" w:color="auto"/>
        <w:right w:val="none" w:sz="0" w:space="0" w:color="auto"/>
      </w:divBdr>
    </w:div>
    <w:div w:id="1859931527">
      <w:bodyDiv w:val="1"/>
      <w:marLeft w:val="0"/>
      <w:marRight w:val="0"/>
      <w:marTop w:val="0"/>
      <w:marBottom w:val="0"/>
      <w:divBdr>
        <w:top w:val="none" w:sz="0" w:space="0" w:color="auto"/>
        <w:left w:val="none" w:sz="0" w:space="0" w:color="auto"/>
        <w:bottom w:val="none" w:sz="0" w:space="0" w:color="auto"/>
        <w:right w:val="none" w:sz="0" w:space="0" w:color="auto"/>
      </w:divBdr>
      <w:divsChild>
        <w:div w:id="149374607">
          <w:marLeft w:val="0"/>
          <w:marRight w:val="0"/>
          <w:marTop w:val="0"/>
          <w:marBottom w:val="0"/>
          <w:divBdr>
            <w:top w:val="none" w:sz="0" w:space="0" w:color="auto"/>
            <w:left w:val="none" w:sz="0" w:space="0" w:color="auto"/>
            <w:bottom w:val="none" w:sz="0" w:space="0" w:color="auto"/>
            <w:right w:val="none" w:sz="0" w:space="0" w:color="auto"/>
          </w:divBdr>
          <w:divsChild>
            <w:div w:id="1701591751">
              <w:marLeft w:val="-225"/>
              <w:marRight w:val="-225"/>
              <w:marTop w:val="0"/>
              <w:marBottom w:val="0"/>
              <w:divBdr>
                <w:top w:val="none" w:sz="0" w:space="0" w:color="auto"/>
                <w:left w:val="none" w:sz="0" w:space="0" w:color="auto"/>
                <w:bottom w:val="none" w:sz="0" w:space="0" w:color="auto"/>
                <w:right w:val="none" w:sz="0" w:space="0" w:color="auto"/>
              </w:divBdr>
              <w:divsChild>
                <w:div w:id="633754215">
                  <w:marLeft w:val="0"/>
                  <w:marRight w:val="0"/>
                  <w:marTop w:val="0"/>
                  <w:marBottom w:val="300"/>
                  <w:divBdr>
                    <w:top w:val="single" w:sz="6" w:space="15" w:color="FAEBCC"/>
                    <w:left w:val="single" w:sz="6" w:space="15" w:color="FAEBCC"/>
                    <w:bottom w:val="single" w:sz="6" w:space="15" w:color="FAEBCC"/>
                    <w:right w:val="single" w:sz="6" w:space="15" w:color="FAEBCC"/>
                  </w:divBdr>
                  <w:divsChild>
                    <w:div w:id="947546473">
                      <w:marLeft w:val="0"/>
                      <w:marRight w:val="0"/>
                      <w:marTop w:val="0"/>
                      <w:marBottom w:val="0"/>
                      <w:divBdr>
                        <w:top w:val="none" w:sz="0" w:space="0" w:color="auto"/>
                        <w:left w:val="none" w:sz="0" w:space="0" w:color="auto"/>
                        <w:bottom w:val="none" w:sz="0" w:space="0" w:color="auto"/>
                        <w:right w:val="none" w:sz="0" w:space="0" w:color="auto"/>
                      </w:divBdr>
                    </w:div>
                    <w:div w:id="250740990">
                      <w:marLeft w:val="0"/>
                      <w:marRight w:val="0"/>
                      <w:marTop w:val="0"/>
                      <w:marBottom w:val="0"/>
                      <w:divBdr>
                        <w:top w:val="none" w:sz="0" w:space="0" w:color="auto"/>
                        <w:left w:val="none" w:sz="0" w:space="0" w:color="auto"/>
                        <w:bottom w:val="none" w:sz="0" w:space="0" w:color="auto"/>
                        <w:right w:val="none" w:sz="0" w:space="0" w:color="auto"/>
                      </w:divBdr>
                    </w:div>
                    <w:div w:id="43352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45563">
          <w:marLeft w:val="0"/>
          <w:marRight w:val="0"/>
          <w:marTop w:val="0"/>
          <w:marBottom w:val="0"/>
          <w:divBdr>
            <w:top w:val="none" w:sz="0" w:space="0" w:color="auto"/>
            <w:left w:val="none" w:sz="0" w:space="0" w:color="auto"/>
            <w:bottom w:val="none" w:sz="0" w:space="0" w:color="auto"/>
            <w:right w:val="none" w:sz="0" w:space="0" w:color="auto"/>
          </w:divBdr>
          <w:divsChild>
            <w:div w:id="247429438">
              <w:marLeft w:val="0"/>
              <w:marRight w:val="0"/>
              <w:marTop w:val="0"/>
              <w:marBottom w:val="0"/>
              <w:divBdr>
                <w:top w:val="none" w:sz="0" w:space="0" w:color="auto"/>
                <w:left w:val="none" w:sz="0" w:space="0" w:color="auto"/>
                <w:bottom w:val="none" w:sz="0" w:space="0" w:color="auto"/>
                <w:right w:val="none" w:sz="0" w:space="0" w:color="auto"/>
              </w:divBdr>
              <w:divsChild>
                <w:div w:id="2065177088">
                  <w:marLeft w:val="-225"/>
                  <w:marRight w:val="-225"/>
                  <w:marTop w:val="0"/>
                  <w:marBottom w:val="0"/>
                  <w:divBdr>
                    <w:top w:val="none" w:sz="0" w:space="0" w:color="auto"/>
                    <w:left w:val="none" w:sz="0" w:space="0" w:color="auto"/>
                    <w:bottom w:val="none" w:sz="0" w:space="0" w:color="auto"/>
                    <w:right w:val="none" w:sz="0" w:space="0" w:color="auto"/>
                  </w:divBdr>
                  <w:divsChild>
                    <w:div w:id="177833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396365">
      <w:bodyDiv w:val="1"/>
      <w:marLeft w:val="0"/>
      <w:marRight w:val="0"/>
      <w:marTop w:val="0"/>
      <w:marBottom w:val="0"/>
      <w:divBdr>
        <w:top w:val="none" w:sz="0" w:space="0" w:color="auto"/>
        <w:left w:val="none" w:sz="0" w:space="0" w:color="auto"/>
        <w:bottom w:val="none" w:sz="0" w:space="0" w:color="auto"/>
        <w:right w:val="none" w:sz="0" w:space="0" w:color="auto"/>
      </w:divBdr>
    </w:div>
    <w:div w:id="2131124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210EC-DA34-4984-AC35-B9A711A4E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305</Words>
  <Characters>1741</Characters>
  <Application>Microsoft Office Word</Application>
  <DocSecurity>0</DocSecurity>
  <Lines>14</Lines>
  <Paragraphs>4</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naratip vittayakorn</dc:creator>
  <cp:keywords/>
  <dc:description/>
  <cp:lastModifiedBy>Chettanat Padungatthakij</cp:lastModifiedBy>
  <cp:revision>35</cp:revision>
  <dcterms:created xsi:type="dcterms:W3CDTF">2025-04-02T01:06:00Z</dcterms:created>
  <dcterms:modified xsi:type="dcterms:W3CDTF">2025-09-24T03:40:00Z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275e1a96665e1b7af17d0d4d94bcac2718cc1a368b4682192cbd4f33c95d1a7e</vt:lpwstr>
  </property>
</Properties>
</file>