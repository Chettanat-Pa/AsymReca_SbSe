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69713093" w:rsidR="006270B3" w:rsidRPr="0099224A" w:rsidRDefault="0018058D" w:rsidP="00BA2412">
      <w:pPr>
        <w:pStyle w:val="01Title"/>
        <w:rPr>
          <w:rFonts w:cs="Arial"/>
        </w:rPr>
      </w:pPr>
      <w:r w:rsidRPr="0099224A">
        <w:rPr>
          <w:rFonts w:cs="Arial"/>
        </w:rPr>
        <w:t xml:space="preserve">Design and </w:t>
      </w:r>
      <w:r w:rsidR="000D4115" w:rsidRPr="0099224A">
        <w:rPr>
          <w:rFonts w:cs="Arial"/>
        </w:rPr>
        <w:t>s</w:t>
      </w:r>
      <w:r w:rsidRPr="0099224A">
        <w:rPr>
          <w:rFonts w:cs="Arial"/>
        </w:rPr>
        <w:t xml:space="preserve">imulation of a </w:t>
      </w:r>
      <w:r w:rsidR="000D4115" w:rsidRPr="0099224A">
        <w:rPr>
          <w:rFonts w:cs="Arial"/>
        </w:rPr>
        <w:t>b</w:t>
      </w:r>
      <w:r w:rsidRPr="0099224A">
        <w:rPr>
          <w:rFonts w:cs="Arial"/>
        </w:rPr>
        <w:t xml:space="preserve">roadband </w:t>
      </w:r>
      <w:r w:rsidR="000D4115" w:rsidRPr="0099224A">
        <w:rPr>
          <w:rFonts w:cs="Arial"/>
        </w:rPr>
        <w:t>t</w:t>
      </w:r>
      <w:r w:rsidRPr="0099224A">
        <w:rPr>
          <w:rFonts w:cs="Arial"/>
        </w:rPr>
        <w:t xml:space="preserve">unable </w:t>
      </w:r>
      <w:r w:rsidR="002442F6" w:rsidRPr="0099224A">
        <w:rPr>
          <w:rFonts w:cs="Arial"/>
        </w:rPr>
        <w:t xml:space="preserve"> </w:t>
      </w:r>
      <w:r w:rsidR="000D4115" w:rsidRPr="0099224A">
        <w:rPr>
          <w:rFonts w:cs="Arial"/>
        </w:rPr>
        <w:t>t</w:t>
      </w:r>
      <w:r w:rsidRPr="0099224A">
        <w:rPr>
          <w:rFonts w:cs="Arial"/>
        </w:rPr>
        <w:t xml:space="preserve">ransmittance </w:t>
      </w:r>
      <w:r w:rsidR="000D4115" w:rsidRPr="0099224A">
        <w:rPr>
          <w:rFonts w:cs="Arial"/>
        </w:rPr>
        <w:t>o</w:t>
      </w:r>
      <w:r w:rsidRPr="0099224A">
        <w:rPr>
          <w:rFonts w:cs="Arial"/>
        </w:rPr>
        <w:t xml:space="preserve">ptical </w:t>
      </w:r>
      <w:r w:rsidR="000D4115" w:rsidRPr="0099224A">
        <w:rPr>
          <w:rFonts w:cs="Arial"/>
        </w:rPr>
        <w:t>f</w:t>
      </w:r>
      <w:r w:rsidRPr="0099224A">
        <w:rPr>
          <w:rFonts w:cs="Arial"/>
        </w:rPr>
        <w:t xml:space="preserve">ilter </w:t>
      </w:r>
      <w:r w:rsidR="000D4115" w:rsidRPr="0099224A">
        <w:rPr>
          <w:rFonts w:cs="Arial"/>
        </w:rPr>
        <w:t>u</w:t>
      </w:r>
      <w:r w:rsidRPr="0099224A">
        <w:rPr>
          <w:rFonts w:cs="Arial"/>
        </w:rPr>
        <w:t>sing Sb</w:t>
      </w:r>
      <w:r w:rsidRPr="0099224A">
        <w:rPr>
          <w:rFonts w:cs="Arial"/>
          <w:vertAlign w:val="subscript"/>
        </w:rPr>
        <w:t>2</w:t>
      </w:r>
      <w:r w:rsidRPr="0099224A">
        <w:rPr>
          <w:rFonts w:cs="Arial"/>
        </w:rPr>
        <w:t>Se</w:t>
      </w:r>
      <w:r w:rsidRPr="0099224A">
        <w:rPr>
          <w:rFonts w:cs="Arial"/>
          <w:vertAlign w:val="subscript"/>
        </w:rPr>
        <w:t>3</w:t>
      </w:r>
      <w:r w:rsidRPr="0099224A">
        <w:rPr>
          <w:rFonts w:cs="Arial"/>
        </w:rPr>
        <w:t xml:space="preserve"> </w:t>
      </w:r>
      <w:r w:rsidR="000D4115" w:rsidRPr="0099224A">
        <w:rPr>
          <w:rFonts w:cs="Arial"/>
        </w:rPr>
        <w:t>p</w:t>
      </w:r>
      <w:r w:rsidRPr="0099224A">
        <w:rPr>
          <w:rFonts w:cs="Arial"/>
        </w:rPr>
        <w:t xml:space="preserve">hase </w:t>
      </w:r>
      <w:r w:rsidR="000D4115" w:rsidRPr="0099224A">
        <w:rPr>
          <w:rFonts w:cs="Arial"/>
        </w:rPr>
        <w:t>c</w:t>
      </w:r>
      <w:r w:rsidRPr="0099224A">
        <w:rPr>
          <w:rFonts w:cs="Arial"/>
        </w:rPr>
        <w:t xml:space="preserve">hange </w:t>
      </w:r>
      <w:r w:rsidR="000D4115" w:rsidRPr="0099224A">
        <w:rPr>
          <w:rFonts w:cs="Arial"/>
        </w:rPr>
        <w:t>m</w:t>
      </w:r>
      <w:r w:rsidRPr="0099224A">
        <w:rPr>
          <w:rFonts w:cs="Arial"/>
        </w:rPr>
        <w:t>aterial</w:t>
      </w:r>
    </w:p>
    <w:p w14:paraId="479B0CB9" w14:textId="4336C680" w:rsidR="0099224A" w:rsidRPr="0099224A" w:rsidRDefault="0099224A" w:rsidP="00974BEF">
      <w:pPr>
        <w:pStyle w:val="02Author"/>
        <w:rPr>
          <w:rFonts w:cs="Arial"/>
          <w:vertAlign w:val="superscript"/>
        </w:rPr>
      </w:pPr>
      <w:r w:rsidRPr="0099224A">
        <w:rPr>
          <w:rFonts w:cs="Arial"/>
        </w:rPr>
        <w:t>Chettanat Padungatthakij,</w:t>
      </w:r>
      <w:r w:rsidRPr="0099224A">
        <w:rPr>
          <w:rFonts w:cs="Arial"/>
          <w:vertAlign w:val="superscript"/>
        </w:rPr>
        <w:t>1,†</w:t>
      </w:r>
      <w:r w:rsidRPr="0099224A">
        <w:rPr>
          <w:rFonts w:cs="Arial"/>
        </w:rPr>
        <w:t xml:space="preserve"> </w:t>
      </w:r>
      <w:bookmarkStart w:id="0" w:name="_Hlk173847223"/>
      <w:r w:rsidR="006E64D7" w:rsidRPr="0099224A">
        <w:rPr>
          <w:rFonts w:cs="Arial"/>
        </w:rPr>
        <w:t>Prathan Buranasiri</w:t>
      </w:r>
      <w:r w:rsidR="006E64D7">
        <w:rPr>
          <w:rFonts w:cs="Arial"/>
        </w:rPr>
        <w:t>,</w:t>
      </w:r>
      <w:r w:rsidR="006E64D7" w:rsidRPr="0099224A">
        <w:rPr>
          <w:rFonts w:cs="Arial"/>
          <w:vertAlign w:val="superscript"/>
        </w:rPr>
        <w:t>1,</w:t>
      </w:r>
      <w:bookmarkEnd w:id="0"/>
      <w:r w:rsidR="006E64D7">
        <w:rPr>
          <w:rFonts w:cs="Arial"/>
          <w:vertAlign w:val="superscript"/>
        </w:rPr>
        <w:t>2,</w:t>
      </w:r>
      <w:r w:rsidR="006E64D7" w:rsidRPr="0099224A">
        <w:rPr>
          <w:rFonts w:cs="Arial"/>
          <w:vertAlign w:val="superscript"/>
        </w:rPr>
        <w:t>†</w:t>
      </w:r>
      <w:r w:rsidR="006E64D7">
        <w:rPr>
          <w:rFonts w:cs="Arial"/>
        </w:rPr>
        <w:t xml:space="preserve"> </w:t>
      </w:r>
      <w:r w:rsidRPr="0099224A">
        <w:rPr>
          <w:rFonts w:cs="Arial"/>
        </w:rPr>
        <w:t>Suebtarkul Suchat,</w:t>
      </w:r>
      <w:r w:rsidRPr="0099224A">
        <w:rPr>
          <w:rFonts w:cs="Arial"/>
          <w:vertAlign w:val="superscript"/>
        </w:rPr>
        <w:t xml:space="preserve">3 </w:t>
      </w:r>
      <w:r w:rsidRPr="0099224A">
        <w:rPr>
          <w:rFonts w:cs="Arial"/>
        </w:rPr>
        <w:t xml:space="preserve">and </w:t>
      </w:r>
      <w:r w:rsidR="006E64D7" w:rsidRPr="0099224A">
        <w:rPr>
          <w:rFonts w:cs="Arial"/>
        </w:rPr>
        <w:t>Surawut Wicharn</w:t>
      </w:r>
      <w:r w:rsidR="006E64D7">
        <w:rPr>
          <w:rFonts w:cs="Arial"/>
          <w:vertAlign w:val="superscript"/>
        </w:rPr>
        <w:t>4,*</w:t>
      </w:r>
    </w:p>
    <w:p w14:paraId="5236C00E" w14:textId="0D5BDE3C" w:rsidR="0099224A" w:rsidRDefault="0099224A" w:rsidP="00497360">
      <w:pPr>
        <w:pStyle w:val="03AuthorAffiliation"/>
        <w:rPr>
          <w:rFonts w:cs="Times New Roman"/>
        </w:rPr>
      </w:pPr>
      <w:r w:rsidRPr="00544BE5">
        <w:rPr>
          <w:rFonts w:cs="Times New Roman"/>
          <w:vertAlign w:val="superscript"/>
        </w:rPr>
        <w:t>1</w:t>
      </w:r>
      <w:r w:rsidR="00544BE5" w:rsidRPr="00544BE5">
        <w:rPr>
          <w:rFonts w:cs="Times New Roman"/>
        </w:rPr>
        <w:t>Artificial Intelligence Photonics Advanced Research Laboratory</w:t>
      </w:r>
      <w:r w:rsidR="00544BE5">
        <w:rPr>
          <w:rFonts w:cs="Times New Roman"/>
        </w:rPr>
        <w:t xml:space="preserve">, </w:t>
      </w:r>
      <w:r w:rsidRPr="00544BE5">
        <w:rPr>
          <w:rFonts w:cs="Times New Roman"/>
        </w:rPr>
        <w:t>Department</w:t>
      </w:r>
      <w:r w:rsidRPr="007D7F7D">
        <w:rPr>
          <w:rFonts w:cs="Times New Roman"/>
        </w:rPr>
        <w:t xml:space="preserve"> of Physics, School of Science, King Mongkut’s Institute of Technology Ladkrabang, Bangkok</w:t>
      </w:r>
      <w:r w:rsidR="00544BE5">
        <w:rPr>
          <w:rFonts w:cs="Times New Roman"/>
        </w:rPr>
        <w:t xml:space="preserve"> 10520</w:t>
      </w:r>
      <w:r w:rsidRPr="007D7F7D">
        <w:rPr>
          <w:rFonts w:cs="Times New Roman"/>
        </w:rPr>
        <w:t>, Thailand</w:t>
      </w:r>
    </w:p>
    <w:p w14:paraId="245841E7" w14:textId="7321E8FB" w:rsidR="006E64D7" w:rsidRPr="006E64D7" w:rsidRDefault="006E64D7" w:rsidP="006E64D7">
      <w:pPr>
        <w:pStyle w:val="04Email"/>
        <w:rPr>
          <w:color w:val="auto"/>
        </w:rPr>
      </w:pPr>
      <w:r>
        <w:rPr>
          <w:color w:val="auto"/>
          <w:vertAlign w:val="superscript"/>
        </w:rPr>
        <w:t>2</w:t>
      </w:r>
      <w:r w:rsidRPr="009D58FF">
        <w:rPr>
          <w:color w:val="auto"/>
        </w:rPr>
        <w:t>Electronic and Optoelectronic Device Research Unit, School of Science, King Mongkut’s Institute of Technology Ladkrabang, Bangkok 10520, Thailand</w:t>
      </w:r>
    </w:p>
    <w:p w14:paraId="6D80AB84" w14:textId="1F7392FA" w:rsidR="00C30F62" w:rsidRPr="007D7F7D" w:rsidDel="00446DC0" w:rsidRDefault="006E64D7" w:rsidP="00497360">
      <w:pPr>
        <w:pStyle w:val="03AuthorAffiliation"/>
        <w:rPr>
          <w:del w:id="1" w:author="Chettanat Padungatthakij" w:date="2026-07-07T10:52:00Z" w16du:dateUtc="2026-07-07T03:52:00Z"/>
          <w:rFonts w:cs="Times New Roman"/>
        </w:rPr>
      </w:pPr>
      <w:del w:id="2" w:author="Chettanat Padungatthakij" w:date="2026-07-07T10:52:00Z" w16du:dateUtc="2026-07-07T03:52:00Z">
        <w:r w:rsidDel="00446DC0">
          <w:rPr>
            <w:rFonts w:cs="Times New Roman"/>
            <w:vertAlign w:val="superscript"/>
          </w:rPr>
          <w:delText>3</w:delText>
        </w:r>
        <w:r w:rsidR="0018058D" w:rsidRPr="007D7F7D" w:rsidDel="00446DC0">
          <w:rPr>
            <w:rFonts w:cs="Times New Roman"/>
          </w:rPr>
          <w:delText>Department of Physics, Faculty of Science, Srinakharinwirot University, Bangkok</w:delText>
        </w:r>
        <w:r w:rsidR="009D58FF" w:rsidDel="00446DC0">
          <w:rPr>
            <w:rFonts w:cs="Times New Roman"/>
          </w:rPr>
          <w:delText xml:space="preserve"> 10110</w:delText>
        </w:r>
        <w:r w:rsidR="0018058D" w:rsidRPr="007D7F7D" w:rsidDel="00446DC0">
          <w:rPr>
            <w:rFonts w:cs="Times New Roman"/>
          </w:rPr>
          <w:delText>, Thailand</w:delText>
        </w:r>
      </w:del>
    </w:p>
    <w:p w14:paraId="689749D8" w14:textId="7FB71F2D" w:rsidR="00497360" w:rsidRDefault="00446DC0" w:rsidP="00497360">
      <w:pPr>
        <w:pStyle w:val="03AuthorAffiliation"/>
        <w:rPr>
          <w:ins w:id="3" w:author="Chettanat Padungatthakij" w:date="2026-07-07T10:52:00Z" w16du:dateUtc="2026-07-07T03:52:00Z"/>
          <w:lang w:bidi="th-TH"/>
        </w:rPr>
      </w:pPr>
      <w:ins w:id="4" w:author="Chettanat Padungatthakij" w:date="2026-07-07T10:52:00Z" w16du:dateUtc="2026-07-07T03:52:00Z">
        <w:r>
          <w:rPr>
            <w:rFonts w:hint="cs"/>
            <w:vertAlign w:val="superscript"/>
            <w:cs/>
            <w:lang w:bidi="th-TH"/>
          </w:rPr>
          <w:t>3</w:t>
        </w:r>
      </w:ins>
      <w:del w:id="5" w:author="Chettanat Padungatthakij" w:date="2026-07-07T10:52:00Z" w16du:dateUtc="2026-07-07T03:52:00Z">
        <w:r w:rsidR="006E64D7" w:rsidDel="00446DC0">
          <w:rPr>
            <w:rFonts w:cs="Times New Roman"/>
            <w:vertAlign w:val="superscript"/>
          </w:rPr>
          <w:delText>4</w:delText>
        </w:r>
      </w:del>
      <w:r w:rsidR="0018058D" w:rsidRPr="007D7F7D">
        <w:rPr>
          <w:rFonts w:cs="Times New Roman"/>
        </w:rPr>
        <w:t>Department of Physics, Faculty of Science and Technology, Phranakhon Rajabhat University, Bangkok</w:t>
      </w:r>
      <w:r w:rsidR="009D58FF">
        <w:rPr>
          <w:rFonts w:cs="Times New Roman"/>
        </w:rPr>
        <w:t xml:space="preserve"> 10220</w:t>
      </w:r>
      <w:r w:rsidR="0018058D" w:rsidRPr="007D7F7D">
        <w:rPr>
          <w:rFonts w:cs="Times New Roman"/>
        </w:rPr>
        <w:t>, Thailand</w:t>
      </w:r>
    </w:p>
    <w:p w14:paraId="6F50B116" w14:textId="59C0130B" w:rsidR="00446DC0" w:rsidRPr="002A5EA3" w:rsidRDefault="00446DC0" w:rsidP="00446DC0">
      <w:pPr>
        <w:pStyle w:val="03AuthorAffiliation"/>
        <w:rPr>
          <w:lang w:bidi="th-TH"/>
        </w:rPr>
      </w:pPr>
      <w:ins w:id="6" w:author="Chettanat Padungatthakij" w:date="2026-07-07T10:52:00Z" w16du:dateUtc="2026-07-07T03:52:00Z">
        <w:r>
          <w:rPr>
            <w:rFonts w:hint="cs"/>
            <w:vertAlign w:val="superscript"/>
            <w:cs/>
            <w:lang w:bidi="th-TH"/>
          </w:rPr>
          <w:t>4</w:t>
        </w:r>
        <w:r w:rsidRPr="007D7F7D">
          <w:rPr>
            <w:rFonts w:cs="Times New Roman"/>
          </w:rPr>
          <w:t>Department of Physics, Faculty of Science, Srinakharinwirot University, Bangkok</w:t>
        </w:r>
        <w:r>
          <w:rPr>
            <w:rFonts w:cs="Times New Roman"/>
          </w:rPr>
          <w:t xml:space="preserve"> 10110</w:t>
        </w:r>
        <w:r w:rsidRPr="007D7F7D">
          <w:rPr>
            <w:rFonts w:cs="Times New Roman"/>
          </w:rPr>
          <w:t>, Thailand</w:t>
        </w:r>
      </w:ins>
    </w:p>
    <w:p w14:paraId="5ADFA7C6" w14:textId="04CDD2A9" w:rsidR="0099224A" w:rsidRPr="0099224A" w:rsidRDefault="0099224A" w:rsidP="0099224A">
      <w:pPr>
        <w:pStyle w:val="03AuthorAffiliation"/>
      </w:pPr>
      <w:bookmarkStart w:id="7" w:name="_Hlk173847279"/>
      <w:r>
        <w:rPr>
          <w:rFonts w:cs="Arial"/>
          <w:vertAlign w:val="superscript"/>
        </w:rPr>
        <w:t>†</w:t>
      </w:r>
      <w:bookmarkEnd w:id="7"/>
      <w:r>
        <w:t>These authors contributed equally.</w:t>
      </w:r>
    </w:p>
    <w:p w14:paraId="0EF8C28E" w14:textId="71DA646A" w:rsidR="00497360" w:rsidRPr="007D7F7D" w:rsidRDefault="0018058D" w:rsidP="00497360">
      <w:pPr>
        <w:pStyle w:val="04Email"/>
        <w:rPr>
          <w:rFonts w:cs="Times New Roman"/>
        </w:rPr>
      </w:pPr>
      <w:r w:rsidRPr="007D7F7D">
        <w:rPr>
          <w:rFonts w:cs="Times New Roman"/>
        </w:rPr>
        <w:t>*</w:t>
      </w:r>
      <w:r w:rsidR="006E64D7" w:rsidRPr="006E64D7">
        <w:rPr>
          <w:rFonts w:cs="Times New Roman"/>
        </w:rPr>
        <w:t>surawutw@g.swu.ac.th</w:t>
      </w:r>
    </w:p>
    <w:p w14:paraId="3462CFE6" w14:textId="710C8040" w:rsidR="00BA5DEF" w:rsidRPr="00BA5DEF" w:rsidRDefault="0018058D" w:rsidP="00C30F62">
      <w:pPr>
        <w:pStyle w:val="09BodyFirstParagraph"/>
        <w:rPr>
          <w:rStyle w:val="06AbstractBodyChar"/>
        </w:rPr>
      </w:pPr>
      <w:r w:rsidRPr="007D7F7D">
        <w:rPr>
          <w:rFonts w:cs="Times New Roman"/>
          <w:b/>
        </w:rPr>
        <w:t>Abstract:</w:t>
      </w:r>
      <w:r w:rsidRPr="007D7F7D">
        <w:rPr>
          <w:rFonts w:cs="Times New Roman"/>
        </w:rPr>
        <w:t xml:space="preserve"> </w:t>
      </w:r>
      <w:r w:rsidR="00C30F62" w:rsidRPr="00CF3444">
        <w:rPr>
          <w:rStyle w:val="06AbstractBodyChar"/>
        </w:rPr>
        <w:t xml:space="preserve">We propose a </w:t>
      </w:r>
      <w:r w:rsidR="00795407">
        <w:rPr>
          <w:rStyle w:val="06AbstractBodyChar"/>
        </w:rPr>
        <w:t>switchable</w:t>
      </w:r>
      <w:r w:rsidR="00C30F62" w:rsidRPr="00CF3444">
        <w:rPr>
          <w:rStyle w:val="06AbstractBodyChar"/>
        </w:rPr>
        <w:t xml:space="preserve"> </w:t>
      </w:r>
      <w:r w:rsidR="00F87419">
        <w:rPr>
          <w:rStyle w:val="06AbstractBodyChar"/>
        </w:rPr>
        <w:t>transmittance</w:t>
      </w:r>
      <w:r w:rsidR="00C30F62" w:rsidRPr="00CF3444">
        <w:rPr>
          <w:rStyle w:val="06AbstractBodyChar"/>
        </w:rPr>
        <w:t xml:space="preserve"> filter </w:t>
      </w:r>
      <w:r w:rsidR="00F87419">
        <w:rPr>
          <w:rStyle w:val="06AbstractBodyChar"/>
        </w:rPr>
        <w:t>that operate</w:t>
      </w:r>
      <w:r w:rsidR="00E45150">
        <w:rPr>
          <w:rStyle w:val="06AbstractBodyChar"/>
        </w:rPr>
        <w:t>s</w:t>
      </w:r>
      <w:r w:rsidR="00F87419">
        <w:rPr>
          <w:rStyle w:val="06AbstractBodyChar"/>
        </w:rPr>
        <w:t xml:space="preserve"> around 1064 nm wavelengths using </w:t>
      </w:r>
      <w:r w:rsidR="00795407" w:rsidRPr="00CF3444">
        <w:rPr>
          <w:rStyle w:val="06AbstractBodyChar"/>
        </w:rPr>
        <w:t>antimony triselenide (Sb</w:t>
      </w:r>
      <w:r w:rsidR="00795407" w:rsidRPr="00DB7F26">
        <w:rPr>
          <w:rStyle w:val="06AbstractBodyChar"/>
          <w:vertAlign w:val="subscript"/>
        </w:rPr>
        <w:t>2</w:t>
      </w:r>
      <w:r w:rsidR="00795407" w:rsidRPr="00CF3444">
        <w:rPr>
          <w:rStyle w:val="06AbstractBodyChar"/>
        </w:rPr>
        <w:t>Se</w:t>
      </w:r>
      <w:r w:rsidR="00795407" w:rsidRPr="00DB7F26">
        <w:rPr>
          <w:rStyle w:val="06AbstractBodyChar"/>
          <w:vertAlign w:val="subscript"/>
        </w:rPr>
        <w:t>3</w:t>
      </w:r>
      <w:r w:rsidR="00795407" w:rsidRPr="00CF3444">
        <w:rPr>
          <w:rStyle w:val="06AbstractBodyChar"/>
        </w:rPr>
        <w:t>)</w:t>
      </w:r>
      <w:r w:rsidR="00C30F62" w:rsidRPr="00CF3444">
        <w:rPr>
          <w:rStyle w:val="06AbstractBodyChar"/>
        </w:rPr>
        <w:t>. Sb</w:t>
      </w:r>
      <w:r w:rsidR="00C30F62" w:rsidRPr="00DB7F26">
        <w:rPr>
          <w:rStyle w:val="06AbstractBodyChar"/>
          <w:vertAlign w:val="subscript"/>
        </w:rPr>
        <w:t>2</w:t>
      </w:r>
      <w:r w:rsidR="00C30F62" w:rsidRPr="00CF3444">
        <w:rPr>
          <w:rStyle w:val="06AbstractBodyChar"/>
        </w:rPr>
        <w:t>Se</w:t>
      </w:r>
      <w:r w:rsidR="00C30F62" w:rsidRPr="00DB7F26">
        <w:rPr>
          <w:rStyle w:val="06AbstractBodyChar"/>
          <w:vertAlign w:val="subscript"/>
        </w:rPr>
        <w:t>3</w:t>
      </w:r>
      <w:r w:rsidR="00C30F62" w:rsidRPr="00CF3444">
        <w:rPr>
          <w:rStyle w:val="06AbstractBodyChar"/>
        </w:rPr>
        <w:t xml:space="preserve"> is a phase change material (PCM) that has low absorption in </w:t>
      </w:r>
      <w:r>
        <w:rPr>
          <w:rStyle w:val="06AbstractBodyChar"/>
          <w:rFonts w:eastAsia="MS Mincho" w:cs="Cordia New"/>
          <w:color w:val="000000"/>
        </w:rPr>
        <w:t xml:space="preserve">the infrared (IR) spectrum, </w:t>
      </w:r>
      <w:r w:rsidR="00F87419">
        <w:rPr>
          <w:rStyle w:val="06AbstractBodyChar"/>
          <w:rFonts w:eastAsia="MS Mincho" w:cs="Cordia New"/>
          <w:color w:val="000000"/>
        </w:rPr>
        <w:t>large</w:t>
      </w:r>
      <w:r>
        <w:rPr>
          <w:rStyle w:val="06AbstractBodyChar"/>
          <w:rFonts w:eastAsia="MS Mincho" w:cs="Cordia New"/>
          <w:color w:val="000000"/>
        </w:rPr>
        <w:t xml:space="preserve"> and stable refractive index contrast between the two phases, and high optical endurance </w:t>
      </w:r>
      <w:r w:rsidR="00C30F62" w:rsidRPr="00CF3444">
        <w:rPr>
          <w:rStyle w:val="06AbstractBodyChar"/>
        </w:rPr>
        <w:t xml:space="preserve">of </w:t>
      </w:r>
      <w:r w:rsidR="00E45150">
        <w:rPr>
          <w:rStyle w:val="06AbstractBodyChar"/>
        </w:rPr>
        <w:t>~</w:t>
      </w:r>
      <w:r w:rsidR="00C30F62" w:rsidRPr="00CF3444">
        <w:rPr>
          <w:rStyle w:val="06AbstractBodyChar"/>
        </w:rPr>
        <w:t>10</w:t>
      </w:r>
      <w:r w:rsidR="00C30F62" w:rsidRPr="00F87419">
        <w:rPr>
          <w:rStyle w:val="06AbstractBodyChar"/>
          <w:vertAlign w:val="superscript"/>
        </w:rPr>
        <w:t>6</w:t>
      </w:r>
      <w:r w:rsidR="00C30F62" w:rsidRPr="00CF3444">
        <w:rPr>
          <w:rStyle w:val="06AbstractBodyChar"/>
        </w:rPr>
        <w:t xml:space="preserve"> cycles. We provide </w:t>
      </w:r>
      <w:r w:rsidR="00F87419">
        <w:rPr>
          <w:rStyle w:val="06AbstractBodyChar"/>
        </w:rPr>
        <w:t xml:space="preserve">the </w:t>
      </w:r>
      <w:r w:rsidR="00C30F62" w:rsidRPr="00CF3444">
        <w:rPr>
          <w:rStyle w:val="06AbstractBodyChar"/>
        </w:rPr>
        <w:t xml:space="preserve">reasoning for selecting </w:t>
      </w:r>
      <w:r>
        <w:rPr>
          <w:rStyle w:val="06AbstractBodyChar"/>
          <w:rFonts w:eastAsia="MS Mincho" w:cs="Cordia New"/>
          <w:color w:val="000000"/>
        </w:rPr>
        <w:t>a long-pass edge</w:t>
      </w:r>
      <w:r w:rsidR="00F87419">
        <w:rPr>
          <w:rStyle w:val="06AbstractBodyChar"/>
          <w:rFonts w:eastAsia="MS Mincho" w:cs="Cordia New"/>
          <w:color w:val="000000"/>
        </w:rPr>
        <w:t>-</w:t>
      </w:r>
      <w:r>
        <w:rPr>
          <w:rStyle w:val="06AbstractBodyChar"/>
          <w:rFonts w:eastAsia="MS Mincho" w:cs="Cordia New"/>
          <w:color w:val="000000"/>
        </w:rPr>
        <w:t>filter design and compare</w:t>
      </w:r>
      <w:r w:rsidR="00C30F62" w:rsidRPr="00CF3444">
        <w:rPr>
          <w:rStyle w:val="06AbstractBodyChar"/>
        </w:rPr>
        <w:t xml:space="preserve"> its performance </w:t>
      </w:r>
      <w:r w:rsidR="00F87419">
        <w:rPr>
          <w:rStyle w:val="06AbstractBodyChar"/>
        </w:rPr>
        <w:t>to</w:t>
      </w:r>
      <w:r w:rsidR="00C30F62" w:rsidRPr="00CF3444">
        <w:rPr>
          <w:rStyle w:val="06AbstractBodyChar"/>
        </w:rPr>
        <w:t xml:space="preserve"> other planar thin-film designs. At 1064-nm, the selected 5-unit-cell edge-filter design has 93.6% </w:t>
      </w:r>
      <w:r w:rsidR="00795407">
        <w:rPr>
          <w:rStyle w:val="06AbstractBodyChar"/>
        </w:rPr>
        <w:t xml:space="preserve">transmittance </w:t>
      </w:r>
      <w:r w:rsidR="00C30F62" w:rsidRPr="00CF3444">
        <w:rPr>
          <w:rStyle w:val="06AbstractBodyChar"/>
        </w:rPr>
        <w:t xml:space="preserve">in </w:t>
      </w:r>
      <w:r>
        <w:rPr>
          <w:rStyle w:val="06AbstractBodyChar"/>
          <w:rFonts w:eastAsia="MS Mincho" w:cs="Cordia New"/>
          <w:color w:val="000000"/>
        </w:rPr>
        <w:t>amorphous phase and 0.2% in crystalline phase, a 93.4% transmittance contrast with ~200 nm FWHM</w:t>
      </w:r>
      <w:r w:rsidR="00F87419">
        <w:rPr>
          <w:rStyle w:val="06AbstractBodyChar"/>
          <w:rFonts w:eastAsia="MS Mincho" w:cs="Cordia New"/>
          <w:color w:val="000000"/>
        </w:rPr>
        <w:t>. It has</w:t>
      </w:r>
      <w:r w:rsidR="00C30F62" w:rsidRPr="00CF3444">
        <w:rPr>
          <w:rStyle w:val="06AbstractBodyChar"/>
        </w:rPr>
        <w:t xml:space="preserve"> minimal</w:t>
      </w:r>
      <w:r w:rsidR="00795407">
        <w:rPr>
          <w:rStyle w:val="06AbstractBodyChar"/>
        </w:rPr>
        <w:t xml:space="preserve"> </w:t>
      </w:r>
      <w:r w:rsidR="00F87419">
        <w:rPr>
          <w:rStyle w:val="06AbstractBodyChar"/>
        </w:rPr>
        <w:t>transmittance</w:t>
      </w:r>
      <w:r w:rsidR="00C30F62" w:rsidRPr="00CF3444">
        <w:rPr>
          <w:rStyle w:val="06AbstractBodyChar"/>
        </w:rPr>
        <w:t xml:space="preserve"> degradation after enduring over 1.5×10⁶ phase switching cycles. </w:t>
      </w:r>
      <w:r w:rsidR="00F87419">
        <w:rPr>
          <w:rStyle w:val="06AbstractBodyChar"/>
        </w:rPr>
        <w:t>We show the transmittance tunability</w:t>
      </w:r>
      <w:r w:rsidR="00C30F62" w:rsidRPr="00CF3444">
        <w:rPr>
          <w:rStyle w:val="06AbstractBodyChar"/>
        </w:rPr>
        <w:t xml:space="preserve"> </w:t>
      </w:r>
      <w:r w:rsidR="00F87419">
        <w:rPr>
          <w:rStyle w:val="06AbstractBodyChar"/>
        </w:rPr>
        <w:t xml:space="preserve">of the </w:t>
      </w:r>
      <w:r w:rsidR="00BA5DEF">
        <w:rPr>
          <w:rStyle w:val="06AbstractBodyChar"/>
        </w:rPr>
        <w:t xml:space="preserve">design </w:t>
      </w:r>
      <w:r w:rsidR="00F87419">
        <w:rPr>
          <w:rStyle w:val="06AbstractBodyChar"/>
        </w:rPr>
        <w:t>by changing</w:t>
      </w:r>
      <w:r w:rsidR="00BA5DEF">
        <w:rPr>
          <w:rStyle w:val="06AbstractBodyChar"/>
        </w:rPr>
        <w:t xml:space="preserve"> the phase of each Sb</w:t>
      </w:r>
      <w:r w:rsidR="00BA5DEF">
        <w:rPr>
          <w:rStyle w:val="06AbstractBodyChar"/>
          <w:vertAlign w:val="subscript"/>
        </w:rPr>
        <w:t>2</w:t>
      </w:r>
      <w:r w:rsidR="00BA5DEF">
        <w:rPr>
          <w:rStyle w:val="06AbstractBodyChar"/>
        </w:rPr>
        <w:t>Se</w:t>
      </w:r>
      <w:r w:rsidR="00BA5DEF">
        <w:rPr>
          <w:rStyle w:val="06AbstractBodyChar"/>
          <w:vertAlign w:val="subscript"/>
        </w:rPr>
        <w:t>3</w:t>
      </w:r>
      <w:r w:rsidR="00BA5DEF">
        <w:rPr>
          <w:rStyle w:val="06AbstractBodyChar"/>
        </w:rPr>
        <w:t xml:space="preserve"> layer</w:t>
      </w:r>
      <w:r w:rsidR="00574720">
        <w:rPr>
          <w:rStyle w:val="06AbstractBodyChar"/>
        </w:rPr>
        <w:t>, and each layer thickness can be optimized</w:t>
      </w:r>
      <w:r w:rsidR="00BA5DEF">
        <w:rPr>
          <w:rStyle w:val="06AbstractBodyChar"/>
        </w:rPr>
        <w:t xml:space="preserve"> </w:t>
      </w:r>
      <w:r w:rsidR="00574720">
        <w:rPr>
          <w:rStyle w:val="06AbstractBodyChar"/>
        </w:rPr>
        <w:t xml:space="preserve">to increase the optical performance </w:t>
      </w:r>
      <w:r w:rsidR="00BA5DEF">
        <w:rPr>
          <w:rStyle w:val="06AbstractBodyChar"/>
        </w:rPr>
        <w:t>across the 900-1200 nm wavelengths.</w:t>
      </w:r>
    </w:p>
    <w:p w14:paraId="380E4B71" w14:textId="42F07F3C" w:rsidR="000D4115" w:rsidRPr="007D7F7D" w:rsidRDefault="0018058D" w:rsidP="005B7EE9">
      <w:pPr>
        <w:pStyle w:val="08SectionHeader1"/>
        <w:rPr>
          <w:rFonts w:ascii="Times New Roman" w:hAnsi="Times New Roman" w:cs="Times New Roman"/>
        </w:rPr>
      </w:pPr>
      <w:r w:rsidRPr="007D7F7D">
        <w:rPr>
          <w:rFonts w:ascii="Times New Roman" w:hAnsi="Times New Roman" w:cs="Times New Roman"/>
        </w:rPr>
        <w:t>Introduction</w:t>
      </w:r>
    </w:p>
    <w:p w14:paraId="21300740" w14:textId="0ADFF275" w:rsidR="0034523F" w:rsidRPr="007D7F7D" w:rsidRDefault="0018058D" w:rsidP="0034523F">
      <w:pPr>
        <w:pStyle w:val="09BodyFirstParagraph"/>
        <w:rPr>
          <w:rFonts w:cs="Times New Roman"/>
        </w:rPr>
      </w:pPr>
      <w:r w:rsidRPr="007D7F7D">
        <w:rPr>
          <w:rFonts w:cs="Times New Roman"/>
        </w:rPr>
        <w:t>The term phase change material (PCM) can have different meanings</w:t>
      </w:r>
      <w:r>
        <w:rPr>
          <w:rFonts w:eastAsia="MS Mincho" w:cs="Times New Roman"/>
          <w:color w:val="000000"/>
        </w:rPr>
        <w:t xml:space="preserve"> depending on the research field. In energy storage, the term refers to material</w:t>
      </w:r>
      <w:r w:rsidR="00E45150">
        <w:rPr>
          <w:rFonts w:eastAsia="MS Mincho" w:cs="Times New Roman"/>
          <w:color w:val="000000"/>
        </w:rPr>
        <w:t>s</w:t>
      </w:r>
      <w:r>
        <w:rPr>
          <w:rFonts w:eastAsia="MS Mincho" w:cs="Times New Roman"/>
          <w:color w:val="000000"/>
        </w:rPr>
        <w:t xml:space="preserve"> that store and release thermal energy through changes in </w:t>
      </w:r>
      <w:r w:rsidR="00E45150">
        <w:rPr>
          <w:rFonts w:cs="Times New Roman"/>
        </w:rPr>
        <w:t>their</w:t>
      </w:r>
      <w:r w:rsidRPr="007D7F7D">
        <w:rPr>
          <w:rFonts w:cs="Times New Roman"/>
        </w:rPr>
        <w:t xml:space="preserve"> state of matter (latent heat), such as between solid and liquid states </w:t>
      </w:r>
      <w:r w:rsidRPr="007D7F7D">
        <w:rPr>
          <w:rFonts w:cs="Times New Roman"/>
        </w:rPr>
        <w:fldChar w:fldCharType="begin"/>
      </w:r>
      <w:r w:rsidRPr="007D7F7D">
        <w:rPr>
          <w:rFonts w:cs="Times New Roman"/>
        </w:rPr>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7D7F7D">
        <w:rPr>
          <w:rFonts w:cs="Times New Roman"/>
        </w:rPr>
        <w:fldChar w:fldCharType="separate"/>
      </w:r>
      <w:r w:rsidRPr="007D7F7D">
        <w:rPr>
          <w:rFonts w:cs="Times New Roman"/>
          <w:noProof/>
        </w:rPr>
        <w:t>[1]</w:t>
      </w:r>
      <w:r w:rsidRPr="007D7F7D">
        <w:rPr>
          <w:rFonts w:cs="Times New Roman"/>
        </w:rPr>
        <w:fldChar w:fldCharType="end"/>
      </w:r>
      <w:r w:rsidRPr="007D7F7D">
        <w:rPr>
          <w:rFonts w:cs="Times New Roman"/>
        </w:rPr>
        <w:t xml:space="preserve">. However, in electronics and photonics, the term phase change material refers to a solid-state material that changes its crystal phase when its temperature rises above </w:t>
      </w:r>
      <w:r>
        <w:rPr>
          <w:rFonts w:eastAsia="MS Mincho" w:cs="Times New Roman"/>
          <w:color w:val="000000"/>
        </w:rPr>
        <w:t>the transition temperature (</w:t>
      </w:r>
      <w:r w:rsidRPr="007D7F7D">
        <w:rPr>
          <w:rFonts w:cs="Times New Roman"/>
          <w:i/>
          <w:iCs/>
        </w:rPr>
        <w:t>T</w:t>
      </w:r>
      <w:r w:rsidRPr="007D7F7D">
        <w:rPr>
          <w:rFonts w:cs="Times New Roman"/>
          <w:i/>
          <w:iCs/>
          <w:vertAlign w:val="subscript"/>
        </w:rPr>
        <w:t>trans</w:t>
      </w:r>
      <w:r w:rsidRPr="007D7F7D">
        <w:rPr>
          <w:rFonts w:cs="Times New Roman"/>
        </w:rPr>
        <w:t>). Th</w:t>
      </w:r>
      <w:r w:rsidRPr="007D7F7D">
        <w:rPr>
          <w:rFonts w:cs="Times New Roman"/>
          <w:lang w:bidi="th-TH"/>
        </w:rPr>
        <w:t>is</w:t>
      </w:r>
      <w:r w:rsidRPr="007D7F7D">
        <w:rPr>
          <w:rFonts w:cs="Times New Roman"/>
        </w:rPr>
        <w:t xml:space="preserve"> change leads to a contrast of complex refractive index </w:t>
      </w:r>
      <w:r w:rsidRPr="007D7F7D">
        <w:rPr>
          <w:rFonts w:cs="Times New Roman"/>
          <w:i/>
          <w:iCs/>
        </w:rPr>
        <w:t>ñ</w:t>
      </w:r>
      <w:r w:rsidRPr="007D7F7D">
        <w:rPr>
          <w:rFonts w:cs="Times New Roman"/>
        </w:rPr>
        <w:t xml:space="preserve"> between the initial and post-transitioned phases, where </w:t>
      </w:r>
      <w:r w:rsidRPr="007D7F7D">
        <w:rPr>
          <w:rFonts w:cs="Times New Roman"/>
          <w:i/>
          <w:iCs/>
        </w:rPr>
        <w:t>ñ</w:t>
      </w:r>
      <w:r w:rsidR="00E45150">
        <w:rPr>
          <w:rFonts w:cs="Times New Roman"/>
          <w:i/>
          <w:iCs/>
        </w:rPr>
        <w:t xml:space="preserve"> = n + ik</w:t>
      </w:r>
      <w:r w:rsidRPr="007D7F7D">
        <w:rPr>
          <w:rFonts w:cs="Times New Roman"/>
          <w:i/>
          <w:iCs/>
        </w:rPr>
        <w:t xml:space="preserve"> </w:t>
      </w:r>
      <w:r w:rsidRPr="007D7F7D">
        <w:rPr>
          <w:rFonts w:cs="Times New Roman"/>
        </w:rPr>
        <w:t xml:space="preserve">comprises of the real refractive index </w:t>
      </w:r>
      <w:r w:rsidRPr="007D7F7D">
        <w:rPr>
          <w:rFonts w:cs="Times New Roman"/>
          <w:i/>
          <w:iCs/>
        </w:rPr>
        <w:t>n</w:t>
      </w:r>
      <w:r w:rsidRPr="007D7F7D">
        <w:rPr>
          <w:rFonts w:cs="Times New Roman"/>
        </w:rPr>
        <w:t xml:space="preserve"> and the imaginary extinction coefficient </w:t>
      </w:r>
      <w:r w:rsidRPr="007D7F7D">
        <w:rPr>
          <w:rFonts w:cs="Times New Roman"/>
          <w:i/>
          <w:iCs/>
        </w:rPr>
        <w:t>k</w:t>
      </w:r>
      <w:r w:rsidRPr="007D7F7D">
        <w:rPr>
          <w:rFonts w:cs="Times New Roman"/>
        </w:rPr>
        <w:t xml:space="preserve"> </w:t>
      </w:r>
      <w:r w:rsidRPr="007D7F7D">
        <w:rPr>
          <w:rFonts w:cs="Times New Roman"/>
        </w:rPr>
        <w:fldChar w:fldCharType="begin"/>
      </w:r>
      <w:r w:rsidRPr="007D7F7D">
        <w:rPr>
          <w:rFonts w:cs="Times New Roman"/>
        </w:rPr>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7D7F7D">
        <w:rPr>
          <w:rFonts w:cs="Times New Roman"/>
        </w:rPr>
        <w:fldChar w:fldCharType="separate"/>
      </w:r>
      <w:r w:rsidRPr="007D7F7D">
        <w:rPr>
          <w:rFonts w:cs="Times New Roman"/>
          <w:noProof/>
        </w:rPr>
        <w:t>[2]</w:t>
      </w:r>
      <w:r w:rsidRPr="007D7F7D">
        <w:rPr>
          <w:rFonts w:cs="Times New Roman"/>
        </w:rPr>
        <w:fldChar w:fldCharType="end"/>
      </w:r>
      <w:r w:rsidRPr="007D7F7D">
        <w:rPr>
          <w:rFonts w:cs="Times New Roman"/>
        </w:rPr>
        <w:t xml:space="preserve">. The refractive index contrast between the two phases is an order of magnitude larger than </w:t>
      </w:r>
      <w:r>
        <w:rPr>
          <w:rFonts w:eastAsia="MS Mincho" w:cs="Times New Roman"/>
          <w:color w:val="000000"/>
        </w:rPr>
        <w:t xml:space="preserve">the contrast caused by an applied electric field or light intensity (Kerr effect) </w:t>
      </w:r>
      <w:r w:rsidRPr="007D7F7D">
        <w:rPr>
          <w:rFonts w:cs="Times New Roman"/>
        </w:rPr>
        <w:fldChar w:fldCharType="begin"/>
      </w:r>
      <w:r w:rsidRPr="007D7F7D">
        <w:rPr>
          <w:rFonts w:cs="Times New Roman"/>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Pr="007D7F7D">
        <w:rPr>
          <w:rFonts w:cs="Times New Roman"/>
          <w:noProof/>
        </w:rPr>
        <w:t>[3]</w:t>
      </w:r>
      <w:r w:rsidRPr="007D7F7D">
        <w:rPr>
          <w:rFonts w:cs="Times New Roman"/>
        </w:rPr>
        <w:fldChar w:fldCharType="end"/>
      </w:r>
      <w:r w:rsidRPr="007D7F7D">
        <w:rPr>
          <w:rFonts w:cs="Times New Roman"/>
        </w:rPr>
        <w:t>, which makes PCM ideal for photonic applications that require the modulation of optical performance. Examples include reconfigurable metasurface</w:t>
      </w:r>
      <w:r>
        <w:rPr>
          <w:rFonts w:eastAsia="MS Mincho" w:cs="Times New Roman"/>
          <w:color w:val="000000"/>
        </w:rPr>
        <w:t xml:space="preserve">s </w: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[2, 4-6]</w:t>
      </w:r>
      <w:r w:rsidRPr="007D7F7D">
        <w:rPr>
          <w:rFonts w:cs="Times New Roman"/>
        </w:rPr>
        <w:fldChar w:fldCharType="end"/>
      </w:r>
      <w:r w:rsidRPr="007D7F7D">
        <w:rPr>
          <w:rFonts w:cs="Times New Roman"/>
        </w:rPr>
        <w:t xml:space="preserve">, optical limiters </w:t>
      </w:r>
      <w:r w:rsidRPr="007D7F7D">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PFJlY051bT41ODwvUmVjTnVtPjxEaXNwbGF5VGV4dD5bMywgNy05XTwvRGlzcGxheVRleHQ+PHJl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[3, 7-9]</w:t>
      </w:r>
      <w:r w:rsidRPr="007D7F7D">
        <w:rPr>
          <w:rFonts w:cs="Times New Roman"/>
        </w:rPr>
        <w:fldChar w:fldCharType="end"/>
      </w:r>
      <w:r w:rsidRPr="007D7F7D">
        <w:rPr>
          <w:rFonts w:cs="Times New Roman"/>
        </w:rPr>
        <w:t xml:space="preserve">, optical switches </w:t>
      </w:r>
      <w:r w:rsidRPr="007D7F7D">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PEVuZE5vdGU+PENpdGU+PEF1dGhvcj5aaGFuZzwvQXV0aG9yPjxZZWFyPjIwMTk8L1llYXI+PFJl
Y051bT4xODwvUmVjTnVtPjxEaXNwbGF5VGV4dD5bMTAsIDExXTwvRGlzcGxheVRleHQ+PHJlY29y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[10, 11]</w:t>
      </w:r>
      <w:r w:rsidRPr="007D7F7D">
        <w:rPr>
          <w:rFonts w:cs="Times New Roman"/>
        </w:rPr>
        <w:fldChar w:fldCharType="end"/>
      </w:r>
      <w:r w:rsidRPr="007D7F7D">
        <w:rPr>
          <w:rFonts w:cs="Times New Roman"/>
        </w:rPr>
        <w:t xml:space="preserve">, optical filters </w:t>
      </w:r>
      <w:r w:rsidRPr="007D7F7D">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PEVuZE5vdGU+PENpdGU+PEF1dGhvcj5IZWVua2VuZGE8L0F1dGhvcj48WWVhcj4yMDIxPC9ZZWFy
PjxSZWNOdW0+MTQ8L1JlY051bT48RGlzcGxheVRleHQ+WzEyLTE1XTwvRGlzcGxheVRleHQ+PHJl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Yy1yZXNvdXJjZS1udW0+PC9yZWNvcmQ+PC9DaXRlPjxDaXRlPjxBdXRob3I+Q3VpPC9BdXRob3I+
PFllYXI+MjAyNjwvWWVhcj48UmVjTnVtPjExMjwvUmVjTnVtPjxyZWNvcmQ+PHJlYy1udW1iZXI+
MTEyPC9yZWMtbnVtYmVyPjxmb3JlaWduLWtleXM+PGtleSBhcHA9IkVOIiBkYi1pZD0idjkyMHBm
dDA2cnA5ZGJleDJhcDUwMHg5OXg1cnJ0c3d4enNzIiB0aW1lc3RhbXA9IjE3ODE3Njk1NDQiPjEx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[12-15]</w:t>
      </w:r>
      <w:r w:rsidRPr="007D7F7D">
        <w:rPr>
          <w:rFonts w:cs="Times New Roman"/>
        </w:rPr>
        <w:fldChar w:fldCharType="end"/>
      </w:r>
      <w:r w:rsidRPr="007D7F7D">
        <w:rPr>
          <w:rFonts w:cs="Times New Roman"/>
        </w:rPr>
        <w:t xml:space="preserve">, and absorbers </w:t>
      </w:r>
      <w:r w:rsidRPr="007D7F7D">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PEVuZE5vdGU+PENpdGU+PEF1dGhvcj5UaWFuPC9BdXRob3I+PFllYXI+MjAxODwvWWVhcj48UmVj
TnVtPjM1PC9SZWNOdW0+PERpc3BsYXlUZXh0PlsxNiwgMTddPC9EaXNwbGF5VGV4dD48cmVjb3Jk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[16, 17]</w:t>
      </w:r>
      <w:r w:rsidRPr="007D7F7D">
        <w:rPr>
          <w:rFonts w:cs="Times New Roman"/>
        </w:rPr>
        <w:fldChar w:fldCharType="end"/>
      </w:r>
      <w:r w:rsidRPr="007D7F7D">
        <w:rPr>
          <w:rFonts w:cs="Times New Roman"/>
        </w:rPr>
        <w:t>.</w:t>
      </w:r>
    </w:p>
    <w:p w14:paraId="0564D5F9" w14:textId="436501EF" w:rsidR="00435141" w:rsidRDefault="00AC7623" w:rsidP="00435141">
      <w:pPr>
        <w:pStyle w:val="10BodySubsequentParagraph"/>
        <w:rPr>
          <w:rFonts w:cs="Times New Roman"/>
        </w:rPr>
      </w:pPr>
      <w:r>
        <w:rPr>
          <w:rFonts w:cs="Times New Roman"/>
        </w:rPr>
        <w:t>A p</w:t>
      </w:r>
      <w:r w:rsidR="0018058D" w:rsidRPr="007D7F7D">
        <w:rPr>
          <w:rFonts w:cs="Times New Roman"/>
        </w:rPr>
        <w:t xml:space="preserve">hase change material can be classified based on </w:t>
      </w:r>
      <w:r w:rsidR="00BA5DEF">
        <w:rPr>
          <w:rFonts w:cs="Times New Roman"/>
        </w:rPr>
        <w:t>its</w:t>
      </w:r>
      <w:r w:rsidR="0018058D" w:rsidRPr="007D7F7D">
        <w:rPr>
          <w:rFonts w:cs="Times New Roman"/>
        </w:rPr>
        <w:t xml:space="preserve"> behavior after phase transition. A volatile PCM revert</w:t>
      </w:r>
      <w:r w:rsidR="0018058D">
        <w:rPr>
          <w:rFonts w:eastAsia="MS Mincho" w:cs="Times New Roman"/>
          <w:color w:val="000000"/>
        </w:rPr>
        <w:t xml:space="preserve">s to its pre-transitioned phase when </w:t>
      </w:r>
      <w:r w:rsidR="0018058D" w:rsidRPr="007D7F7D">
        <w:rPr>
          <w:rFonts w:cs="Times New Roman"/>
        </w:rPr>
        <w:t xml:space="preserve">the temperature falls below </w:t>
      </w:r>
      <w:r w:rsidR="0018058D" w:rsidRPr="007D7F7D">
        <w:rPr>
          <w:rFonts w:cs="Times New Roman"/>
          <w:i/>
          <w:iCs/>
          <w:szCs w:val="20"/>
        </w:rPr>
        <w:t>T</w:t>
      </w:r>
      <w:r w:rsidR="0018058D" w:rsidRPr="007D7F7D">
        <w:rPr>
          <w:rFonts w:cs="Times New Roman"/>
          <w:i/>
          <w:iCs/>
          <w:szCs w:val="20"/>
          <w:vertAlign w:val="subscript"/>
        </w:rPr>
        <w:t>trans</w:t>
      </w:r>
      <w:r w:rsidR="0018058D" w:rsidRPr="007D7F7D">
        <w:rPr>
          <w:rFonts w:cs="Times New Roman"/>
          <w:szCs w:val="20"/>
        </w:rPr>
        <w:t xml:space="preserve">. </w:t>
      </w:r>
      <w:r w:rsidR="0018058D" w:rsidRPr="007D7F7D">
        <w:rPr>
          <w:rFonts w:cs="Times New Roman"/>
        </w:rPr>
        <w:t>However, a non</w:t>
      </w:r>
      <w:r w:rsidR="007042E6">
        <w:rPr>
          <w:rFonts w:cs="Times New Roman"/>
        </w:rPr>
        <w:t>-</w:t>
      </w:r>
      <w:r w:rsidR="0018058D" w:rsidRPr="007D7F7D">
        <w:rPr>
          <w:rFonts w:cs="Times New Roman"/>
        </w:rPr>
        <w:t xml:space="preserve">volatile PCM will </w:t>
      </w:r>
      <w:r w:rsidR="007042E6">
        <w:rPr>
          <w:rFonts w:cs="Times New Roman"/>
        </w:rPr>
        <w:t>transition fr</w:t>
      </w:r>
      <w:r>
        <w:rPr>
          <w:rFonts w:cs="Times New Roman"/>
        </w:rPr>
        <w:t>om</w:t>
      </w:r>
      <w:r w:rsidR="007042E6">
        <w:rPr>
          <w:rFonts w:cs="Times New Roman"/>
        </w:rPr>
        <w:t xml:space="preserve"> amorphous to crystalline phase and remains in crystalline phase</w:t>
      </w:r>
      <w:r w:rsidR="0018058D" w:rsidRPr="007D7F7D">
        <w:rPr>
          <w:rFonts w:cs="Times New Roman"/>
        </w:rPr>
        <w:t xml:space="preserve"> even if </w:t>
      </w:r>
      <w:r w:rsidR="007042E6">
        <w:rPr>
          <w:rFonts w:cs="Times New Roman"/>
        </w:rPr>
        <w:t xml:space="preserve">the </w:t>
      </w:r>
      <w:r w:rsidR="0018058D">
        <w:rPr>
          <w:rFonts w:eastAsia="MS Mincho" w:cs="Times New Roman"/>
          <w:color w:val="000000"/>
        </w:rPr>
        <w:t xml:space="preserve">temperature falls below </w:t>
      </w:r>
      <w:r w:rsidR="0018058D" w:rsidRPr="007D7F7D">
        <w:rPr>
          <w:rFonts w:cs="Times New Roman"/>
          <w:i/>
          <w:iCs/>
        </w:rPr>
        <w:t>T</w:t>
      </w:r>
      <w:r w:rsidR="0018058D" w:rsidRPr="007D7F7D">
        <w:rPr>
          <w:rFonts w:cs="Times New Roman"/>
          <w:i/>
          <w:iCs/>
          <w:vertAlign w:val="subscript"/>
        </w:rPr>
        <w:t>trans</w:t>
      </w:r>
      <w:r w:rsidR="00541026">
        <w:rPr>
          <w:rFonts w:cs="Times New Roman"/>
        </w:rPr>
        <w:t>.</w:t>
      </w:r>
      <w:r w:rsidR="0018058D" w:rsidRPr="007D7F7D">
        <w:rPr>
          <w:rFonts w:cs="Times New Roman"/>
        </w:rPr>
        <w:t xml:space="preserve"> </w:t>
      </w:r>
      <w:r w:rsidR="00435141">
        <w:rPr>
          <w:rFonts w:cs="Times New Roman"/>
        </w:rPr>
        <w:t xml:space="preserve">To revert its phase back, it needs to be melted and then rapidly quenched into amorphous phase, </w:t>
      </w:r>
      <w:r>
        <w:rPr>
          <w:rFonts w:cs="Times New Roman"/>
        </w:rPr>
        <w:t xml:space="preserve">where </w:t>
      </w:r>
      <w:r w:rsidR="00435141">
        <w:rPr>
          <w:rFonts w:cs="Times New Roman"/>
        </w:rPr>
        <w:t>the quenching speed needs to be fast enough such that PCM atoms don’t have time to for</w:t>
      </w:r>
      <w:r>
        <w:rPr>
          <w:rFonts w:cs="Times New Roman"/>
        </w:rPr>
        <w:t>m a</w:t>
      </w:r>
      <w:r w:rsidR="00435141">
        <w:rPr>
          <w:rFonts w:cs="Times New Roman"/>
        </w:rPr>
        <w:t xml:space="preserve"> crystalline lattice. An</w:t>
      </w:r>
      <w:r w:rsidR="00435141" w:rsidRPr="007D7F7D">
        <w:rPr>
          <w:rFonts w:cs="Times New Roman"/>
        </w:rPr>
        <w:t xml:space="preserve"> example of volatile PCM</w:t>
      </w:r>
      <w:r w:rsidR="00435141">
        <w:rPr>
          <w:rFonts w:cs="Times New Roman"/>
        </w:rPr>
        <w:t xml:space="preserve"> is</w:t>
      </w:r>
      <w:r w:rsidR="00435141" w:rsidRPr="007D7F7D">
        <w:rPr>
          <w:rFonts w:cs="Times New Roman"/>
        </w:rPr>
        <w:t xml:space="preserve"> vanadium dioxide (VO</w:t>
      </w:r>
      <w:r w:rsidR="00435141" w:rsidRPr="007D7F7D">
        <w:rPr>
          <w:rFonts w:cs="Times New Roman"/>
          <w:vertAlign w:val="subscript"/>
        </w:rPr>
        <w:t>2</w:t>
      </w:r>
      <w:r w:rsidR="00435141" w:rsidRPr="007D7F7D">
        <w:rPr>
          <w:rFonts w:cs="Times New Roman"/>
        </w:rPr>
        <w:t>)</w:t>
      </w:r>
      <w:r w:rsidR="00435141">
        <w:rPr>
          <w:rFonts w:cs="Times New Roman"/>
        </w:rPr>
        <w:t xml:space="preserve">, which in the past 10 years has gathered attention as a volatile PCM with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closest to room temperature at 68</w:t>
      </w:r>
      <w:r w:rsidR="00435141">
        <w:rPr>
          <w:rFonts w:cs="Times New Roman"/>
        </w:rPr>
        <w:t xml:space="preserve"> </w:t>
      </w:r>
      <w:r w:rsidR="00435141">
        <w:rPr>
          <w:rFonts w:eastAsia="MS Mincho" w:cs="Times New Roman"/>
          <w:color w:val="000000"/>
        </w:rPr>
        <w:t>°C</w:t>
      </w:r>
      <w:r w:rsidR="00435141" w:rsidRPr="007D7F7D">
        <w:rPr>
          <w:rFonts w:cs="Times New Roman"/>
        </w:rPr>
        <w:t>.</w:t>
      </w:r>
      <w:r w:rsidR="00435141">
        <w:rPr>
          <w:rFonts w:cs="Times New Roman"/>
        </w:rPr>
        <w:t xml:space="preserve"> I</w:t>
      </w:r>
      <w:r w:rsidR="00435141" w:rsidRPr="007D7F7D">
        <w:rPr>
          <w:rFonts w:cs="Times New Roman"/>
        </w:rPr>
        <w:t xml:space="preserve">t also has a </w:t>
      </w:r>
      <w:r w:rsidR="00435141" w:rsidRPr="007D7F7D">
        <w:rPr>
          <w:rFonts w:cs="Times New Roman"/>
        </w:rPr>
        <w:lastRenderedPageBreak/>
        <w:t xml:space="preserve">relatively large refractive index contrast </w:t>
      </w:r>
      <w:r>
        <w:rPr>
          <w:rFonts w:cs="Times New Roman"/>
        </w:rPr>
        <w:t xml:space="preserve">in the </w:t>
      </w:r>
      <w:r w:rsidR="00435141">
        <w:rPr>
          <w:rFonts w:cs="Times New Roman"/>
        </w:rPr>
        <w:t>infrared</w:t>
      </w:r>
      <w:r w:rsidR="00435141" w:rsidRPr="007D7F7D">
        <w:rPr>
          <w:rFonts w:cs="Times New Roman"/>
        </w:rPr>
        <w:t xml:space="preserve"> with </w:t>
      </w:r>
      <w:r w:rsidR="00435141">
        <w:rPr>
          <w:rFonts w:eastAsia="MS Mincho" w:cs="Times New Roman"/>
          <w:color w:val="000000"/>
        </w:rPr>
        <w:t xml:space="preserve">a small extinction coefficient </w:t>
      </w:r>
      <w:r w:rsidR="00435141" w:rsidRPr="007D7F7D">
        <w:rPr>
          <w:rFonts w:cs="Times New Roman"/>
          <w:i/>
          <w:iCs/>
        </w:rPr>
        <w:t>k</w:t>
      </w:r>
      <w:r w:rsidR="00435141" w:rsidRPr="007D7F7D">
        <w:rPr>
          <w:rFonts w:cs="Times New Roman"/>
        </w:rPr>
        <w:t xml:space="preserve"> in the insulating phase (cold state)</w:t>
      </w:r>
      <w:r>
        <w:rPr>
          <w:rFonts w:eastAsia="MS Mincho" w:cs="Times New Roman"/>
          <w:color w:val="000000"/>
        </w:rPr>
        <w:t>.</w:t>
      </w:r>
      <w:r w:rsidR="00435141">
        <w:rPr>
          <w:rFonts w:eastAsia="MS Mincho" w:cs="Times New Roman"/>
          <w:color w:val="000000"/>
        </w:rPr>
        <w:t xml:space="preserve"> </w:t>
      </w:r>
      <w:r>
        <w:rPr>
          <w:rFonts w:eastAsia="MS Mincho" w:cs="Times New Roman"/>
          <w:color w:val="000000"/>
        </w:rPr>
        <w:t>H</w:t>
      </w:r>
      <w:r w:rsidR="00435141">
        <w:rPr>
          <w:rFonts w:eastAsia="MS Mincho" w:cs="Times New Roman"/>
          <w:color w:val="000000"/>
        </w:rPr>
        <w:t xml:space="preserve">owever, </w:t>
      </w:r>
      <w:r w:rsidR="00435141" w:rsidRPr="00B54A66">
        <w:rPr>
          <w:rFonts w:cs="Times New Roman"/>
          <w:i/>
          <w:iCs/>
        </w:rPr>
        <w:t>k</w:t>
      </w:r>
      <w:r w:rsidR="00435141">
        <w:rPr>
          <w:rFonts w:cs="Times New Roman"/>
        </w:rPr>
        <w:t xml:space="preserve"> </w:t>
      </w:r>
      <w:r w:rsidR="00435141" w:rsidRPr="007D7F7D">
        <w:rPr>
          <w:rFonts w:cs="Times New Roman"/>
        </w:rPr>
        <w:t xml:space="preserve">increases when transitioned to </w:t>
      </w:r>
      <w:r w:rsidR="00435141">
        <w:rPr>
          <w:rFonts w:eastAsia="MS Mincho" w:cs="Times New Roman"/>
          <w:color w:val="000000"/>
        </w:rPr>
        <w:t xml:space="preserve">the metallic phase (hot state) </w: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 </w:instrText>
      </w:r>
      <w:r w:rsidR="000C2047">
        <w:rPr>
          <w:rFonts w:eastAsia="MS Mincho" w:cs="Times New Roman"/>
          <w:color w:val="000000"/>
        </w:rPr>
        <w:fldChar w:fldCharType="begin">
          <w:fldData xml:space="preserve">PEVuZE5vdGU+PENpdGU+PEF1dGhvcj5MaTwvQXV0aG9yPjxZZWFyPjIwMjY8L1llYXI+PFJlY051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</w:fldData>
        </w:fldChar>
      </w:r>
      <w:r w:rsidR="000C2047">
        <w:rPr>
          <w:rFonts w:eastAsia="MS Mincho" w:cs="Times New Roman"/>
          <w:color w:val="000000"/>
        </w:rPr>
        <w:instrText xml:space="preserve"> ADDIN EN.CITE.DATA </w:instrText>
      </w:r>
      <w:r w:rsidR="000C2047">
        <w:rPr>
          <w:rFonts w:eastAsia="MS Mincho" w:cs="Times New Roman"/>
          <w:color w:val="000000"/>
        </w:rPr>
      </w:r>
      <w:r w:rsidR="000C2047">
        <w:rPr>
          <w:rFonts w:eastAsia="MS Mincho" w:cs="Times New Roman"/>
          <w:color w:val="000000"/>
        </w:rPr>
        <w:fldChar w:fldCharType="end"/>
      </w:r>
      <w:r w:rsidR="000C2047">
        <w:rPr>
          <w:rFonts w:eastAsia="MS Mincho" w:cs="Times New Roman"/>
          <w:color w:val="000000"/>
        </w:rPr>
      </w:r>
      <w:r w:rsidR="000C2047">
        <w:rPr>
          <w:rFonts w:eastAsia="MS Mincho" w:cs="Times New Roman"/>
          <w:color w:val="000000"/>
        </w:rPr>
        <w:fldChar w:fldCharType="separate"/>
      </w:r>
      <w:r w:rsidR="000C2047">
        <w:rPr>
          <w:rFonts w:eastAsia="MS Mincho" w:cs="Times New Roman"/>
          <w:noProof/>
          <w:color w:val="000000"/>
        </w:rPr>
        <w:t>[8, 9]</w:t>
      </w:r>
      <w:r w:rsidR="000C2047">
        <w:rPr>
          <w:rFonts w:eastAsia="MS Mincho" w:cs="Times New Roman"/>
          <w:color w:val="000000"/>
        </w:rPr>
        <w:fldChar w:fldCharType="end"/>
      </w:r>
      <w:r w:rsidR="00435141" w:rsidRPr="007D7F7D">
        <w:rPr>
          <w:rFonts w:cs="Times New Roman"/>
        </w:rPr>
        <w:t>.</w:t>
      </w:r>
      <w:r w:rsidR="00435141" w:rsidRPr="00435141">
        <w:rPr>
          <w:rFonts w:cs="Times New Roman"/>
        </w:rPr>
        <w:t xml:space="preserve"> </w:t>
      </w:r>
      <w:r w:rsidR="00435141">
        <w:rPr>
          <w:rFonts w:cs="Times New Roman"/>
        </w:rPr>
        <w:t>Two e</w:t>
      </w:r>
      <w:r w:rsidR="00435141" w:rsidRPr="007D7F7D">
        <w:rPr>
          <w:rFonts w:cs="Times New Roman"/>
        </w:rPr>
        <w:t>xamples of non</w:t>
      </w:r>
      <w:r w:rsidR="00435141">
        <w:rPr>
          <w:rFonts w:cs="Times New Roman"/>
        </w:rPr>
        <w:t>-</w:t>
      </w:r>
      <w:r w:rsidR="00435141" w:rsidRPr="007D7F7D">
        <w:rPr>
          <w:rFonts w:cs="Times New Roman"/>
        </w:rPr>
        <w:t xml:space="preserve">volatile </w:t>
      </w:r>
      <w:r w:rsidR="00435141">
        <w:rPr>
          <w:rFonts w:cs="Times New Roman"/>
        </w:rPr>
        <w:t>PCMs</w:t>
      </w:r>
      <w:r w:rsidR="00435141" w:rsidRPr="007D7F7D">
        <w:rPr>
          <w:rFonts w:cs="Times New Roman"/>
        </w:rPr>
        <w:t xml:space="preserve"> </w:t>
      </w:r>
      <w:r w:rsidR="00435141">
        <w:rPr>
          <w:rFonts w:cs="Times New Roman"/>
        </w:rPr>
        <w:t xml:space="preserve">are </w:t>
      </w:r>
      <w:r w:rsidR="00435141" w:rsidRPr="007D7F7D">
        <w:rPr>
          <w:rFonts w:cs="Times New Roman"/>
        </w:rPr>
        <w:t xml:space="preserve">chalcogenide </w:t>
      </w:r>
      <w:r w:rsidR="00435141">
        <w:rPr>
          <w:rFonts w:cs="Times New Roman"/>
        </w:rPr>
        <w:t>glasses,</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Te</w:t>
      </w:r>
      <w:r w:rsidR="00435141" w:rsidRPr="007D7F7D">
        <w:rPr>
          <w:rFonts w:cs="Times New Roman"/>
          <w:vertAlign w:val="subscript"/>
        </w:rPr>
        <w:t>5</w:t>
      </w:r>
      <w:r w:rsidR="00435141" w:rsidRPr="007D7F7D">
        <w:rPr>
          <w:rFonts w:cs="Times New Roman"/>
        </w:rPr>
        <w:t xml:space="preserve"> (GST) </w:t>
      </w:r>
      <w:r w:rsidR="00435141">
        <w:rPr>
          <w:rFonts w:cs="Times New Roman"/>
        </w:rPr>
        <w:t>and</w:t>
      </w:r>
      <w:r w:rsidR="00435141" w:rsidRPr="007D7F7D">
        <w:rPr>
          <w:rFonts w:cs="Times New Roman"/>
        </w:rPr>
        <w:t xml:space="preserve">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  (GSST)</w:t>
      </w:r>
      <w:r w:rsidR="00435141">
        <w:rPr>
          <w:rFonts w:cs="Times New Roman"/>
        </w:rPr>
        <w:t>. GST was one of the earliest and most studied PCM</w:t>
      </w:r>
      <w:r>
        <w:rPr>
          <w:rFonts w:cs="Times New Roman"/>
        </w:rPr>
        <w:t>s</w:t>
      </w:r>
      <w:r w:rsidR="00435141" w:rsidRPr="007D7F7D">
        <w:rPr>
          <w:rFonts w:cs="Times New Roman"/>
        </w:rPr>
        <w:t xml:space="preserve"> </w:t>
      </w:r>
      <w:r w:rsidR="00435141" w:rsidRPr="007D7F7D">
        <w:rPr>
          <w:rFonts w:cs="Times New Roman"/>
        </w:rPr>
        <w:fldChar w:fldCharType="begin"/>
      </w:r>
      <w:r w:rsidR="000C2047">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0C2047">
        <w:rPr>
          <w:rFonts w:cs="Times New Roman" w:hint="eastAsia"/>
        </w:rPr>
        <w:instrText>.&lt;/author&gt;&lt;author&gt;Muskens, Otto L.&lt;/author&gt;&lt;/authors&gt;&lt;/contributors&gt;&lt;titles&gt;&lt;title&gt;A New Family of Ultralow Loss Reversible Phase</w:instrText>
      </w:r>
      <w:r w:rsidR="000C2047">
        <w:rPr>
          <w:rFonts w:cs="Times New Roman" w:hint="eastAsia"/>
        </w:rPr>
        <w:instrText>‐</w:instrText>
      </w:r>
      <w:r w:rsidR="000C2047">
        <w:rPr>
          <w:rFonts w:cs="Times New Roman" w:hint="eastAsia"/>
        </w:rPr>
        <w:instrText>Change Materials for Photonic Integrated Circuits: Sb2S3 and Sb2Se3&lt;/title&gt;&lt;secondary-title&gt;Advanced Functional Materials&lt;/se</w:instrText>
      </w:r>
      <w:r w:rsidR="000C2047">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35141" w:rsidRPr="007D7F7D">
        <w:rPr>
          <w:rFonts w:cs="Times New Roman"/>
        </w:rPr>
        <w:fldChar w:fldCharType="separate"/>
      </w:r>
      <w:r w:rsidR="000C2047">
        <w:rPr>
          <w:rFonts w:cs="Times New Roman"/>
          <w:noProof/>
        </w:rPr>
        <w:t>[18]</w:t>
      </w:r>
      <w:r w:rsidR="00435141" w:rsidRPr="007D7F7D">
        <w:rPr>
          <w:rFonts w:cs="Times New Roman"/>
        </w:rPr>
        <w:fldChar w:fldCharType="end"/>
      </w:r>
      <w:r w:rsidR="00435141" w:rsidRPr="007D7F7D">
        <w:rPr>
          <w:rFonts w:cs="Times New Roman"/>
        </w:rPr>
        <w:t>.</w:t>
      </w:r>
      <w:r w:rsidR="00435141">
        <w:rPr>
          <w:rFonts w:cs="Times New Roman"/>
        </w:rPr>
        <w:t xml:space="preserve"> It has </w:t>
      </w:r>
      <w:r w:rsidR="00435141">
        <w:rPr>
          <w:rFonts w:eastAsia="MS Mincho" w:cs="Times New Roman"/>
          <w:color w:val="000000"/>
        </w:rPr>
        <w:t xml:space="preserve">a large refractive index contrast between amorphous and </w:t>
      </w:r>
      <w:r w:rsidR="00435141" w:rsidRPr="007D7F7D">
        <w:rPr>
          <w:rFonts w:cs="Times New Roman"/>
        </w:rPr>
        <w:t xml:space="preserve">crystalline phases, </w:t>
      </w:r>
      <w:r>
        <w:rPr>
          <w:rFonts w:cs="Times New Roman"/>
        </w:rPr>
        <w:t xml:space="preserve">and </w:t>
      </w:r>
      <w:r w:rsidR="00435141" w:rsidRPr="007D7F7D">
        <w:rPr>
          <w:rFonts w:cs="Times New Roman"/>
        </w:rPr>
        <w:t xml:space="preserve">low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when compared to other non-volatile PCM</w:t>
      </w:r>
      <w:r>
        <w:rPr>
          <w:rFonts w:cs="Times New Roman"/>
        </w:rPr>
        <w:t>s</w:t>
      </w:r>
      <w:r w:rsidR="00435141" w:rsidRPr="007D7F7D">
        <w:rPr>
          <w:rFonts w:cs="Times New Roman"/>
        </w:rPr>
        <w:t>,</w:t>
      </w:r>
      <w:r>
        <w:rPr>
          <w:rFonts w:cs="Times New Roman"/>
        </w:rPr>
        <w:t xml:space="preserve"> where</w:t>
      </w:r>
      <w:r w:rsidR="00435141" w:rsidRPr="007D7F7D">
        <w:rPr>
          <w:rFonts w:cs="Times New Roman"/>
        </w:rPr>
        <w:t xml:space="preserve">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i/>
          <w:iCs/>
          <w:vertAlign w:val="subscript"/>
          <w:cs/>
          <w:lang w:bidi="th-TH"/>
        </w:rPr>
        <w:t xml:space="preserve"> </w:t>
      </w:r>
      <w:r w:rsidR="00435141" w:rsidRPr="007D7F7D">
        <w:rPr>
          <w:rFonts w:cs="Times New Roman"/>
        </w:rPr>
        <w:t xml:space="preserve">~145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cubical phase, and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~200 °C </w:t>
      </w:r>
      <w:r w:rsidR="00435141">
        <w:rPr>
          <w:rFonts w:cs="Times New Roman"/>
        </w:rPr>
        <w:t>for</w:t>
      </w:r>
      <w:r w:rsidR="00435141" w:rsidRPr="007D7F7D">
        <w:rPr>
          <w:rFonts w:cs="Times New Roman"/>
        </w:rPr>
        <w:t xml:space="preserve"> </w:t>
      </w:r>
      <w:r w:rsidR="00435141">
        <w:rPr>
          <w:rFonts w:eastAsia="MS Mincho" w:cs="Times New Roman"/>
          <w:color w:val="000000"/>
        </w:rPr>
        <w:t xml:space="preserve">the hexagonal phase </w:t>
      </w:r>
      <w:r w:rsidR="00435141" w:rsidRPr="007D7F7D">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PEVuZE5vdGU+PENpdGU+PEF1dGhvcj5TYXJhbmdhbjwvQXV0aG9yPjxZZWFyPjIwMTg8L1llYXI+
PFJlY051bT41ODwvUmVjTnVtPjxEaXNwbGF5VGV4dD5bMywgMTldPC9EaXNwbGF5VGV4dD48cmVj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[3, 19]</w:t>
      </w:r>
      <w:r w:rsidR="00435141" w:rsidRPr="007D7F7D">
        <w:rPr>
          <w:rFonts w:cs="Times New Roman"/>
        </w:rPr>
        <w:fldChar w:fldCharType="end"/>
      </w:r>
      <w:r w:rsidR="00435141" w:rsidRPr="007D7F7D">
        <w:rPr>
          <w:rFonts w:cs="Times New Roman"/>
        </w:rPr>
        <w:t xml:space="preserve">. </w:t>
      </w:r>
      <w:r w:rsidR="00435141">
        <w:rPr>
          <w:rFonts w:cs="Times New Roman"/>
        </w:rPr>
        <w:t>A</w:t>
      </w:r>
      <w:r w:rsidR="00435141" w:rsidRPr="007D7F7D">
        <w:rPr>
          <w:rFonts w:cs="Times New Roman"/>
        </w:rPr>
        <w:t xml:space="preserve"> drawback </w:t>
      </w:r>
      <w:r w:rsidR="00435141">
        <w:rPr>
          <w:rFonts w:eastAsia="MS Mincho" w:cs="Times New Roman"/>
          <w:color w:val="000000"/>
        </w:rPr>
        <w:t xml:space="preserve">is its large extinction coefficient in both the visible and infrared (IR) spectra, which causes high </w:t>
      </w:r>
      <w:r w:rsidR="00435141">
        <w:rPr>
          <w:rFonts w:cs="Times New Roman"/>
        </w:rPr>
        <w:t xml:space="preserve">optical </w:t>
      </w:r>
      <w:r w:rsidR="00435141" w:rsidRPr="007D7F7D">
        <w:rPr>
          <w:rFonts w:cs="Times New Roman"/>
        </w:rPr>
        <w:t>loss from absorption. Meanwhile, GSST (Ge</w:t>
      </w:r>
      <w:r w:rsidR="00435141" w:rsidRPr="007D7F7D">
        <w:rPr>
          <w:rFonts w:cs="Times New Roman"/>
          <w:vertAlign w:val="subscript"/>
        </w:rPr>
        <w:t>2</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4</w:t>
      </w:r>
      <w:r w:rsidR="00435141" w:rsidRPr="007D7F7D">
        <w:rPr>
          <w:rFonts w:cs="Times New Roman"/>
        </w:rPr>
        <w:t>Te</w:t>
      </w:r>
      <w:r w:rsidR="00435141" w:rsidRPr="007D7F7D">
        <w:rPr>
          <w:rFonts w:cs="Times New Roman"/>
          <w:vertAlign w:val="subscript"/>
        </w:rPr>
        <w:t>1</w:t>
      </w:r>
      <w:r w:rsidR="00435141" w:rsidRPr="007D7F7D">
        <w:rPr>
          <w:rFonts w:cs="Times New Roman"/>
        </w:rPr>
        <w:t>)</w:t>
      </w:r>
      <w:r w:rsidR="00435141">
        <w:rPr>
          <w:rFonts w:cs="Times New Roman"/>
        </w:rPr>
        <w:t>,</w:t>
      </w:r>
      <w:r w:rsidR="00435141" w:rsidRPr="007D7F7D">
        <w:rPr>
          <w:rFonts w:cs="Times New Roman"/>
        </w:rPr>
        <w:t xml:space="preserve"> which is a derivative of GST that substitutes some part of tellurium with selenium</w:t>
      </w:r>
      <w:r w:rsidR="00435141">
        <w:rPr>
          <w:rFonts w:cs="Times New Roman"/>
        </w:rPr>
        <w:t>,</w:t>
      </w:r>
      <w:r w:rsidR="00435141" w:rsidRPr="007D7F7D">
        <w:rPr>
          <w:rFonts w:cs="Times New Roman"/>
        </w:rPr>
        <w:t xml:space="preserve"> also has </w:t>
      </w:r>
      <w:r w:rsidR="00435141">
        <w:rPr>
          <w:rFonts w:eastAsia="MS Mincho" w:cs="Times New Roman"/>
          <w:color w:val="000000"/>
        </w:rPr>
        <w:t xml:space="preserve">a large refractive index contrast but </w:t>
      </w:r>
      <w:r w:rsidR="00435141" w:rsidRPr="007D7F7D">
        <w:rPr>
          <w:rFonts w:cs="Times New Roman"/>
        </w:rPr>
        <w:t>a lower extinction coefficiency</w:t>
      </w:r>
      <w:r w:rsidR="00435141">
        <w:rPr>
          <w:rFonts w:eastAsia="MS Mincho" w:cs="Times New Roman"/>
          <w:color w:val="000000"/>
        </w:rPr>
        <w:t xml:space="preserve">, which helps increase the optical efficiency. </w:t>
      </w:r>
      <w:r w:rsidR="00435141" w:rsidRPr="007D7F7D">
        <w:rPr>
          <w:rFonts w:cs="Times New Roman"/>
        </w:rPr>
        <w:t xml:space="preserve">However, GSST has a higher </w:t>
      </w:r>
      <w:r w:rsidR="00435141" w:rsidRPr="007D7F7D">
        <w:rPr>
          <w:rFonts w:cs="Times New Roman"/>
          <w:i/>
          <w:iCs/>
        </w:rPr>
        <w:t>T</w:t>
      </w:r>
      <w:r w:rsidR="00435141" w:rsidRPr="007D7F7D">
        <w:rPr>
          <w:rFonts w:cs="Times New Roman"/>
          <w:i/>
          <w:iCs/>
          <w:vertAlign w:val="subscript"/>
        </w:rPr>
        <w:t>trans</w:t>
      </w:r>
      <w:r w:rsidR="00435141" w:rsidRPr="007D7F7D">
        <w:rPr>
          <w:rFonts w:cs="Times New Roman"/>
        </w:rPr>
        <w:t xml:space="preserve"> of ~242 °C </w:t>
      </w:r>
      <w:r w:rsidR="00435141" w:rsidRPr="007D7F7D">
        <w:rPr>
          <w:rFonts w:cs="Times New Roman"/>
        </w:rPr>
        <w:fldChar w:fldCharType="begin"/>
      </w:r>
      <w:r w:rsidR="000C2047">
        <w:rPr>
          <w:rFonts w:cs="Times New Roman"/>
        </w:rPr>
        <w:instrText xml:space="preserve"> ADDIN EN.CITE &lt;EndNote&gt;&lt;Cite&gt;&lt;Author&gt;Burtsev&lt;/Author&gt;&lt;Year&gt;2022&lt;/Year&gt;&lt;RecNum&gt;79&lt;/RecNum&gt;&lt;DisplayText&gt;[19]&lt;/DisplayText&gt;&lt;record&gt;&lt;rec-number&gt;79&lt;/rec-number&gt;&lt;foreign-keys&gt;&lt;key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435141" w:rsidRPr="007D7F7D">
        <w:rPr>
          <w:rFonts w:cs="Times New Roman"/>
        </w:rPr>
        <w:fldChar w:fldCharType="separate"/>
      </w:r>
      <w:r w:rsidR="000C2047">
        <w:rPr>
          <w:rFonts w:cs="Times New Roman"/>
          <w:noProof/>
        </w:rPr>
        <w:t>[19]</w:t>
      </w:r>
      <w:r w:rsidR="00435141" w:rsidRPr="007D7F7D">
        <w:rPr>
          <w:rFonts w:cs="Times New Roman"/>
        </w:rPr>
        <w:fldChar w:fldCharType="end"/>
      </w:r>
      <w:r w:rsidR="00435141" w:rsidRPr="007D7F7D">
        <w:rPr>
          <w:rFonts w:cs="Times New Roman"/>
        </w:rPr>
        <w:t xml:space="preserve">. </w:t>
      </w:r>
    </w:p>
    <w:p w14:paraId="472ADC95" w14:textId="785F1486" w:rsidR="0034523F" w:rsidRDefault="00AC7623" w:rsidP="0034523F">
      <w:pPr>
        <w:pStyle w:val="10BodySubsequentParagraph"/>
        <w:rPr>
          <w:rFonts w:cs="Times New Roman"/>
        </w:rPr>
      </w:pPr>
      <w:r>
        <w:rPr>
          <w:rFonts w:cs="Times New Roman"/>
        </w:rPr>
        <w:t xml:space="preserve">Initial research </w:t>
      </w:r>
      <w:r w:rsidR="008A3ED4">
        <w:rPr>
          <w:rFonts w:cs="Times New Roman"/>
        </w:rPr>
        <w:t xml:space="preserve">on </w:t>
      </w:r>
      <w:r w:rsidR="00435141">
        <w:rPr>
          <w:rFonts w:cs="Times New Roman"/>
        </w:rPr>
        <w:t>A</w:t>
      </w:r>
      <w:r w:rsidR="00435141" w:rsidRPr="007D7F7D">
        <w:rPr>
          <w:rFonts w:cs="Times New Roman"/>
        </w:rPr>
        <w:t>ntimony triselenide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w:t>
      </w:r>
      <w:r w:rsidR="00435141">
        <w:rPr>
          <w:rFonts w:cs="Times New Roman"/>
        </w:rPr>
        <w:t xml:space="preserve"> </w:t>
      </w:r>
      <w:r w:rsidR="008A3ED4">
        <w:rPr>
          <w:rFonts w:cs="Times New Roman"/>
        </w:rPr>
        <w:t>was</w:t>
      </w:r>
      <w:r w:rsidR="00435141">
        <w:rPr>
          <w:rFonts w:cs="Times New Roman"/>
        </w:rPr>
        <w:t xml:space="preserve"> in solar-energy applications, </w:t>
      </w:r>
      <w:r w:rsidR="006573A5">
        <w:rPr>
          <w:rFonts w:cs="Times New Roman"/>
        </w:rPr>
        <w:t xml:space="preserve">while its usage as a PCM in photonic applications is </w:t>
      </w:r>
      <w:r w:rsidR="00435141">
        <w:rPr>
          <w:rFonts w:cs="Times New Roman"/>
        </w:rPr>
        <w:t xml:space="preserve">relatively </w:t>
      </w:r>
      <w:r w:rsidR="006573A5">
        <w:rPr>
          <w:rFonts w:cs="Times New Roman"/>
        </w:rPr>
        <w:t>recent</w:t>
      </w:r>
      <w:r w:rsidR="008A3ED4">
        <w:rPr>
          <w:rFonts w:cs="Times New Roman"/>
        </w:rPr>
        <w:t>.</w:t>
      </w:r>
      <w:r w:rsidR="00435141">
        <w:rPr>
          <w:rFonts w:cs="Times New Roman"/>
        </w:rPr>
        <w:t xml:space="preserve"> </w:t>
      </w:r>
      <w:r w:rsidR="008A3ED4">
        <w:rPr>
          <w:rFonts w:cs="Times New Roman"/>
        </w:rPr>
        <w:t>It is</w:t>
      </w:r>
      <w:r w:rsidR="00435141">
        <w:rPr>
          <w:rFonts w:cs="Times New Roman"/>
        </w:rPr>
        <w:t xml:space="preserve"> non-volatile, </w:t>
      </w:r>
      <w:r w:rsidR="008A3ED4">
        <w:rPr>
          <w:rFonts w:cs="Times New Roman"/>
        </w:rPr>
        <w:t xml:space="preserve">has </w:t>
      </w:r>
      <w:r w:rsidR="00435141">
        <w:rPr>
          <w:rFonts w:cs="Times New Roman"/>
        </w:rPr>
        <w:t xml:space="preserve">near-zero absorption in NIR and IR wavelengths, large and stable refractive index contrast from visible to IR, and a transition temperature that is between GST and GSST at ~186 °C </w:t>
      </w:r>
      <w:r w:rsidR="00435141" w:rsidRPr="007D7F7D">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PEVuZE5vdGU+PENpdGU+PEF1dGhvcj5DaGVuPC9BdXRob3I+PFllYXI+MjAyNDwvWWVhcj48UmVj
TnVtPjU0PC9SZWNOdW0+PERpc3BsYXlUZXh0PlsyMCwgMjFdPC9EaXNwbGF5VGV4dD48cmVjb3Jk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[20, 21]</w:t>
      </w:r>
      <w:r w:rsidR="00435141" w:rsidRPr="007D7F7D">
        <w:rPr>
          <w:rFonts w:cs="Times New Roman"/>
        </w:rPr>
        <w:fldChar w:fldCharType="end"/>
      </w:r>
      <w:r w:rsidR="00435141" w:rsidRPr="007D7F7D">
        <w:rPr>
          <w:rFonts w:cs="Times New Roman"/>
        </w:rPr>
        <w:t xml:space="preserve">. </w:t>
      </w:r>
      <w:r w:rsidR="00FB52A0">
        <w:rPr>
          <w:rFonts w:cs="Times New Roman"/>
        </w:rPr>
        <w:t xml:space="preserve">In addition, </w:t>
      </w:r>
      <w:r w:rsidR="00435141" w:rsidRPr="007D7F7D">
        <w:rPr>
          <w:rFonts w:cs="Times New Roman"/>
        </w:rPr>
        <w:t>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has a fast </w:t>
      </w:r>
      <w:r w:rsidR="00FB52A0">
        <w:rPr>
          <w:rFonts w:cs="Times New Roman"/>
        </w:rPr>
        <w:t>phase-</w:t>
      </w:r>
      <w:r w:rsidR="00435141" w:rsidRPr="007D7F7D">
        <w:rPr>
          <w:rFonts w:cs="Times New Roman"/>
        </w:rPr>
        <w:t xml:space="preserve">switching speed in the microsecond range </w:t>
      </w:r>
      <w:r w:rsidR="00435141" w:rsidRPr="007D7F7D">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UmVjTnVtPjY0PC9SZWNOdW0+PERpc3BsYXlUZXh0PlsxOCwgMjEsIDIyXTwvRGlzcGxheVRleHQ+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[18, 21, 22]</w:t>
      </w:r>
      <w:r w:rsidR="00435141" w:rsidRPr="007D7F7D">
        <w:rPr>
          <w:rFonts w:cs="Times New Roman"/>
        </w:rPr>
        <w:fldChar w:fldCharType="end"/>
      </w:r>
      <w:r w:rsidR="00FB52A0">
        <w:rPr>
          <w:rFonts w:cs="Times New Roman"/>
        </w:rPr>
        <w:t>, and i</w:t>
      </w:r>
      <w:r w:rsidR="00435141" w:rsidRPr="007D7F7D">
        <w:rPr>
          <w:rFonts w:cs="Times New Roman"/>
        </w:rPr>
        <w:t>ts phase-switching endurance is also high, with experimental demonstrations showing that it can reach as high as 10</w:t>
      </w:r>
      <w:r w:rsidR="00435141" w:rsidRPr="007D7F7D">
        <w:rPr>
          <w:rFonts w:cs="Times New Roman"/>
          <w:vertAlign w:val="superscript"/>
        </w:rPr>
        <w:t>6</w:t>
      </w:r>
      <w:r w:rsidR="00B54A66" w:rsidRPr="00B54A66">
        <w:rPr>
          <w:rFonts w:cs="Times New Roman"/>
        </w:rPr>
        <w:t xml:space="preserve"> </w:t>
      </w:r>
      <w:r w:rsidR="00B54A66">
        <w:rPr>
          <w:rFonts w:cs="Times New Roman"/>
        </w:rPr>
        <w:t xml:space="preserve">to </w:t>
      </w:r>
      <w:r w:rsidR="00435141" w:rsidRPr="007D7F7D">
        <w:rPr>
          <w:rFonts w:cs="Times New Roman"/>
        </w:rPr>
        <w:t>10</w:t>
      </w:r>
      <w:r w:rsidR="00435141" w:rsidRPr="007D7F7D">
        <w:rPr>
          <w:rFonts w:cs="Times New Roman"/>
          <w:vertAlign w:val="superscript"/>
        </w:rPr>
        <w:t>7</w:t>
      </w:r>
      <w:r w:rsidR="00435141" w:rsidRPr="007D7F7D">
        <w:rPr>
          <w:rFonts w:cs="Times New Roman"/>
        </w:rPr>
        <w:t xml:space="preserve"> cycles </w:t>
      </w:r>
      <w:r w:rsidR="00435141"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[21, 22]</w:t>
      </w:r>
      <w:r w:rsidR="00435141" w:rsidRPr="007D7F7D">
        <w:rPr>
          <w:rFonts w:cs="Times New Roman"/>
        </w:rPr>
        <w:fldChar w:fldCharType="end"/>
      </w:r>
      <w:r w:rsidR="00435141" w:rsidRPr="007D7F7D">
        <w:rPr>
          <w:rFonts w:cs="Times New Roman"/>
        </w:rPr>
        <w:t>. These properties make Sb</w:t>
      </w:r>
      <w:r w:rsidR="00435141" w:rsidRPr="007D7F7D">
        <w:rPr>
          <w:rFonts w:cs="Times New Roman"/>
          <w:vertAlign w:val="subscript"/>
        </w:rPr>
        <w:t>2</w:t>
      </w:r>
      <w:r w:rsidR="00435141" w:rsidRPr="007D7F7D">
        <w:rPr>
          <w:rFonts w:cs="Times New Roman"/>
        </w:rPr>
        <w:t>Se</w:t>
      </w:r>
      <w:r w:rsidR="00435141" w:rsidRPr="007D7F7D">
        <w:rPr>
          <w:rFonts w:cs="Times New Roman"/>
          <w:vertAlign w:val="subscript"/>
        </w:rPr>
        <w:t>3</w:t>
      </w:r>
      <w:r w:rsidR="00435141" w:rsidRPr="007D7F7D">
        <w:rPr>
          <w:rFonts w:cs="Times New Roman"/>
        </w:rPr>
        <w:t xml:space="preserve"> an attractive material for </w:t>
      </w:r>
      <w:r w:rsidR="00442155">
        <w:rPr>
          <w:rFonts w:cs="Times New Roman"/>
        </w:rPr>
        <w:t>high-efficien</w:t>
      </w:r>
      <w:r w:rsidR="008A3ED4">
        <w:rPr>
          <w:rFonts w:cs="Times New Roman"/>
        </w:rPr>
        <w:t>cy</w:t>
      </w:r>
      <w:r w:rsidR="00435141" w:rsidRPr="007D7F7D">
        <w:rPr>
          <w:rFonts w:cs="Times New Roman"/>
        </w:rPr>
        <w:t xml:space="preserve"> reconfigurable optical switch</w:t>
      </w:r>
      <w:r w:rsidR="00435141">
        <w:rPr>
          <w:rFonts w:eastAsia="MS Mincho" w:cs="Times New Roman"/>
          <w:color w:val="000000"/>
        </w:rPr>
        <w:t xml:space="preserve">es </w:t>
      </w:r>
      <w:r w:rsidR="00435141" w:rsidRPr="007D7F7D">
        <w:rPr>
          <w:rFonts w:cs="Times New Roman"/>
        </w:rPr>
        <w:t>and optical circuit</w:t>
      </w:r>
      <w:r w:rsidR="00435141">
        <w:rPr>
          <w:rFonts w:eastAsia="MS Mincho" w:cs="Times New Roman"/>
          <w:color w:val="000000"/>
        </w:rPr>
        <w:t xml:space="preserve">s that </w:t>
      </w:r>
      <w:r w:rsidR="00FB52A0">
        <w:rPr>
          <w:rFonts w:cs="Times New Roman"/>
        </w:rPr>
        <w:t>can be</w:t>
      </w:r>
      <w:r w:rsidR="00435141" w:rsidRPr="007D7F7D">
        <w:rPr>
          <w:rFonts w:cs="Times New Roman"/>
        </w:rPr>
        <w:t xml:space="preserve"> used in optical waveguide</w:t>
      </w:r>
      <w:r w:rsidR="008A3ED4">
        <w:rPr>
          <w:rFonts w:cs="Times New Roman"/>
        </w:rPr>
        <w:t>s</w:t>
      </w:r>
      <w:r w:rsidR="00435141" w:rsidRPr="007D7F7D">
        <w:rPr>
          <w:rFonts w:cs="Times New Roman"/>
        </w:rPr>
        <w:t xml:space="preserve"> </w:t>
      </w:r>
      <w:r w:rsidR="00435141" w:rsidRPr="007D7F7D">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UmVjTnVtPjY0PC9SZWNOdW0+PERpc3BsYXlUZXh0Pls0LTYsIDExLCAxNCwgMThdPC9EaXNwbGF5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YWdlcz4zMDA3LTMwMTQ8L3BhZ2VzPjx2b2x1bWU+MTE8L3ZvbHVtZT48bnVtYmVyPjk8L251bWJl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35141" w:rsidRPr="007D7F7D">
        <w:rPr>
          <w:rFonts w:cs="Times New Roman"/>
        </w:rPr>
      </w:r>
      <w:r w:rsidR="00435141" w:rsidRPr="007D7F7D">
        <w:rPr>
          <w:rFonts w:cs="Times New Roman"/>
        </w:rPr>
        <w:fldChar w:fldCharType="separate"/>
      </w:r>
      <w:r w:rsidR="000C2047">
        <w:rPr>
          <w:rFonts w:cs="Times New Roman"/>
          <w:noProof/>
        </w:rPr>
        <w:t>[4-6, 11, 14, 18]</w:t>
      </w:r>
      <w:r w:rsidR="00435141" w:rsidRPr="007D7F7D">
        <w:rPr>
          <w:rFonts w:cs="Times New Roman"/>
        </w:rPr>
        <w:fldChar w:fldCharType="end"/>
      </w:r>
      <w:r w:rsidR="00442155">
        <w:rPr>
          <w:rFonts w:cs="Times New Roman"/>
        </w:rPr>
        <w:t>, or an optical filter</w:t>
      </w:r>
      <w:r w:rsidR="008A3ED4">
        <w:rPr>
          <w:rFonts w:cs="Times New Roman"/>
        </w:rPr>
        <w:t>s</w:t>
      </w:r>
      <w:r w:rsidR="00442155">
        <w:rPr>
          <w:rFonts w:cs="Times New Roman"/>
        </w:rPr>
        <w:t xml:space="preserve"> </w:t>
      </w:r>
      <w:r w:rsidR="00442155">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PEVuZE5vdGU+PENpdGU+PEF1dGhvcj5IdWFuZzwvQXV0aG9yPjxZZWFyPjIwMjM8L1llYXI+PFJl
Y051bT4xMjwvUmVjTnVtPjxEaXNwbGF5VGV4dD5bMTQsIDE1XTwvRGlzcGxheVRleHQ+PHJlY29y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LW51bT48L3JlY29yZD48L0NpdGU+PENpdGU+PEF1dGhvcj5DdWk8L0F1dGhvcj48WWVhcj4yMDI2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442155">
        <w:rPr>
          <w:rFonts w:cs="Times New Roman"/>
        </w:rPr>
      </w:r>
      <w:r w:rsidR="00442155">
        <w:rPr>
          <w:rFonts w:cs="Times New Roman"/>
        </w:rPr>
        <w:fldChar w:fldCharType="separate"/>
      </w:r>
      <w:r w:rsidR="000C2047">
        <w:rPr>
          <w:rFonts w:cs="Times New Roman"/>
          <w:noProof/>
        </w:rPr>
        <w:t>[14, 15]</w:t>
      </w:r>
      <w:r w:rsidR="00442155">
        <w:rPr>
          <w:rFonts w:cs="Times New Roman"/>
        </w:rPr>
        <w:fldChar w:fldCharType="end"/>
      </w:r>
      <w:r w:rsidR="00442155">
        <w:rPr>
          <w:rFonts w:cs="Times New Roman"/>
        </w:rPr>
        <w:t>.</w:t>
      </w:r>
    </w:p>
    <w:p w14:paraId="525D08BC" w14:textId="19B20C87" w:rsidR="0034523F" w:rsidRPr="002F1005" w:rsidRDefault="00442155" w:rsidP="0034523F">
      <w:pPr>
        <w:pStyle w:val="10BodySubsequentParagraph"/>
        <w:rPr>
          <w:rFonts w:cs="Times New Roman"/>
        </w:rPr>
      </w:pPr>
      <w:r>
        <w:rPr>
          <w:rFonts w:cs="Times New Roman"/>
        </w:rPr>
        <w:t xml:space="preserve">The transmittance of </w:t>
      </w:r>
      <w:r w:rsidR="008A3ED4">
        <w:rPr>
          <w:rFonts w:cs="Times New Roman"/>
        </w:rPr>
        <w:t xml:space="preserve">an </w:t>
      </w:r>
      <w:r>
        <w:rPr>
          <w:rFonts w:cs="Times New Roman"/>
        </w:rPr>
        <w:t xml:space="preserve">optical filter can be modulated by the changes in refractive index of PCM. The ON mode has high transmission by creating antireflection </w:t>
      </w:r>
      <w:r w:rsidR="00B82C79">
        <w:rPr>
          <w:rFonts w:cs="Times New Roman"/>
        </w:rPr>
        <w:t xml:space="preserve">condition </w:t>
      </w:r>
      <w:r>
        <w:rPr>
          <w:rFonts w:cs="Times New Roman"/>
        </w:rPr>
        <w:t xml:space="preserve">and minimizing the absorption from the filter, and OFF mode has low transmission after phase transition. </w:t>
      </w:r>
      <w:r w:rsidR="00B82C79">
        <w:rPr>
          <w:rFonts w:cs="Times New Roman"/>
        </w:rPr>
        <w:t>The methods for phase transition can be via absorption of high-intensity laser or from direct heating of PCM layers (</w:t>
      </w:r>
      <w:r w:rsidR="00B82C79" w:rsidRPr="007D7F7D">
        <w:rPr>
          <w:rFonts w:cs="Times New Roman"/>
        </w:rPr>
        <w:t>Joule heating</w:t>
      </w:r>
      <w:r w:rsidR="00B82C79">
        <w:rPr>
          <w:rFonts w:cs="Times New Roman"/>
        </w:rPr>
        <w:t xml:space="preserve">) </w:t>
      </w:r>
      <w:r w:rsidR="00B82C79" w:rsidRPr="007D7F7D">
        <w:rPr>
          <w:rFonts w:cs="Times New Roman"/>
        </w:rPr>
        <w:fldChar w:fldCharType="begin"/>
      </w:r>
      <w:r w:rsidR="000C2047">
        <w:rPr>
          <w:rFonts w:cs="Times New Roman"/>
        </w:rPr>
        <w:instrText xml:space="preserve"> ADDIN EN.CITE &lt;EndNote&gt;&lt;Cite&gt;&lt;Author&gt;Heenkenda&lt;/Author&gt;&lt;Year&gt;2021&lt;/Year&gt;&lt;RecNum&gt;14&lt;/RecNum&gt;&lt;DisplayText&gt;[12]&lt;/DisplayText&gt;&lt;record&gt;&lt;rec-number&gt;14&lt;/rec-number&gt;&lt;foreign-keys&gt;&lt;key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B82C79" w:rsidRPr="007D7F7D">
        <w:rPr>
          <w:rFonts w:cs="Times New Roman"/>
        </w:rPr>
        <w:fldChar w:fldCharType="separate"/>
      </w:r>
      <w:r w:rsidR="000C2047">
        <w:rPr>
          <w:rFonts w:cs="Times New Roman"/>
          <w:noProof/>
        </w:rPr>
        <w:t>[12]</w:t>
      </w:r>
      <w:r w:rsidR="00B82C79" w:rsidRPr="007D7F7D">
        <w:rPr>
          <w:rFonts w:cs="Times New Roman"/>
        </w:rPr>
        <w:fldChar w:fldCharType="end"/>
      </w:r>
      <w:r w:rsidR="00B82C79">
        <w:rPr>
          <w:rFonts w:cs="Times New Roman"/>
        </w:rPr>
        <w:t xml:space="preserve">. The former method is similar to </w:t>
      </w:r>
      <w:r w:rsidR="008A3ED4">
        <w:rPr>
          <w:rFonts w:cs="Times New Roman"/>
        </w:rPr>
        <w:t xml:space="preserve">the behavior of </w:t>
      </w:r>
      <w:r w:rsidR="00B82C79">
        <w:rPr>
          <w:rFonts w:cs="Times New Roman"/>
        </w:rPr>
        <w:t>optical limiters but is not suitable for Sb</w:t>
      </w:r>
      <w:r w:rsidR="00B82C79">
        <w:rPr>
          <w:rFonts w:cs="Times New Roman"/>
          <w:vertAlign w:val="subscript"/>
        </w:rPr>
        <w:t>2</w:t>
      </w:r>
      <w:r w:rsidR="00B82C79">
        <w:rPr>
          <w:rFonts w:cs="Times New Roman"/>
        </w:rPr>
        <w:t>Se</w:t>
      </w:r>
      <w:r w:rsidR="00B82C79">
        <w:rPr>
          <w:rFonts w:cs="Times New Roman"/>
          <w:vertAlign w:val="subscript"/>
        </w:rPr>
        <w:t>3</w:t>
      </w:r>
      <w:r w:rsidR="00B82C79">
        <w:rPr>
          <w:rFonts w:cs="Times New Roman"/>
        </w:rPr>
        <w:t xml:space="preserve"> since it has very small extinction coefficients in both phase at IR wavelengths. So direct heating or heating via a different wavelength </w:t>
      </w:r>
      <w:r w:rsidR="008A3ED4">
        <w:rPr>
          <w:rFonts w:cs="Times New Roman"/>
        </w:rPr>
        <w:t xml:space="preserve">of </w:t>
      </w:r>
      <w:r w:rsidR="00B82C79">
        <w:rPr>
          <w:rFonts w:cs="Times New Roman"/>
        </w:rPr>
        <w:t xml:space="preserve">light, such as visible spectrum </w:t>
      </w:r>
      <w:r w:rsidR="00B82C79"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82C79" w:rsidRPr="007D7F7D">
        <w:rPr>
          <w:rFonts w:cs="Times New Roman"/>
        </w:rPr>
        <w:fldChar w:fldCharType="separate"/>
      </w:r>
      <w:r w:rsidR="000C2047">
        <w:rPr>
          <w:rFonts w:cs="Times New Roman"/>
          <w:noProof/>
        </w:rPr>
        <w:t>[21]</w:t>
      </w:r>
      <w:r w:rsidR="00B82C79" w:rsidRPr="007D7F7D">
        <w:rPr>
          <w:rFonts w:cs="Times New Roman"/>
        </w:rPr>
        <w:fldChar w:fldCharType="end"/>
      </w:r>
      <w:r w:rsidR="00B82C79">
        <w:rPr>
          <w:rFonts w:cs="Times New Roman"/>
        </w:rPr>
        <w:t>, is preferred.</w:t>
      </w:r>
      <w:r w:rsidR="002F1005">
        <w:rPr>
          <w:rFonts w:cs="Times New Roman"/>
        </w:rPr>
        <w:t xml:space="preserve"> The designs can be planar thin-film structures or metasurfaces; planar structures are easier to design, optimize, and fabricate, while metasurfaces offer higher design flexibility </w:t>
      </w:r>
      <w:r w:rsidRPr="007D7F7D">
        <w:rPr>
          <w:rFonts w:cs="Times New Roman"/>
        </w:rPr>
        <w:fldChar w:fldCharType="begin"/>
      </w:r>
      <w:r w:rsidR="006A6C0B">
        <w:rPr>
          <w:rFonts w:cs="Times New Roman"/>
        </w:rPr>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Pr="007D7F7D">
        <w:rPr>
          <w:rFonts w:cs="Times New Roman"/>
        </w:rPr>
        <w:fldChar w:fldCharType="separate"/>
      </w:r>
      <w:r w:rsidR="006A6C0B">
        <w:rPr>
          <w:rFonts w:cs="Times New Roman"/>
          <w:noProof/>
        </w:rPr>
        <w:t>[8]</w:t>
      </w:r>
      <w:r w:rsidRPr="007D7F7D">
        <w:rPr>
          <w:rFonts w:cs="Times New Roman"/>
        </w:rPr>
        <w:fldChar w:fldCharType="end"/>
      </w:r>
      <w:r w:rsidRPr="007D7F7D">
        <w:rPr>
          <w:rFonts w:cs="Times New Roman"/>
        </w:rPr>
        <w:t xml:space="preserve">. For planar designs, there are many methods for creating </w:t>
      </w:r>
      <w:r w:rsidR="002F1005">
        <w:rPr>
          <w:rFonts w:cs="Times New Roman"/>
        </w:rPr>
        <w:t>antireflection condition</w:t>
      </w:r>
      <w:r w:rsidRPr="007D7F7D">
        <w:rPr>
          <w:rFonts w:cs="Times New Roman"/>
        </w:rPr>
        <w:t>, such as single</w:t>
      </w:r>
      <w:r w:rsidR="005818FE">
        <w:rPr>
          <w:rFonts w:cs="Times New Roman"/>
        </w:rPr>
        <w:t xml:space="preserve">-layer or </w:t>
      </w:r>
      <w:r w:rsidRPr="007D7F7D">
        <w:rPr>
          <w:rFonts w:cs="Times New Roman"/>
        </w:rPr>
        <w:t>multilayer antireflection designs</w:t>
      </w:r>
      <w:r w:rsidR="005818FE">
        <w:rPr>
          <w:rFonts w:cs="Times New Roman"/>
        </w:rPr>
        <w:t>, l</w:t>
      </w:r>
      <w:r w:rsidRPr="007D7F7D">
        <w:rPr>
          <w:rFonts w:cs="Times New Roman"/>
        </w:rPr>
        <w:t>ine-pass filters</w:t>
      </w:r>
      <w:r w:rsidR="005818FE">
        <w:rPr>
          <w:rFonts w:cs="Times New Roman"/>
        </w:rPr>
        <w:t xml:space="preserve">, or </w:t>
      </w:r>
      <w:r w:rsidR="005818FE" w:rsidRPr="005818FE">
        <w:rPr>
          <w:rFonts w:cs="Times New Roman"/>
          <w:lang w:val="en"/>
        </w:rPr>
        <w:t>Fabry–Pérot</w:t>
      </w:r>
      <w:r w:rsidR="005818FE">
        <w:rPr>
          <w:rFonts w:cs="Times New Roman"/>
          <w:lang w:val="en"/>
        </w:rPr>
        <w:t xml:space="preserve"> resonant cavities</w:t>
      </w:r>
      <w:r w:rsidR="005818FE">
        <w:rPr>
          <w:rFonts w:cs="Times New Roman"/>
          <w:lang w:val="en-GB"/>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w:t>
      </w:r>
    </w:p>
    <w:p w14:paraId="0EB1A416" w14:textId="1B952435" w:rsidR="000D4115" w:rsidRPr="002F1005" w:rsidRDefault="0018058D" w:rsidP="00FF77D2">
      <w:pPr>
        <w:pStyle w:val="10BodySubsequentParagraph"/>
        <w:rPr>
          <w:rFonts w:eastAsia="MS Mincho" w:cs="Times New Roman"/>
          <w:color w:val="000000"/>
        </w:rPr>
      </w:pPr>
      <w:r w:rsidRPr="007D7F7D">
        <w:rPr>
          <w:rFonts w:cs="Times New Roman"/>
        </w:rPr>
        <w:t>In this work, we investigate</w:t>
      </w:r>
      <w:r>
        <w:rPr>
          <w:rFonts w:eastAsia="MS Mincho" w:cs="Times New Roman"/>
          <w:color w:val="000000"/>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a </w:t>
      </w:r>
      <w:r w:rsidR="002F1005">
        <w:rPr>
          <w:rFonts w:cs="Times New Roman"/>
        </w:rPr>
        <w:t>PCM</w:t>
      </w:r>
      <w:r w:rsidRPr="007D7F7D">
        <w:rPr>
          <w:rFonts w:cs="Times New Roman"/>
        </w:rPr>
        <w:t xml:space="preserve"> </w:t>
      </w:r>
      <w:r w:rsidR="002F1005">
        <w:rPr>
          <w:rFonts w:cs="Times New Roman"/>
        </w:rPr>
        <w:t xml:space="preserve">in </w:t>
      </w:r>
      <w:r w:rsidR="002F1005" w:rsidRPr="007D7F7D">
        <w:rPr>
          <w:rFonts w:cs="Times New Roman"/>
        </w:rPr>
        <w:t xml:space="preserve">planar thin-film designs </w:t>
      </w:r>
      <w:r w:rsidRPr="007D7F7D">
        <w:rPr>
          <w:rFonts w:cs="Times New Roman"/>
        </w:rPr>
        <w:t xml:space="preserve">for </w:t>
      </w:r>
      <w:r w:rsidR="002F1005">
        <w:rPr>
          <w:rFonts w:cs="Times New Roman"/>
        </w:rPr>
        <w:t xml:space="preserve">transmittance </w:t>
      </w:r>
      <w:r w:rsidRPr="007D7F7D">
        <w:rPr>
          <w:rFonts w:cs="Times New Roman"/>
        </w:rPr>
        <w:t>tunable optical filter</w:t>
      </w:r>
      <w:r>
        <w:rPr>
          <w:rFonts w:eastAsia="MS Mincho" w:cs="Times New Roman"/>
          <w:color w:val="000000"/>
        </w:rPr>
        <w:t>s</w:t>
      </w:r>
      <w:r w:rsidRPr="007D7F7D">
        <w:rPr>
          <w:rFonts w:cs="Times New Roman"/>
        </w:rPr>
        <w:t xml:space="preserve">. The operating wavelength </w:t>
      </w:r>
      <w:r w:rsidR="008A3ED4">
        <w:rPr>
          <w:rFonts w:cs="Times New Roman"/>
        </w:rPr>
        <w:t>i</w:t>
      </w:r>
      <w:r w:rsidRPr="007D7F7D">
        <w:rPr>
          <w:rFonts w:cs="Times New Roman"/>
        </w:rPr>
        <w:t xml:space="preserve">s selected </w:t>
      </w:r>
      <w:r w:rsidR="00CF7180">
        <w:rPr>
          <w:rFonts w:cs="Times New Roman"/>
        </w:rPr>
        <w:t>to be</w:t>
      </w:r>
      <w:r w:rsidRPr="007D7F7D">
        <w:rPr>
          <w:rFonts w:cs="Times New Roman"/>
        </w:rPr>
        <w:t xml:space="preserve"> 1064 nm</w:t>
      </w:r>
      <w:r w:rsidR="002F1005">
        <w:rPr>
          <w:rFonts w:cs="Times New Roman"/>
        </w:rPr>
        <w:t xml:space="preserve">, </w:t>
      </w:r>
      <w:r w:rsidRPr="007D7F7D">
        <w:rPr>
          <w:rFonts w:cs="Times New Roman"/>
        </w:rPr>
        <w:t>Nd:YAG laser</w:t>
      </w:r>
      <w:r w:rsidR="002F1005">
        <w:rPr>
          <w:rFonts w:eastAsia="MS Mincho" w:cs="Times New Roman"/>
          <w:color w:val="000000"/>
        </w:rPr>
        <w:t xml:space="preserve"> wavelength</w:t>
      </w:r>
      <w:r>
        <w:rPr>
          <w:rFonts w:eastAsia="MS Mincho" w:cs="Times New Roman"/>
          <w:color w:val="000000"/>
        </w:rPr>
        <w:t xml:space="preserve"> which </w:t>
      </w:r>
      <w:r w:rsidRPr="007D7F7D">
        <w:rPr>
          <w:rFonts w:cs="Times New Roman"/>
        </w:rPr>
        <w:t>is commonly used in laboratory setups. At this wavelength,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exhibits zero absorption in </w:t>
      </w:r>
      <w:r>
        <w:rPr>
          <w:rFonts w:eastAsia="MS Mincho" w:cs="Times New Roman"/>
          <w:color w:val="000000"/>
        </w:rPr>
        <w:t>the amorphous phase and near-zero absorption in the crystalline phase</w:t>
      </w:r>
      <w:r w:rsidR="002F1005">
        <w:rPr>
          <w:rFonts w:eastAsia="MS Mincho" w:cs="Times New Roman"/>
          <w:color w:val="000000"/>
        </w:rPr>
        <w:t>, and its</w:t>
      </w:r>
      <w:r>
        <w:rPr>
          <w:rFonts w:eastAsia="MS Mincho" w:cs="Times New Roman"/>
          <w:color w:val="000000"/>
        </w:rPr>
        <w:t xml:space="preserve"> refractive index contrast is </w:t>
      </w:r>
      <w:r w:rsidR="002F1005">
        <w:rPr>
          <w:rFonts w:eastAsia="MS Mincho" w:cs="Times New Roman"/>
          <w:color w:val="000000"/>
        </w:rPr>
        <w:t xml:space="preserve">high and </w:t>
      </w:r>
      <w:r>
        <w:rPr>
          <w:rFonts w:eastAsia="MS Mincho" w:cs="Times New Roman"/>
          <w:color w:val="000000"/>
        </w:rPr>
        <w:t>stable throughout the IR spectrum</w:t>
      </w:r>
      <w:r w:rsidR="002F1005">
        <w:rPr>
          <w:rFonts w:eastAsia="MS Mincho" w:cs="Times New Roman"/>
          <w:color w:val="000000"/>
        </w:rPr>
        <w:t>.</w:t>
      </w:r>
      <w:r w:rsidRPr="007D7F7D">
        <w:rPr>
          <w:rFonts w:cs="Times New Roman"/>
        </w:rPr>
        <w:t xml:space="preserve"> The goal </w:t>
      </w:r>
      <w:r w:rsidR="00CF7180">
        <w:rPr>
          <w:rFonts w:cs="Times New Roman"/>
        </w:rPr>
        <w:t>is</w:t>
      </w:r>
      <w:r w:rsidRPr="007D7F7D">
        <w:rPr>
          <w:rFonts w:cs="Times New Roman"/>
        </w:rPr>
        <w:t xml:space="preserve"> to create a low-loss, broadband transmittance-tunable optical filter.</w:t>
      </w:r>
    </w:p>
    <w:p w14:paraId="5997F07B" w14:textId="519F4B75" w:rsidR="00CD0466" w:rsidRPr="007D7F7D" w:rsidRDefault="0018058D" w:rsidP="00CD0466">
      <w:pPr>
        <w:pStyle w:val="08SectionHeader1"/>
        <w:rPr>
          <w:rFonts w:ascii="Times New Roman" w:hAnsi="Times New Roman" w:cs="Times New Roman"/>
        </w:rPr>
      </w:pPr>
      <w:r w:rsidRPr="007D7F7D">
        <w:rPr>
          <w:rFonts w:ascii="Times New Roman" w:hAnsi="Times New Roman" w:cs="Times New Roman"/>
        </w:rPr>
        <w:t>Theories</w:t>
      </w:r>
    </w:p>
    <w:p w14:paraId="1CD5C201" w14:textId="6C2CE1CA" w:rsidR="005B7EE9" w:rsidRPr="007D7F7D" w:rsidRDefault="0018058D" w:rsidP="008C1DFB">
      <w:pPr>
        <w:pStyle w:val="08SectionHeader2"/>
        <w:rPr>
          <w:rFonts w:ascii="Times New Roman" w:hAnsi="Times New Roman" w:cs="Times New Roman"/>
        </w:rPr>
      </w:pPr>
      <w:r w:rsidRPr="007D7F7D">
        <w:rPr>
          <w:rFonts w:ascii="Times New Roman" w:hAnsi="Times New Roman" w:cs="Times New Roman"/>
        </w:rPr>
        <w:t>2.1 Optical properties of Sb</w:t>
      </w:r>
      <w:r w:rsidRPr="007D7F7D">
        <w:rPr>
          <w:rFonts w:ascii="Times New Roman" w:hAnsi="Times New Roman" w:cs="Times New Roman"/>
          <w:vertAlign w:val="subscript"/>
        </w:rPr>
        <w:t>2</w:t>
      </w:r>
      <w:r w:rsidRPr="007D7F7D">
        <w:rPr>
          <w:rFonts w:ascii="Times New Roman" w:hAnsi="Times New Roman" w:cs="Times New Roman"/>
        </w:rPr>
        <w:t>Se</w:t>
      </w:r>
      <w:r w:rsidRPr="007D7F7D">
        <w:rPr>
          <w:rFonts w:ascii="Times New Roman" w:hAnsi="Times New Roman" w:cs="Times New Roman"/>
          <w:vertAlign w:val="subscript"/>
        </w:rPr>
        <w:t>3</w:t>
      </w:r>
    </w:p>
    <w:p w14:paraId="12699673" w14:textId="43E2924A" w:rsidR="0034523F" w:rsidRPr="007D7F7D" w:rsidRDefault="0018058D" w:rsidP="0034523F">
      <w:pPr>
        <w:pStyle w:val="09BodyFirstParagraph"/>
        <w:rPr>
          <w:rFonts w:cs="Times New Roman"/>
        </w:rPr>
      </w:pPr>
      <w:r w:rsidRPr="007D7F7D">
        <w:rPr>
          <w:rFonts w:cs="Times New Roman"/>
        </w:rPr>
        <w:t>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is an orthorhombic chalcogenide non-volatile phase change material (PCM) characterized by quasi-one-dimensional ribbons. While its amorphous </w:t>
      </w:r>
      <w:r w:rsidR="007D6D4F">
        <w:rPr>
          <w:rFonts w:cs="Times New Roman"/>
        </w:rPr>
        <w:t>phase</w:t>
      </w:r>
      <w:r w:rsidRPr="007D7F7D">
        <w:rPr>
          <w:rFonts w:cs="Times New Roman"/>
        </w:rPr>
        <w:t xml:space="preserve"> consists of a disordered network of distorted motifs, crystallization restores </w:t>
      </w:r>
      <w:r>
        <w:rPr>
          <w:rFonts w:eastAsia="MS Mincho" w:cs="Times New Roman"/>
          <w:color w:val="000000"/>
        </w:rPr>
        <w:t xml:space="preserve">long-range order along the ribbon direction. This thermally driven transition can be triggered by nanosecond to microsecond optical or electrical pulses </w:t>
      </w:r>
      <w:r w:rsidRPr="007D7F7D">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w:t>
      </w:r>
      <w:r w:rsidRPr="007D7F7D">
        <w:rPr>
          <w:rFonts w:cs="Times New Roman"/>
        </w:rPr>
        <w:fldChar w:fldCharType="end"/>
      </w:r>
      <w:r w:rsidR="008A3ED4">
        <w:rPr>
          <w:rFonts w:cs="Times New Roman"/>
        </w:rPr>
        <w:t>.</w:t>
      </w:r>
      <w:r w:rsidR="007D6D4F">
        <w:rPr>
          <w:rFonts w:cs="Times New Roman"/>
        </w:rPr>
        <w:t xml:space="preserve"> </w:t>
      </w:r>
      <w:r w:rsidR="008A3ED4">
        <w:rPr>
          <w:rFonts w:cs="Times New Roman"/>
        </w:rPr>
        <w:t>T</w:t>
      </w:r>
      <w:r w:rsidR="007D6D4F">
        <w:rPr>
          <w:rFonts w:cs="Times New Roman"/>
        </w:rPr>
        <w:t>he process is reversible and ha</w:t>
      </w:r>
      <w:r w:rsidR="00CF7180">
        <w:rPr>
          <w:rFonts w:cs="Times New Roman"/>
        </w:rPr>
        <w:t>s</w:t>
      </w:r>
      <w:r w:rsidR="007D6D4F">
        <w:rPr>
          <w:rFonts w:cs="Times New Roman"/>
        </w:rPr>
        <w:t xml:space="preserve"> high endurance, </w:t>
      </w:r>
      <w:r w:rsidRPr="007D7F7D">
        <w:rPr>
          <w:rFonts w:cs="Times New Roman"/>
        </w:rPr>
        <w:t>with optical switching reaching 10</w:t>
      </w:r>
      <w:r w:rsidRPr="007D7F7D">
        <w:rPr>
          <w:rFonts w:cs="Times New Roman"/>
          <w:vertAlign w:val="superscript"/>
        </w:rPr>
        <w:t>6</w:t>
      </w:r>
      <w:r w:rsidRPr="007D7F7D">
        <w:rPr>
          <w:rFonts w:cs="Times New Roman"/>
        </w:rPr>
        <w:t xml:space="preserve"> to 10</w:t>
      </w:r>
      <w:r w:rsidRPr="007D7F7D">
        <w:rPr>
          <w:rFonts w:cs="Times New Roman"/>
          <w:vertAlign w:val="superscript"/>
        </w:rPr>
        <w:t xml:space="preserve">7 </w:t>
      </w:r>
      <w:r w:rsidRPr="007D7F7D">
        <w:rPr>
          <w:rFonts w:cs="Times New Roman"/>
        </w:rPr>
        <w:t>cycles</w:t>
      </w:r>
      <w:r w:rsidR="007D6D4F">
        <w:rPr>
          <w:rFonts w:cs="Times New Roman"/>
        </w:rPr>
        <w:t xml:space="preserve"> </w:t>
      </w:r>
      <w:r w:rsidR="007D6D4F">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TnVtPjgwPC9SZWNOdW0+PERpc3BsYXlUZXh0PlsyMSwgMjJdPC9EaXNwbGF5VGV4dD48cmVjb3Jk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007D6D4F">
        <w:rPr>
          <w:rFonts w:cs="Times New Roman"/>
        </w:rPr>
      </w:r>
      <w:r w:rsidR="007D6D4F">
        <w:rPr>
          <w:rFonts w:cs="Times New Roman"/>
        </w:rPr>
        <w:fldChar w:fldCharType="separate"/>
      </w:r>
      <w:r w:rsidR="000C2047">
        <w:rPr>
          <w:rFonts w:cs="Times New Roman"/>
          <w:noProof/>
        </w:rPr>
        <w:t>[21, 22]</w:t>
      </w:r>
      <w:r w:rsidR="007D6D4F">
        <w:rPr>
          <w:rFonts w:cs="Times New Roman"/>
        </w:rPr>
        <w:fldChar w:fldCharType="end"/>
      </w:r>
      <w:r w:rsidRPr="007D7F7D">
        <w:rPr>
          <w:rFonts w:cs="Times New Roman"/>
        </w:rPr>
        <w:t xml:space="preserve">. As an optical device, </w:t>
      </w:r>
      <w:r w:rsidR="007D6D4F">
        <w:rPr>
          <w:rFonts w:cs="Times New Roman"/>
        </w:rPr>
        <w:t>Sb</w:t>
      </w:r>
      <w:r w:rsidR="007D6D4F" w:rsidRPr="007D6D4F">
        <w:rPr>
          <w:rFonts w:cs="Times New Roman"/>
          <w:vertAlign w:val="subscript"/>
        </w:rPr>
        <w:t>2</w:t>
      </w:r>
      <w:r w:rsidR="007D6D4F">
        <w:rPr>
          <w:rFonts w:cs="Times New Roman"/>
        </w:rPr>
        <w:t>Se</w:t>
      </w:r>
      <w:r w:rsidR="007D6D4F" w:rsidRPr="007D6D4F">
        <w:rPr>
          <w:rFonts w:cs="Times New Roman"/>
          <w:vertAlign w:val="subscript"/>
        </w:rPr>
        <w:t>3</w:t>
      </w:r>
      <w:r w:rsidRPr="007D7F7D">
        <w:rPr>
          <w:rFonts w:cs="Times New Roman"/>
        </w:rPr>
        <w:t xml:space="preserve"> enables repeatable toggling between high and low transmission modes, provided that local heating remains below the melting or ablation threshold </w:t>
      </w:r>
      <w:r w:rsidRPr="007D7F7D">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 </w:instrText>
      </w:r>
      <w:r w:rsidR="000C2047">
        <w:rPr>
          <w:rFonts w:cs="Times New Roman"/>
        </w:rPr>
        <w:fldChar w:fldCharType="begin">
          <w:fldData xml:space="preserve">PEVuZE5vdGU+PENpdGU+PEF1dGhvcj5BbGFtPC9BdXRob3I+PFllYXI+MjAyNDwvWWVhcj48UmVj
TnVtPjgwPC9SZWNOdW0+PERpc3BsYXlUZXh0Pls0LCAyMl08L0Rpc3BsYXlUZXh0PjxyZWNvcmQ+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[4, 22]</w:t>
      </w:r>
      <w:r w:rsidRPr="007D7F7D">
        <w:rPr>
          <w:rFonts w:cs="Times New Roman"/>
        </w:rPr>
        <w:fldChar w:fldCharType="end"/>
      </w:r>
      <w:r w:rsidRPr="007D7F7D">
        <w:rPr>
          <w:rFonts w:cs="Times New Roman"/>
        </w:rPr>
        <w:t>.</w:t>
      </w:r>
    </w:p>
    <w:p w14:paraId="6DE60A04" w14:textId="7370F776" w:rsidR="0034523F" w:rsidRPr="007D7F7D" w:rsidRDefault="0018058D" w:rsidP="0034523F">
      <w:pPr>
        <w:pStyle w:val="10BodySubsequentParagraph"/>
        <w:rPr>
          <w:rFonts w:cs="Times New Roman"/>
        </w:rPr>
      </w:pPr>
      <w:r w:rsidRPr="007D7F7D">
        <w:rPr>
          <w:rFonts w:cs="Times New Roman"/>
        </w:rPr>
        <w:t xml:space="preserve">The complex refractive index </w:t>
      </w:r>
      <w:r w:rsidRPr="007D7F7D">
        <w:rPr>
          <w:rFonts w:cs="Times New Roman"/>
          <w:i/>
          <w:iCs/>
        </w:rPr>
        <w:t>ñ</w:t>
      </w:r>
      <w:r w:rsidRPr="007D7F7D">
        <w:rPr>
          <w:rFonts w:cs="Times New Roman"/>
        </w:rPr>
        <w:t xml:space="preserve"> of any phase change material at wavelength </w:t>
      </w:r>
      <w:r w:rsidRPr="007D7F7D">
        <w:rPr>
          <w:rFonts w:cs="Times New Roman"/>
          <w:i/>
          <w:iCs/>
        </w:rPr>
        <w:t>λ</w:t>
      </w:r>
      <w:r w:rsidRPr="007D7F7D">
        <w:rPr>
          <w:rFonts w:cs="Times New Roman"/>
        </w:rPr>
        <w:t xml:space="preserve"> </w:t>
      </w:r>
      <w:r w:rsidR="005818FE">
        <w:rPr>
          <w:rFonts w:cs="Times New Roman"/>
        </w:rPr>
        <w:t>is</w:t>
      </w:r>
      <w:r w:rsidRPr="007D7F7D">
        <w:rPr>
          <w:rFonts w:cs="Times New Roman"/>
        </w:rPr>
        <w:t>:</w:t>
      </w:r>
    </w:p>
    <w:p w14:paraId="7C89C112" w14:textId="6F8CF2E1" w:rsidR="0034523F" w:rsidRPr="007D7F7D" w:rsidRDefault="0018058D" w:rsidP="007205C6">
      <w:pPr>
        <w:pStyle w:val="13Equation"/>
        <w:jc w:val="both"/>
        <w:rPr>
          <w:rFonts w:cs="Times New Roman"/>
        </w:rPr>
      </w:pPr>
      <w:r w:rsidRPr="007D7F7D">
        <w:rPr>
          <w:rFonts w:cs="Times New Roman"/>
        </w:rPr>
        <w:lastRenderedPageBreak/>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oMath>
      <w:r w:rsidR="00D03A81">
        <w:rPr>
          <w:rFonts w:cs="Times New Roman"/>
        </w:rPr>
        <w:tab/>
      </w:r>
      <w:r w:rsidR="005B7EE9" w:rsidRPr="007D7F7D">
        <w:rPr>
          <w:rFonts w:cs="Times New Roman"/>
        </w:rPr>
        <w:t>(1)</w:t>
      </w:r>
    </w:p>
    <w:p w14:paraId="5222ED70" w14:textId="63F9CF93" w:rsidR="0034523F" w:rsidRPr="007D7F7D" w:rsidRDefault="0018058D" w:rsidP="00257D6C">
      <w:pPr>
        <w:pStyle w:val="13Equation"/>
        <w:jc w:val="both"/>
        <w:rPr>
          <w:rFonts w:cs="Times New Roman"/>
        </w:rPr>
      </w:pPr>
      <w:r w:rsidRPr="007D7F7D">
        <w:rPr>
          <w:rFonts w:cs="Times New Roman"/>
        </w:rPr>
        <w:t xml:space="preserve">where </w:t>
      </w:r>
      <w:r w:rsidRPr="007D7F7D">
        <w:rPr>
          <w:rFonts w:cs="Times New Roman"/>
          <w:i/>
          <w:iCs/>
        </w:rPr>
        <w:t>p</w:t>
      </w:r>
      <w:r w:rsidRPr="007D7F7D">
        <w:rPr>
          <w:rFonts w:cs="Times New Roman"/>
        </w:rPr>
        <w:t xml:space="preserve"> denotes the phase </w:t>
      </w:r>
      <w:r w:rsidR="00CF7180">
        <w:rPr>
          <w:rFonts w:cs="Times New Roman"/>
        </w:rPr>
        <w:t>of Sb</w:t>
      </w:r>
      <w:r w:rsidR="00CF7180" w:rsidRPr="00CF7180">
        <w:rPr>
          <w:rFonts w:cs="Times New Roman"/>
          <w:vertAlign w:val="subscript"/>
        </w:rPr>
        <w:t>2</w:t>
      </w:r>
      <w:r w:rsidR="00CF7180">
        <w:rPr>
          <w:rFonts w:cs="Times New Roman"/>
        </w:rPr>
        <w:t>Se</w:t>
      </w:r>
      <w:r w:rsidR="00CF7180" w:rsidRPr="00CF7180">
        <w:rPr>
          <w:rFonts w:cs="Times New Roman"/>
          <w:vertAlign w:val="subscript"/>
        </w:rPr>
        <w:t>3</w:t>
      </w:r>
      <w:r w:rsidR="00CF7180">
        <w:rPr>
          <w:rFonts w:cs="Times New Roman"/>
        </w:rPr>
        <w:t xml:space="preserve"> </w:t>
      </w:r>
      <w:r w:rsidR="00CF7180">
        <w:rPr>
          <w:rFonts w:eastAsia="MS Mincho" w:cs="Times New Roman"/>
          <w:color w:val="000000"/>
        </w:rPr>
        <w:t>which</w:t>
      </w:r>
      <w:r w:rsidRPr="007D7F7D">
        <w:rPr>
          <w:rFonts w:cs="Times New Roman"/>
        </w:rPr>
        <w:t xml:space="preserve"> can </w:t>
      </w:r>
      <w:r>
        <w:rPr>
          <w:rFonts w:eastAsia="MS Mincho" w:cs="Times New Roman"/>
          <w:color w:val="000000"/>
        </w:rPr>
        <w:t>be either</w:t>
      </w:r>
      <w:r w:rsidRPr="007D7F7D">
        <w:rPr>
          <w:rFonts w:cs="Times New Roman"/>
        </w:rPr>
        <w:t xml:space="preserve"> amorphous (</w:t>
      </w:r>
      <w:r w:rsidRPr="007D7F7D">
        <w:rPr>
          <w:rFonts w:cs="Times New Roman"/>
          <w:i/>
          <w:iCs/>
        </w:rPr>
        <w:t>a</w:t>
      </w:r>
      <w:r w:rsidR="00971FC9">
        <w:rPr>
          <w:rFonts w:cs="Times New Roman"/>
          <w:i/>
          <w:iCs/>
        </w:rPr>
        <w:t>mo</w:t>
      </w:r>
      <w:r w:rsidRPr="007D7F7D">
        <w:rPr>
          <w:rFonts w:cs="Times New Roman"/>
        </w:rPr>
        <w:t>) or crystalline (</w:t>
      </w:r>
      <w:r w:rsidRPr="007D7F7D">
        <w:rPr>
          <w:rFonts w:cs="Times New Roman"/>
          <w:i/>
          <w:iCs/>
        </w:rPr>
        <w:t>c</w:t>
      </w:r>
      <w:r w:rsidR="00971FC9">
        <w:rPr>
          <w:rFonts w:cs="Times New Roman"/>
          <w:i/>
          <w:iCs/>
        </w:rPr>
        <w:t>ry</w:t>
      </w:r>
      <w:r w:rsidRPr="007D7F7D">
        <w:rPr>
          <w:rFonts w:cs="Times New Roman"/>
        </w:rPr>
        <w:t>)</w:t>
      </w:r>
      <w:r w:rsidR="00CF7180">
        <w:rPr>
          <w:rFonts w:cs="Times New Roman"/>
        </w:rPr>
        <w:t xml:space="preserve"> phase</w:t>
      </w:r>
      <w:r w:rsidRPr="007D7F7D">
        <w:rPr>
          <w:rFonts w:cs="Times New Roman"/>
        </w:rPr>
        <w:t>. Dispersive models, such as Tauc-Lorentz or multi-oscillator fits</w:t>
      </w:r>
      <w:r>
        <w:rPr>
          <w:rFonts w:eastAsia="MS Mincho" w:cs="Times New Roman"/>
          <w:color w:val="000000"/>
        </w:rPr>
        <w:t xml:space="preserve"> are often used to represent the measured </w:t>
      </w:r>
      <w:r w:rsidRPr="007D7F7D">
        <w:rPr>
          <w:rFonts w:cs="Times New Roman"/>
          <w:i/>
          <w:iCs/>
        </w:rPr>
        <w:t>n</w:t>
      </w:r>
      <w:r w:rsidRPr="007D7F7D">
        <w:rPr>
          <w:rFonts w:cs="Times New Roman"/>
          <w:i/>
          <w:iCs/>
          <w:vertAlign w:val="subscript"/>
        </w:rPr>
        <w:t>p</w:t>
      </w:r>
      <w:r w:rsidRPr="007D7F7D">
        <w:rPr>
          <w:rFonts w:cs="Times New Roman"/>
        </w:rPr>
        <w:t xml:space="preserve"> and </w:t>
      </w:r>
      <w:r w:rsidRPr="007D7F7D">
        <w:rPr>
          <w:rFonts w:cs="Times New Roman"/>
          <w:i/>
          <w:iCs/>
        </w:rPr>
        <w:t>k</w:t>
      </w:r>
      <w:r w:rsidRPr="007D7F7D">
        <w:rPr>
          <w:rFonts w:cs="Times New Roman"/>
          <w:i/>
          <w:iCs/>
          <w:vertAlign w:val="subscript"/>
        </w:rPr>
        <w:t>p</w:t>
      </w:r>
      <w:r w:rsidRPr="007D7F7D">
        <w:rPr>
          <w:rFonts w:cs="Times New Roman"/>
        </w:rPr>
        <w:t xml:space="preserve"> over the spectral range of interest. However, in this work, linear interpolation </w:t>
      </w:r>
      <w:r w:rsidR="00CF7180">
        <w:rPr>
          <w:rFonts w:cs="Times New Roman"/>
        </w:rPr>
        <w:t>i</w:t>
      </w:r>
      <w:r w:rsidRPr="007D7F7D">
        <w:rPr>
          <w:rFonts w:cs="Times New Roman"/>
        </w:rPr>
        <w:t>s used because all the dataset</w:t>
      </w:r>
      <w:r>
        <w:rPr>
          <w:rFonts w:eastAsia="MS Mincho" w:cs="Times New Roman"/>
          <w:color w:val="000000"/>
        </w:rPr>
        <w:t>s used ha</w:t>
      </w:r>
      <w:r w:rsidR="00CF7180">
        <w:rPr>
          <w:rFonts w:cs="Times New Roman"/>
        </w:rPr>
        <w:t>ve</w:t>
      </w:r>
      <w:r w:rsidRPr="007D7F7D">
        <w:rPr>
          <w:rFonts w:cs="Times New Roman"/>
        </w:rPr>
        <w:t xml:space="preserve"> measurement interval of less than 4 nm. Figure 1 shows their </w:t>
      </w:r>
      <w:r w:rsidR="00971FC9">
        <w:rPr>
          <w:rFonts w:cs="Times New Roman"/>
        </w:rPr>
        <w:t>complex refractive indices</w:t>
      </w:r>
      <w:r w:rsidRPr="007D7F7D">
        <w:rPr>
          <w:rFonts w:cs="Times New Roman"/>
        </w:rPr>
        <w:t xml:space="preserve"> from 300 to 1700 nm using </w:t>
      </w:r>
      <w:r>
        <w:rPr>
          <w:rFonts w:eastAsia="MS Mincho" w:cs="Times New Roman"/>
          <w:color w:val="000000"/>
        </w:rPr>
        <w:t xml:space="preserve">the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007D6D4F">
        <w:rPr>
          <w:rFonts w:cs="Times New Roman"/>
        </w:rPr>
        <w:t xml:space="preserve">, </w:t>
      </w:r>
      <w:r>
        <w:rPr>
          <w:rFonts w:eastAsia="MS Mincho" w:cs="Times New Roman"/>
          <w:color w:val="000000"/>
        </w:rPr>
        <w:t xml:space="preserve">where </w:t>
      </w:r>
      <w:r w:rsidR="007D6D4F">
        <w:rPr>
          <w:rFonts w:cs="Times New Roman"/>
        </w:rPr>
        <w:t>the</w:t>
      </w:r>
      <w:r w:rsidR="007D6D4F" w:rsidRPr="007D7F7D">
        <w:rPr>
          <w:rFonts w:cs="Times New Roman"/>
        </w:rPr>
        <w:t xml:space="preserve"> complex refractive indices at 1064 nm are </w:t>
      </w:r>
      <w:r w:rsidR="007D6D4F" w:rsidRPr="007D7F7D">
        <w:rPr>
          <w:rFonts w:cs="Times New Roman"/>
          <w:i/>
          <w:iCs/>
        </w:rPr>
        <w:t>ñ</w:t>
      </w:r>
      <w:r w:rsidR="007D6D4F" w:rsidRPr="007D7F7D">
        <w:rPr>
          <w:rFonts w:cs="Times New Roman"/>
          <w:i/>
          <w:iCs/>
          <w:vertAlign w:val="subscript"/>
        </w:rPr>
        <w:t>amo</w:t>
      </w:r>
      <w:r w:rsidR="007D6D4F" w:rsidRPr="007D7F7D">
        <w:rPr>
          <w:rFonts w:cs="Times New Roman"/>
          <w:i/>
          <w:iCs/>
        </w:rPr>
        <w:t xml:space="preserve"> = </w:t>
      </w:r>
      <w:r w:rsidR="007D6D4F" w:rsidRPr="007D7F7D">
        <w:rPr>
          <w:rFonts w:cs="Times New Roman"/>
        </w:rPr>
        <w:t xml:space="preserve">3.370 + 0.000i and </w:t>
      </w:r>
      <w:r w:rsidR="007D6D4F" w:rsidRPr="007D7F7D">
        <w:rPr>
          <w:rFonts w:cs="Times New Roman"/>
          <w:i/>
          <w:iCs/>
        </w:rPr>
        <w:t>ñ</w:t>
      </w:r>
      <w:r w:rsidR="007D6D4F" w:rsidRPr="007D7F7D">
        <w:rPr>
          <w:rFonts w:cs="Times New Roman"/>
          <w:i/>
          <w:iCs/>
          <w:vertAlign w:val="subscript"/>
        </w:rPr>
        <w:t>cry</w:t>
      </w:r>
      <w:r w:rsidR="007D6D4F" w:rsidRPr="007D7F7D">
        <w:rPr>
          <w:rFonts w:cs="Times New Roman"/>
          <w:i/>
          <w:iCs/>
        </w:rPr>
        <w:t xml:space="preserve"> = </w:t>
      </w:r>
      <w:r w:rsidR="007D6D4F" w:rsidRPr="007D7F7D">
        <w:rPr>
          <w:rFonts w:cs="Times New Roman"/>
        </w:rPr>
        <w:t>4.308 + 0.010i.</w:t>
      </w:r>
      <w:r w:rsidRPr="007D7F7D">
        <w:rPr>
          <w:rFonts w:cs="Times New Roman"/>
        </w:rPr>
        <w:t xml:space="preserve"> </w:t>
      </w:r>
      <w:r w:rsidR="007D6D4F">
        <w:rPr>
          <w:rFonts w:cs="Times New Roman"/>
        </w:rPr>
        <w:t>The b</w:t>
      </w:r>
      <w:r w:rsidRPr="007D7F7D">
        <w:rPr>
          <w:rFonts w:cs="Times New Roman"/>
        </w:rPr>
        <w:t xml:space="preserve">lue lines represent </w:t>
      </w:r>
      <w:r>
        <w:rPr>
          <w:rFonts w:eastAsia="MS Mincho" w:cs="Times New Roman"/>
          <w:color w:val="000000"/>
        </w:rPr>
        <w:t>real refractive index (</w:t>
      </w:r>
      <w:r w:rsidRPr="007D7F7D">
        <w:rPr>
          <w:rFonts w:cs="Times New Roman"/>
          <w:i/>
          <w:iCs/>
        </w:rPr>
        <w:t>n</w:t>
      </w:r>
      <w:r w:rsidRPr="007D7F7D">
        <w:rPr>
          <w:rFonts w:cs="Times New Roman"/>
        </w:rPr>
        <w:t xml:space="preserve">) and </w:t>
      </w:r>
      <w:r>
        <w:rPr>
          <w:rFonts w:eastAsia="MS Mincho" w:cs="Times New Roman"/>
          <w:color w:val="000000"/>
        </w:rPr>
        <w:t>the red lines represent imaginary extinction coefficient (</w:t>
      </w:r>
      <w:r w:rsidRPr="007D7F7D">
        <w:rPr>
          <w:rFonts w:cs="Times New Roman"/>
          <w:i/>
          <w:iCs/>
        </w:rPr>
        <w:t>k</w:t>
      </w:r>
      <w:r w:rsidRPr="007D7F7D">
        <w:rPr>
          <w:rFonts w:cs="Times New Roman"/>
        </w:rPr>
        <w:t>). In amorphous phase</w:t>
      </w:r>
      <w:r w:rsidR="0096484D">
        <w:rPr>
          <w:rFonts w:cs="Times New Roman"/>
        </w:rPr>
        <w:t xml:space="preserve">, </w:t>
      </w:r>
      <w:r w:rsidRPr="007D7F7D">
        <w:rPr>
          <w:rFonts w:cs="Times New Roman"/>
        </w:rPr>
        <w:t xml:space="preserve">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w:t>
      </w:r>
      <w:r w:rsidR="0073173D" w:rsidRPr="007D7F7D">
        <w:rPr>
          <w:rFonts w:cs="Times New Roman"/>
        </w:rPr>
        <w:t>nm</w:t>
      </w:r>
      <w:r w:rsidR="0073173D">
        <w:rPr>
          <w:rFonts w:eastAsia="MS Mincho" w:cs="Times New Roman"/>
          <w:color w:val="000000"/>
        </w:rPr>
        <w:t xml:space="preserve"> and</w:t>
      </w:r>
      <w:r>
        <w:rPr>
          <w:rFonts w:eastAsia="MS Mincho" w:cs="Times New Roman"/>
          <w:color w:val="000000"/>
        </w:rPr>
        <w:t xml:space="preserve"> drop</w:t>
      </w:r>
      <w:r w:rsidRPr="007D7F7D">
        <w:rPr>
          <w:rFonts w:cs="Times New Roman"/>
        </w:rPr>
        <w:t xml:space="preserve">s to zero at </w:t>
      </w:r>
      <w:r w:rsidR="0073173D">
        <w:rPr>
          <w:rFonts w:cs="Times New Roman"/>
        </w:rPr>
        <w:t>~</w:t>
      </w:r>
      <w:r w:rsidRPr="007D7F7D">
        <w:rPr>
          <w:rFonts w:cs="Times New Roman"/>
        </w:rPr>
        <w:t xml:space="preserve">850 nm. In the crystalline phase, the refractive index at the UV wavelengths </w:t>
      </w:r>
      <w:r w:rsidR="0073173D">
        <w:rPr>
          <w:rFonts w:cs="Times New Roman"/>
        </w:rPr>
        <w:t>is</w:t>
      </w:r>
      <w:r w:rsidRPr="007D7F7D">
        <w:rPr>
          <w:rFonts w:cs="Times New Roman"/>
        </w:rPr>
        <w:t xml:space="preserve"> </w:t>
      </w:r>
      <w:r w:rsidR="0073173D">
        <w:rPr>
          <w:rFonts w:cs="Times New Roman"/>
        </w:rPr>
        <w:t>around</w:t>
      </w:r>
      <w:r w:rsidRPr="007D7F7D">
        <w:rPr>
          <w:rFonts w:cs="Times New Roman"/>
        </w:rPr>
        <w:t xml:space="preserve"> the same value as </w:t>
      </w:r>
      <w:r w:rsidR="0073173D">
        <w:rPr>
          <w:rFonts w:cs="Times New Roman"/>
        </w:rPr>
        <w:t>the</w:t>
      </w:r>
      <w:r w:rsidRPr="007D7F7D">
        <w:rPr>
          <w:rFonts w:cs="Times New Roman"/>
        </w:rPr>
        <w:t xml:space="preserve"> </w:t>
      </w:r>
      <w:r>
        <w:rPr>
          <w:rFonts w:eastAsia="MS Mincho" w:cs="Times New Roman"/>
          <w:color w:val="000000"/>
        </w:rPr>
        <w:t>amorphous phase but reache</w:t>
      </w:r>
      <w:r w:rsidRPr="007D7F7D">
        <w:rPr>
          <w:rFonts w:cs="Times New Roman"/>
        </w:rPr>
        <w:t xml:space="preserve">s a higher peak of ~5.1 at around 660 nm; it then drops to a stable </w:t>
      </w:r>
      <w:r w:rsidR="008A3ED4">
        <w:rPr>
          <w:rFonts w:cs="Times New Roman"/>
        </w:rPr>
        <w:t xml:space="preserve">value </w:t>
      </w:r>
      <w:r w:rsidRPr="007D7F7D">
        <w:rPr>
          <w:rFonts w:cs="Times New Roman"/>
        </w:rPr>
        <w:t xml:space="preserve">of ~4.1 in the NIR spectrum. The </w:t>
      </w:r>
      <w:r w:rsidR="008A3ED4">
        <w:rPr>
          <w:rFonts w:cs="Times New Roman"/>
        </w:rPr>
        <w:t xml:space="preserve">absorption </w:t>
      </w:r>
      <w:r w:rsidRPr="007D7F7D">
        <w:rPr>
          <w:rFonts w:cs="Times New Roman"/>
        </w:rPr>
        <w:t xml:space="preserve">index of </w:t>
      </w:r>
      <w:r>
        <w:rPr>
          <w:rFonts w:eastAsia="MS Mincho" w:cs="Times New Roman"/>
          <w:color w:val="000000"/>
        </w:rPr>
        <w:t>crystalline phase peak</w:t>
      </w:r>
      <w:r w:rsidR="008A3ED4">
        <w:rPr>
          <w:rFonts w:eastAsia="MS Mincho" w:cs="Times New Roman"/>
          <w:color w:val="000000"/>
        </w:rPr>
        <w:t>s</w:t>
      </w:r>
      <w:r>
        <w:rPr>
          <w:rFonts w:eastAsia="MS Mincho" w:cs="Times New Roman"/>
          <w:color w:val="000000"/>
        </w:rPr>
        <w:t xml:space="preserve"> at </w:t>
      </w:r>
      <w:r w:rsidR="0073173D">
        <w:rPr>
          <w:rFonts w:cs="Times New Roman"/>
        </w:rPr>
        <w:t>~</w:t>
      </w:r>
      <w:r w:rsidRPr="007D7F7D">
        <w:rPr>
          <w:rFonts w:cs="Times New Roman"/>
        </w:rPr>
        <w:t>3.1 in the near-UV spectrum and rapidly approache</w:t>
      </w:r>
      <w:r w:rsidR="008A3ED4">
        <w:rPr>
          <w:rFonts w:cs="Times New Roman"/>
        </w:rPr>
        <w:t>s</w:t>
      </w:r>
      <w:r w:rsidRPr="007D7F7D">
        <w:rPr>
          <w:rFonts w:cs="Times New Roman"/>
        </w:rPr>
        <w:t xml:space="preserve"> zero above 900 nm.</w:t>
      </w:r>
    </w:p>
    <w:p w14:paraId="7538386A" w14:textId="684C168B" w:rsidR="00FF77D2" w:rsidRDefault="0018058D" w:rsidP="00FF77D2">
      <w:pPr>
        <w:pStyle w:val="10BodySubsequentParagraph"/>
        <w:rPr>
          <w:rFonts w:cs="Times New Roman"/>
        </w:rPr>
      </w:pPr>
      <w:r w:rsidRPr="007D7F7D">
        <w:rPr>
          <w:rFonts w:cs="Times New Roman"/>
        </w:rPr>
        <w:t>The refractive index contrasts (</w:t>
      </w:r>
      <w:r w:rsidRPr="00E03C74">
        <w:rPr>
          <w:rFonts w:cs="Times New Roman"/>
        </w:rPr>
        <w:t>Δ</w:t>
      </w:r>
      <w:r w:rsidRPr="007D7F7D">
        <w:rPr>
          <w:rFonts w:cs="Times New Roman"/>
          <w:i/>
          <w:iCs/>
        </w:rPr>
        <w:t>n = n</w:t>
      </w:r>
      <w:r w:rsidRPr="007D7F7D">
        <w:rPr>
          <w:rFonts w:cs="Times New Roman"/>
          <w:i/>
          <w:iCs/>
          <w:vertAlign w:val="subscript"/>
        </w:rPr>
        <w:t>c</w:t>
      </w:r>
      <w:r w:rsidRPr="007D7F7D">
        <w:rPr>
          <w:rFonts w:cs="Times New Roman"/>
          <w:i/>
          <w:iCs/>
        </w:rPr>
        <w:t xml:space="preserve"> - n</w:t>
      </w:r>
      <w:r w:rsidRPr="007D7F7D">
        <w:rPr>
          <w:rFonts w:cs="Times New Roman"/>
          <w:i/>
          <w:iCs/>
          <w:vertAlign w:val="subscript"/>
        </w:rPr>
        <w:t>a</w:t>
      </w:r>
      <w:r w:rsidRPr="007D7F7D">
        <w:rPr>
          <w:rFonts w:cs="Times New Roman"/>
        </w:rPr>
        <w:t xml:space="preserve">) are large and stable from the visible through IR spectra, and the extinction coefficients are large in the near-UV </w:t>
      </w:r>
      <w:r>
        <w:rPr>
          <w:rFonts w:eastAsia="MS Mincho" w:cs="Times New Roman"/>
          <w:color w:val="000000"/>
        </w:rPr>
        <w:t>region but fall</w:t>
      </w:r>
      <w:r w:rsidRPr="007D7F7D">
        <w:rPr>
          <w:rFonts w:cs="Times New Roman"/>
        </w:rPr>
        <w:t xml:space="preserve"> to zero around </w:t>
      </w:r>
      <w:r>
        <w:rPr>
          <w:rFonts w:eastAsia="MS Mincho" w:cs="Times New Roman"/>
          <w:color w:val="000000"/>
        </w:rPr>
        <w:t xml:space="preserve">the NIR spectrum for both phases, with the crystalline phase exhibiting higher absorption in the visible spectrum. </w:t>
      </w:r>
      <w:r w:rsidRPr="007D7F7D">
        <w:rPr>
          <w:rFonts w:cs="Times New Roman"/>
        </w:rPr>
        <w:t>Thus, when compared to other PCMs,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several advantages when operating in </w:t>
      </w:r>
      <w:r>
        <w:rPr>
          <w:rFonts w:eastAsia="MS Mincho" w:cs="Times New Roman"/>
          <w:color w:val="000000"/>
        </w:rPr>
        <w:t xml:space="preserve">the NIR and IR wavelengths. The large </w:t>
      </w:r>
      <w:r w:rsidRPr="00E03C74">
        <w:rPr>
          <w:rFonts w:cs="Times New Roman"/>
        </w:rPr>
        <w:t>Δ</w:t>
      </w:r>
      <w:r w:rsidRPr="007D7F7D">
        <w:rPr>
          <w:rFonts w:cs="Times New Roman"/>
          <w:i/>
          <w:iCs/>
        </w:rPr>
        <w:t>n</w:t>
      </w:r>
      <w:r w:rsidRPr="007D7F7D">
        <w:rPr>
          <w:rFonts w:cs="Times New Roman"/>
        </w:rPr>
        <w:t xml:space="preserve"> and low </w:t>
      </w:r>
      <w:r w:rsidRPr="007D7F7D">
        <w:rPr>
          <w:rFonts w:cs="Times New Roman"/>
          <w:i/>
          <w:iCs/>
        </w:rPr>
        <w:t>k</w:t>
      </w:r>
      <w:r w:rsidRPr="007D7F7D">
        <w:rPr>
          <w:rFonts w:cs="Times New Roman"/>
        </w:rPr>
        <w:t xml:space="preserve"> starting from NIR wavelengths enable a device to operate in two modes with little to no optical loss, </w:t>
      </w:r>
      <w:r>
        <w:rPr>
          <w:rFonts w:eastAsia="MS Mincho" w:cs="Times New Roman"/>
          <w:color w:val="000000"/>
        </w:rPr>
        <w:t xml:space="preserve">and a stable </w:t>
      </w:r>
      <w:r w:rsidR="00E03C74" w:rsidRPr="00E03C74">
        <w:rPr>
          <w:rFonts w:cs="Times New Roman"/>
        </w:rPr>
        <w:t>Δ</w:t>
      </w:r>
      <w:r w:rsidR="00E03C74" w:rsidRPr="007D7F7D">
        <w:rPr>
          <w:rFonts w:cs="Times New Roman"/>
          <w:i/>
          <w:iCs/>
        </w:rPr>
        <w:t>n</w:t>
      </w:r>
      <w:r w:rsidR="00E03C74" w:rsidRPr="007D7F7D">
        <w:rPr>
          <w:rFonts w:cs="Times New Roman"/>
        </w:rPr>
        <w:t xml:space="preserve"> </w:t>
      </w:r>
      <w:r w:rsidRPr="007D7F7D">
        <w:rPr>
          <w:rFonts w:cs="Times New Roman"/>
        </w:rPr>
        <w:t>also helps with broadband designs.</w:t>
      </w:r>
    </w:p>
    <w:p w14:paraId="0A5DF606" w14:textId="77777777" w:rsidR="00257D6C" w:rsidRDefault="00257D6C" w:rsidP="00FF77D2">
      <w:pPr>
        <w:pStyle w:val="10BodySubsequentParagraph"/>
        <w:rPr>
          <w:rFonts w:cs="Times New Roman"/>
        </w:rPr>
      </w:pPr>
    </w:p>
    <w:p w14:paraId="53886C5B" w14:textId="1E75FD57" w:rsidR="00257D6C" w:rsidRPr="007D7F7D" w:rsidRDefault="006346F7" w:rsidP="00257D6C">
      <w:pPr>
        <w:pStyle w:val="11Figure"/>
        <w:rPr>
          <w:rFonts w:cs="Times New Roman"/>
        </w:rPr>
      </w:pPr>
      <w:r>
        <w:rPr>
          <w:noProof/>
        </w:rPr>
        <w:drawing>
          <wp:inline distT="0" distB="0" distL="0" distR="0" wp14:anchorId="37F53FFC" wp14:editId="2B0CA7CA">
            <wp:extent cx="4791710" cy="2695575"/>
            <wp:effectExtent l="0" t="0" r="8890" b="9525"/>
            <wp:docPr id="16123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1710" cy="2695575"/>
                    </a:xfrm>
                    <a:prstGeom prst="rect">
                      <a:avLst/>
                    </a:prstGeom>
                    <a:noFill/>
                    <a:ln>
                      <a:noFill/>
                    </a:ln>
                  </pic:spPr>
                </pic:pic>
              </a:graphicData>
            </a:graphic>
          </wp:inline>
        </w:drawing>
      </w:r>
    </w:p>
    <w:p w14:paraId="33B1D0F3" w14:textId="7F7B0E4A" w:rsidR="00257D6C" w:rsidRPr="00446DC0" w:rsidRDefault="00257D6C" w:rsidP="00257D6C">
      <w:pPr>
        <w:pStyle w:val="12FigureCaptionLong"/>
        <w:rPr>
          <w:cs/>
          <w:lang w:bidi="th-TH"/>
        </w:rPr>
      </w:pPr>
      <w:r w:rsidRPr="007D7F7D">
        <w:rPr>
          <w:rFonts w:cs="Times New Roman"/>
          <w:b/>
          <w:bCs/>
        </w:rPr>
        <w:t>Fig. 1.</w:t>
      </w:r>
      <w:r w:rsidRPr="007D7F7D">
        <w:rPr>
          <w:rFonts w:cs="Times New Roman"/>
        </w:rPr>
        <w:t xml:space="preserve"> Complex refractive index of Sb</w:t>
      </w:r>
      <w:r w:rsidRPr="006573A5">
        <w:rPr>
          <w:rFonts w:cs="Times New Roman"/>
          <w:vertAlign w:val="subscript"/>
        </w:rPr>
        <w:t>2</w:t>
      </w:r>
      <w:r w:rsidRPr="007D7F7D">
        <w:rPr>
          <w:rFonts w:cs="Times New Roman"/>
        </w:rPr>
        <w:t>Se</w:t>
      </w:r>
      <w:r w:rsidRPr="006573A5">
        <w:rPr>
          <w:rFonts w:cs="Times New Roman"/>
          <w:vertAlign w:val="subscript"/>
        </w:rPr>
        <w:t>3</w:t>
      </w:r>
      <w:r w:rsidRPr="007D7F7D">
        <w:rPr>
          <w:rFonts w:cs="Times New Roman"/>
        </w:rPr>
        <w:t xml:space="preserve">. </w:t>
      </w:r>
      <w:r>
        <w:rPr>
          <w:rFonts w:cs="Times New Roman"/>
        </w:rPr>
        <w:t>G</w:t>
      </w:r>
      <w:r w:rsidRPr="007D7F7D">
        <w:rPr>
          <w:rFonts w:cs="Times New Roman"/>
        </w:rPr>
        <w:t xml:space="preserve">raphs are plotted from experimental data </w:t>
      </w:r>
      <w:r>
        <w:rPr>
          <w:rFonts w:cs="Times New Roman"/>
        </w:rPr>
        <w:t>of</w:t>
      </w:r>
      <w:r w:rsidRPr="007D7F7D">
        <w:rPr>
          <w:rFonts w:cs="Times New Roman"/>
        </w:rPr>
        <w:t xml:space="preserve"> </w:t>
      </w:r>
      <w:r w:rsidRPr="007D7F7D">
        <w:rPr>
          <w:rFonts w:cs="Times New Roman"/>
        </w:rPr>
        <w:fldChar w:fldCharType="begin"/>
      </w:r>
      <w:r w:rsidR="002918DC">
        <w:rPr>
          <w:rFonts w:cs="Times New Roman"/>
        </w:rPr>
        <w:instrText xml:space="preserve"> ADDIN EN.CITE &lt;EndNote&gt;&lt;Cite&gt;&lt;Author&gt;Delaney&lt;/Author&gt;&lt;Year&gt;2020&lt;/Year&gt;&lt;RecNum&gt;64&lt;/RecNum&gt;&lt;DisplayText&gt;[18]&lt;/DisplayText&gt;&lt;record&gt;&lt;rec-number&gt;64&lt;/rec-number&gt;&lt;foreign-keys&gt;&lt;key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918DC">
        <w:rPr>
          <w:rFonts w:cs="Times New Roman" w:hint="eastAsia"/>
        </w:rPr>
        <w:instrText>.&lt;/author&gt;&lt;author&gt;Muskens, Otto L.&lt;/author&gt;&lt;/authors&gt;&lt;/contributors&gt;&lt;titles&gt;&lt;title&gt;A New Family of Ultralow Loss Reversible Phase</w:instrText>
      </w:r>
      <w:r w:rsidR="002918DC">
        <w:rPr>
          <w:rFonts w:cs="Times New Roman" w:hint="eastAsia"/>
        </w:rPr>
        <w:instrText>‐</w:instrText>
      </w:r>
      <w:r w:rsidR="002918DC">
        <w:rPr>
          <w:rFonts w:cs="Times New Roman" w:hint="eastAsia"/>
        </w:rPr>
        <w:instrText>Change Materials for Photonic Integrated Circuits: Sb2S3 and Sb2Se3&lt;/title&gt;&lt;secondary-title&gt;Advanced Functional Materials&lt;/se</w:instrText>
      </w:r>
      <w:r w:rsidR="002918DC">
        <w:rPr>
          <w:rFonts w:cs="Times New Roman"/>
        </w:rPr>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2918DC">
        <w:rPr>
          <w:rFonts w:cs="Times New Roman"/>
          <w:noProof/>
        </w:rPr>
        <w:t>[18]</w:t>
      </w:r>
      <w:r w:rsidRPr="007D7F7D">
        <w:rPr>
          <w:rFonts w:cs="Times New Roman"/>
        </w:rPr>
        <w:fldChar w:fldCharType="end"/>
      </w:r>
      <w:r w:rsidRPr="007D7F7D">
        <w:rPr>
          <w:rFonts w:cs="Times New Roman"/>
        </w:rPr>
        <w:t>.</w:t>
      </w:r>
    </w:p>
    <w:p w14:paraId="5E35DDBC" w14:textId="77777777" w:rsidR="00257D6C" w:rsidRPr="007D7F7D" w:rsidRDefault="00257D6C" w:rsidP="00FF77D2">
      <w:pPr>
        <w:pStyle w:val="10BodySubsequentParagraph"/>
        <w:rPr>
          <w:rFonts w:cs="Times New Roman"/>
        </w:rPr>
      </w:pPr>
    </w:p>
    <w:p w14:paraId="6FE8A840" w14:textId="4E9EEB3D" w:rsidR="0034523F" w:rsidRPr="007D7F7D" w:rsidRDefault="0018058D" w:rsidP="008C1DFB">
      <w:pPr>
        <w:pStyle w:val="08SectionHeader2"/>
        <w:rPr>
          <w:rFonts w:ascii="Times New Roman" w:hAnsi="Times New Roman" w:cs="Times New Roman"/>
        </w:rPr>
      </w:pPr>
      <w:r w:rsidRPr="007D7F7D">
        <w:rPr>
          <w:rFonts w:ascii="Times New Roman" w:hAnsi="Times New Roman" w:cs="Times New Roman"/>
        </w:rPr>
        <w:t>2.2 Single-layer antireflection design</w:t>
      </w:r>
    </w:p>
    <w:p w14:paraId="7C685EF5" w14:textId="64E703F1" w:rsidR="0034523F" w:rsidRPr="007D7F7D" w:rsidRDefault="0051665D" w:rsidP="0051665D">
      <w:pPr>
        <w:pStyle w:val="09BodyFirstParagraph"/>
        <w:rPr>
          <w:rFonts w:cs="Times New Roman"/>
        </w:rPr>
      </w:pPr>
      <w:r>
        <w:rPr>
          <w:rFonts w:cs="Times New Roman"/>
        </w:rPr>
        <w:t xml:space="preserve">The goal of designing most optical devices is to either create antireflection or high-reflection conditions. For </w:t>
      </w:r>
      <w:r w:rsidR="008A3ED4">
        <w:rPr>
          <w:rFonts w:cs="Times New Roman"/>
        </w:rPr>
        <w:t xml:space="preserve">a </w:t>
      </w:r>
      <w:r>
        <w:rPr>
          <w:rFonts w:cs="Times New Roman"/>
        </w:rPr>
        <w:t xml:space="preserve">two-mode optical device, such as </w:t>
      </w:r>
      <w:r w:rsidR="008A3ED4">
        <w:rPr>
          <w:rFonts w:cs="Times New Roman"/>
        </w:rPr>
        <w:t xml:space="preserve">a </w:t>
      </w:r>
      <w:r>
        <w:rPr>
          <w:rFonts w:cs="Times New Roman"/>
        </w:rPr>
        <w:t xml:space="preserve">transmittance tunable filter, we </w:t>
      </w:r>
      <w:r w:rsidR="00E34547">
        <w:rPr>
          <w:rFonts w:cs="Times New Roman"/>
        </w:rPr>
        <w:t xml:space="preserve">can </w:t>
      </w:r>
      <w:r w:rsidRPr="007D7F7D">
        <w:rPr>
          <w:rFonts w:cs="Times New Roman"/>
        </w:rPr>
        <w:t xml:space="preserve">consider </w:t>
      </w:r>
      <w:r w:rsidR="00E34547">
        <w:rPr>
          <w:rFonts w:cs="Times New Roman"/>
        </w:rPr>
        <w:t>the reflection</w:t>
      </w:r>
      <w:r w:rsidRPr="007D7F7D">
        <w:rPr>
          <w:rFonts w:cs="Times New Roman"/>
        </w:rPr>
        <w:t xml:space="preserve"> in the ON mode</w:t>
      </w:r>
      <w:r w:rsidRPr="0051665D">
        <w:rPr>
          <w:rFonts w:cs="Times New Roman"/>
        </w:rPr>
        <w:t xml:space="preserve"> </w:t>
      </w:r>
      <w:r w:rsidRPr="007D7F7D">
        <w:rPr>
          <w:rFonts w:cs="Times New Roman"/>
        </w:rPr>
        <w:t>first</w:t>
      </w:r>
      <w:r>
        <w:rPr>
          <w:rFonts w:cs="Times New Roman"/>
        </w:rPr>
        <w:t>,</w:t>
      </w:r>
      <w:r w:rsidRPr="007D7F7D">
        <w:rPr>
          <w:rFonts w:cs="Times New Roman"/>
        </w:rPr>
        <w:t xml:space="preserve"> and then the reflectance contrast </w:t>
      </w:r>
      <w:r w:rsidRPr="00E03C74">
        <w:rPr>
          <w:rFonts w:cs="Times New Roman"/>
        </w:rPr>
        <w:t>Δ</w:t>
      </w:r>
      <w:r w:rsidR="00E34547">
        <w:rPr>
          <w:rFonts w:cs="Times New Roman"/>
          <w:i/>
          <w:iCs/>
        </w:rPr>
        <w:t>R</w:t>
      </w:r>
      <w:r w:rsidRPr="007D7F7D">
        <w:rPr>
          <w:rFonts w:cs="Times New Roman"/>
        </w:rPr>
        <w:t xml:space="preserve"> between </w:t>
      </w:r>
      <w:r>
        <w:rPr>
          <w:rFonts w:eastAsia="MS Mincho" w:cs="Times New Roman"/>
          <w:color w:val="000000"/>
        </w:rPr>
        <w:t xml:space="preserve">the </w:t>
      </w:r>
      <w:r>
        <w:rPr>
          <w:rFonts w:eastAsia="MS Mincho" w:cs="Times New Roman"/>
          <w:color w:val="000000"/>
        </w:rPr>
        <w:lastRenderedPageBreak/>
        <w:t xml:space="preserve">ON and OFF modes. </w:t>
      </w:r>
      <w:r w:rsidRPr="007D7F7D">
        <w:rPr>
          <w:rFonts w:cs="Times New Roman"/>
        </w:rPr>
        <w:t xml:space="preserve">The simplest antireflection </w:t>
      </w:r>
      <w:r w:rsidR="00E34547">
        <w:rPr>
          <w:rFonts w:cs="Times New Roman"/>
        </w:rPr>
        <w:t xml:space="preserve">from a planar thin-film design </w:t>
      </w:r>
      <w:r w:rsidRPr="007D7F7D">
        <w:rPr>
          <w:rFonts w:cs="Times New Roman"/>
        </w:rPr>
        <w:t xml:space="preserve">is </w:t>
      </w:r>
      <w:r w:rsidR="00E34547">
        <w:rPr>
          <w:rFonts w:cs="Times New Roman"/>
        </w:rPr>
        <w:t xml:space="preserve">one </w:t>
      </w:r>
      <w:r w:rsidRPr="007D7F7D">
        <w:rPr>
          <w:rFonts w:cs="Times New Roman"/>
        </w:rPr>
        <w:t xml:space="preserve">film layer deposited on </w:t>
      </w:r>
      <w:r w:rsidR="00E34547">
        <w:rPr>
          <w:rFonts w:cs="Times New Roman"/>
        </w:rPr>
        <w:t xml:space="preserve">top of a </w:t>
      </w:r>
      <w:r w:rsidRPr="007D7F7D">
        <w:rPr>
          <w:rFonts w:cs="Times New Roman"/>
        </w:rPr>
        <w:t xml:space="preserve">substrate; both the film and </w:t>
      </w:r>
      <w:r>
        <w:rPr>
          <w:rFonts w:eastAsia="MS Mincho" w:cs="Times New Roman"/>
          <w:color w:val="000000"/>
        </w:rPr>
        <w:t xml:space="preserve">the substrate should have </w:t>
      </w:r>
      <w:r w:rsidR="00E34547">
        <w:rPr>
          <w:rFonts w:cs="Times New Roman"/>
        </w:rPr>
        <w:t>zero</w:t>
      </w:r>
      <w:r w:rsidRPr="007D7F7D">
        <w:rPr>
          <w:rFonts w:cs="Times New Roman"/>
        </w:rPr>
        <w:t xml:space="preserve"> </w:t>
      </w:r>
      <w:r w:rsidR="00E34547">
        <w:rPr>
          <w:rFonts w:cs="Times New Roman"/>
        </w:rPr>
        <w:t>absorption</w:t>
      </w:r>
      <w:r w:rsidRPr="007D7F7D">
        <w:rPr>
          <w:rFonts w:cs="Times New Roman"/>
        </w:rPr>
        <w:t xml:space="preserve">. </w:t>
      </w:r>
      <w:r w:rsidR="002C544D">
        <w:rPr>
          <w:rFonts w:cs="Times New Roman"/>
        </w:rPr>
        <w:t xml:space="preserve">The diagram in the top right corner of Fig. 2 shows that a single-layer film reflects light at two interfaces: the bottom interface between </w:t>
      </w:r>
      <w:r>
        <w:rPr>
          <w:rFonts w:eastAsia="MS Mincho" w:cs="Times New Roman"/>
          <w:color w:val="000000"/>
        </w:rPr>
        <w:t>the film and substrate (R</w:t>
      </w:r>
      <w:r w:rsidR="002C544D" w:rsidRPr="002C544D">
        <w:rPr>
          <w:rFonts w:cs="Times New Roman"/>
          <w:vertAlign w:val="subscript"/>
        </w:rPr>
        <w:t>1</w:t>
      </w:r>
      <w:r w:rsidR="002C544D">
        <w:rPr>
          <w:rFonts w:cs="Times New Roman"/>
        </w:rPr>
        <w:t xml:space="preserve">) and the top interface between </w:t>
      </w:r>
      <w:r>
        <w:rPr>
          <w:rFonts w:eastAsia="MS Mincho" w:cs="Times New Roman"/>
          <w:color w:val="000000"/>
        </w:rPr>
        <w:t>the air and film (R</w:t>
      </w:r>
      <w:r w:rsidR="002C544D" w:rsidRPr="002C544D">
        <w:rPr>
          <w:rFonts w:cs="Times New Roman"/>
          <w:vertAlign w:val="subscript"/>
        </w:rPr>
        <w:t>2</w:t>
      </w:r>
      <w:r w:rsidR="002C544D">
        <w:rPr>
          <w:rFonts w:cs="Times New Roman"/>
        </w:rPr>
        <w:t xml:space="preserve">). Antireflection occurs </w:t>
      </w:r>
      <w:r w:rsidR="00E34547">
        <w:rPr>
          <w:rFonts w:cs="Times New Roman"/>
        </w:rPr>
        <w:t xml:space="preserve">from the destructive interference between </w:t>
      </w:r>
      <w:r w:rsidRPr="007D7F7D">
        <w:rPr>
          <w:rFonts w:cs="Times New Roman"/>
        </w:rPr>
        <w:t>R</w:t>
      </w:r>
      <w:r w:rsidRPr="007D7F7D">
        <w:rPr>
          <w:rFonts w:cs="Times New Roman"/>
          <w:vertAlign w:val="subscript"/>
        </w:rPr>
        <w:t>1</w:t>
      </w:r>
      <w:r w:rsidRPr="007D7F7D">
        <w:rPr>
          <w:rFonts w:cs="Times New Roman"/>
        </w:rPr>
        <w:t xml:space="preserve"> and R</w:t>
      </w:r>
      <w:r w:rsidRPr="007D7F7D">
        <w:rPr>
          <w:rFonts w:cs="Times New Roman"/>
          <w:vertAlign w:val="subscript"/>
        </w:rPr>
        <w:t>2</w:t>
      </w:r>
      <w:r w:rsidRPr="007D7F7D">
        <w:rPr>
          <w:rFonts w:cs="Times New Roman"/>
        </w:rPr>
        <w:t xml:space="preserve">, </w:t>
      </w:r>
      <w:r w:rsidR="00E34547">
        <w:rPr>
          <w:rFonts w:cs="Times New Roman"/>
        </w:rPr>
        <w:t xml:space="preserve">with a complete AR condition requiring </w:t>
      </w:r>
      <w:r>
        <w:rPr>
          <w:rFonts w:eastAsia="MS Mincho" w:cs="Times New Roman"/>
          <w:color w:val="000000"/>
        </w:rPr>
        <w:t xml:space="preserve">the </w:t>
      </w:r>
      <w:r w:rsidRPr="007D7F7D">
        <w:rPr>
          <w:rFonts w:cs="Times New Roman"/>
        </w:rPr>
        <w:t xml:space="preserve">same amplitude and a phase difference of π radian (optical path length of </w:t>
      </w:r>
      <w:r w:rsidRPr="007D7F7D">
        <w:rPr>
          <w:rFonts w:cs="Times New Roman"/>
          <w:i/>
          <w:iCs/>
        </w:rPr>
        <w:t>λ</w:t>
      </w:r>
      <w:r w:rsidRPr="007D7F7D">
        <w:rPr>
          <w:rFonts w:cs="Times New Roman"/>
        </w:rPr>
        <w:t>/2). Because R</w:t>
      </w:r>
      <w:r w:rsidRPr="007D7F7D">
        <w:rPr>
          <w:rFonts w:cs="Times New Roman"/>
          <w:vertAlign w:val="subscript"/>
        </w:rPr>
        <w:t>1</w:t>
      </w:r>
      <w:r w:rsidRPr="007D7F7D">
        <w:rPr>
          <w:rFonts w:cs="Times New Roman"/>
        </w:rPr>
        <w:t xml:space="preserve"> propagates through </w:t>
      </w:r>
      <w:r>
        <w:rPr>
          <w:rFonts w:eastAsia="MS Mincho" w:cs="Times New Roman"/>
          <w:color w:val="000000"/>
        </w:rPr>
        <w:t>the thin film layer twice (while transmitted down and reflected backup), the optical thickness</w:t>
      </w:r>
      <w:r w:rsidR="00E34547">
        <w:rPr>
          <w:rFonts w:cs="Times New Roman"/>
        </w:rPr>
        <w:t xml:space="preserve"> </w:t>
      </w:r>
      <w:r w:rsidR="00160CF2">
        <w:rPr>
          <w:rFonts w:cs="Times New Roman"/>
        </w:rPr>
        <w:t>(</w:t>
      </w:r>
      <w:r w:rsidR="00160CF2" w:rsidRPr="0098259D">
        <w:rPr>
          <w:rFonts w:cs="Times New Roman"/>
        </w:rPr>
        <w:t>OT</w:t>
      </w:r>
      <w:r w:rsidR="00160CF2">
        <w:rPr>
          <w:rFonts w:cs="Times New Roman"/>
        </w:rPr>
        <w:t xml:space="preserve">) </w:t>
      </w:r>
      <w:r w:rsidR="00E34547">
        <w:rPr>
          <w:rFonts w:cs="Times New Roman"/>
        </w:rPr>
        <w:t>of the film</w:t>
      </w:r>
      <w:r w:rsidRPr="007D7F7D">
        <w:rPr>
          <w:rFonts w:cs="Times New Roman"/>
        </w:rPr>
        <w:t xml:space="preserve"> </w:t>
      </w:r>
      <w:r w:rsidR="00E34547">
        <w:rPr>
          <w:rFonts w:cs="Times New Roman"/>
        </w:rPr>
        <w:t xml:space="preserve">only needs to be equal to </w:t>
      </w:r>
      <w:r w:rsidRPr="007D7F7D">
        <w:rPr>
          <w:rFonts w:cs="Times New Roman"/>
        </w:rPr>
        <w:t xml:space="preserve">half of </w:t>
      </w:r>
      <w:r>
        <w:rPr>
          <w:rFonts w:eastAsia="MS Mincho" w:cs="Times New Roman"/>
          <w:color w:val="000000"/>
        </w:rPr>
        <w:t>the optical path</w:t>
      </w:r>
      <w:r w:rsidR="00E34547">
        <w:rPr>
          <w:rFonts w:cs="Times New Roman"/>
        </w:rPr>
        <w:t xml:space="preserve"> length</w:t>
      </w:r>
      <w:r w:rsidR="00160CF2">
        <w:rPr>
          <w:rFonts w:cs="Times New Roman"/>
        </w:rPr>
        <w:t xml:space="preserve">, </w:t>
      </w:r>
      <w:r w:rsidR="00160CF2" w:rsidRPr="0098259D">
        <w:rPr>
          <w:rFonts w:cs="Times New Roman"/>
        </w:rPr>
        <w:t>OT</w:t>
      </w:r>
      <w:r w:rsidR="00656A52">
        <w:rPr>
          <w:rFonts w:cs="Times New Roman"/>
        </w:rPr>
        <w:t xml:space="preserve"> </w:t>
      </w:r>
      <w:r w:rsidR="00160CF2">
        <w:rPr>
          <w:rFonts w:cs="Times New Roman"/>
        </w:rPr>
        <w:t>=</w:t>
      </w:r>
      <w:r w:rsidRPr="007D7F7D">
        <w:rPr>
          <w:rFonts w:cs="Times New Roman"/>
        </w:rPr>
        <w:t xml:space="preserve"> </w:t>
      </w:r>
      <w:r w:rsidRPr="007D7F7D">
        <w:rPr>
          <w:rFonts w:cs="Times New Roman"/>
          <w:i/>
          <w:iCs/>
        </w:rPr>
        <w:t>λ</w:t>
      </w:r>
      <w:r w:rsidRPr="007D7F7D">
        <w:rPr>
          <w:rFonts w:cs="Times New Roman"/>
        </w:rPr>
        <w:t>/4</w:t>
      </w:r>
      <w:r w:rsidR="00160CF2" w:rsidRPr="00656A52">
        <w:rPr>
          <w:rFonts w:cs="Times New Roman"/>
        </w:rPr>
        <w:t>,</w:t>
      </w:r>
      <w:r w:rsidR="00656A52">
        <w:rPr>
          <w:rFonts w:cs="Times New Roman"/>
        </w:rPr>
        <w:t xml:space="preserve"> this </w:t>
      </w:r>
      <w:r w:rsidRPr="007D7F7D">
        <w:rPr>
          <w:rFonts w:cs="Times New Roman"/>
        </w:rPr>
        <w:t xml:space="preserve">also known as quarter-wave optical thickness (QWOT). </w:t>
      </w:r>
      <w:r>
        <w:rPr>
          <w:rFonts w:eastAsia="MS Mincho" w:cs="Times New Roman"/>
          <w:color w:val="000000"/>
        </w:rPr>
        <w:t xml:space="preserve">The </w:t>
      </w:r>
      <w:r w:rsidRPr="007D7F7D">
        <w:rPr>
          <w:rFonts w:cs="Times New Roman"/>
        </w:rPr>
        <w:t xml:space="preserve">optical thickness is related to the physical thickness </w:t>
      </w:r>
      <w:r w:rsidRPr="007D7F7D">
        <w:rPr>
          <w:rFonts w:cs="Times New Roman"/>
          <w:i/>
          <w:iCs/>
        </w:rPr>
        <w:t>t</w:t>
      </w:r>
      <w:r w:rsidRPr="007D7F7D">
        <w:rPr>
          <w:rFonts w:cs="Times New Roman"/>
        </w:rPr>
        <w:t xml:space="preserve"> by</w:t>
      </w:r>
      <w:r w:rsidR="00160CF2">
        <w:rPr>
          <w:rFonts w:cs="Times New Roman"/>
        </w:rPr>
        <w:t xml:space="preserve"> the following equation</w:t>
      </w:r>
      <w:r w:rsidRPr="007D7F7D">
        <w:rPr>
          <w:rFonts w:cs="Times New Roman"/>
        </w:rPr>
        <w:t>:</w:t>
      </w:r>
    </w:p>
    <w:p w14:paraId="68BEBC79" w14:textId="25038AD3" w:rsidR="0034523F" w:rsidRPr="007D7F7D" w:rsidRDefault="0018058D" w:rsidP="0034523F">
      <w:pPr>
        <w:pStyle w:val="13Equation"/>
        <w:rPr>
          <w:rFonts w:cs="Times New Roman"/>
        </w:rPr>
      </w:pPr>
      <w:r w:rsidRPr="007D7F7D">
        <w:rPr>
          <w:rFonts w:cs="Times New Roman"/>
          <w:iCs/>
        </w:rPr>
        <w:tab/>
      </w:r>
      <m:oMath>
        <m:r>
          <m:rPr>
            <m:sty m:val="p"/>
          </m:rPr>
          <w:rPr>
            <w:rFonts w:ascii="Cambria Math" w:hAnsi="Cambria Math" w:cs="Times New Roman"/>
          </w:rPr>
          <m:t>OT(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 </m:t>
        </m:r>
        <m:r>
          <w:rPr>
            <w:rFonts w:ascii="Cambria Math" w:hAnsi="Cambria Math" w:cs="Times New Roman"/>
          </w:rPr>
          <m:t>t</m:t>
        </m:r>
      </m:oMath>
      <w:r w:rsidRPr="007D7F7D">
        <w:rPr>
          <w:rFonts w:cs="Times New Roman"/>
        </w:rPr>
        <w:t>,</w:t>
      </w:r>
      <w:r w:rsidRPr="007D7F7D">
        <w:rPr>
          <w:rFonts w:cs="Times New Roman"/>
        </w:rPr>
        <w:tab/>
        <w:t>(2)</w:t>
      </w:r>
    </w:p>
    <w:p w14:paraId="38C9F882" w14:textId="02AA1AE5"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rPr>
        <w:t>(</w:t>
      </w:r>
      <w:r w:rsidRPr="007D7F7D">
        <w:rPr>
          <w:rFonts w:cs="Times New Roman"/>
          <w:i/>
          <w:iCs/>
        </w:rPr>
        <w:t>λ</w:t>
      </w:r>
      <w:r w:rsidRPr="007D7F7D">
        <w:rPr>
          <w:rFonts w:cs="Times New Roman"/>
        </w:rPr>
        <w:t xml:space="preserve">) is the refractive index of the film at </w:t>
      </w:r>
      <w:r w:rsidRPr="007D7F7D">
        <w:rPr>
          <w:rFonts w:cs="Times New Roman"/>
          <w:i/>
          <w:iCs/>
        </w:rPr>
        <w:t>λ</w:t>
      </w:r>
      <w:r w:rsidRPr="007D7F7D">
        <w:rPr>
          <w:rFonts w:cs="Times New Roman"/>
        </w:rPr>
        <w:t xml:space="preserve">. </w:t>
      </w:r>
      <w:r w:rsidRPr="007D7F7D">
        <w:rPr>
          <w:rFonts w:cs="Times New Roman"/>
          <w:lang w:bidi="th-TH"/>
        </w:rPr>
        <w:t xml:space="preserve">For a </w:t>
      </w:r>
      <w:r w:rsidRPr="007D7F7D">
        <w:rPr>
          <w:rFonts w:cs="Times New Roman"/>
        </w:rPr>
        <w:t xml:space="preserve">single-layer AR device, the thin-film physical thickness </w:t>
      </w:r>
      <w:r w:rsidRPr="007D7F7D">
        <w:rPr>
          <w:rFonts w:cs="Times New Roman"/>
          <w:i/>
          <w:iCs/>
        </w:rPr>
        <w:t>t</w:t>
      </w:r>
      <w:r w:rsidRPr="007D7F7D">
        <w:rPr>
          <w:rFonts w:cs="Times New Roman"/>
        </w:rPr>
        <w:t xml:space="preserve"> must be</w:t>
      </w:r>
    </w:p>
    <w:p w14:paraId="60E02CCA" w14:textId="2F3F8899" w:rsidR="0034523F" w:rsidRPr="007D7F7D" w:rsidRDefault="0018058D" w:rsidP="003F5BBB">
      <w:pPr>
        <w:pStyle w:val="13Equation"/>
        <w:rPr>
          <w:rFonts w:cs="Times New Roman"/>
        </w:rPr>
      </w:pPr>
      <w:r w:rsidRPr="007D7F7D">
        <w:rPr>
          <w:rFonts w:cs="Times New Roman"/>
          <w:iCs/>
        </w:rPr>
        <w:tab/>
      </w: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OT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f>
              <m:fPr>
                <m:type m:val="skw"/>
                <m:ctrlPr>
                  <w:rPr>
                    <w:rFonts w:ascii="Cambria Math" w:hAnsi="Cambria Math" w:cs="Times New Roman"/>
                  </w:rPr>
                </m:ctrlPr>
              </m:fPr>
              <m:num>
                <m:r>
                  <w:rPr>
                    <w:rFonts w:ascii="Cambria Math" w:hAnsi="Cambria Math" w:cs="Times New Roman"/>
                  </w:rPr>
                  <m:t>λ</m:t>
                </m:r>
              </m:num>
              <m:den>
                <m:r>
                  <m:rPr>
                    <m:sty m:val="p"/>
                  </m:rPr>
                  <w:rPr>
                    <w:rFonts w:ascii="Cambria Math" w:hAnsi="Cambria Math" w:cs="Times New Roman"/>
                  </w:rPr>
                  <m:t>4</m:t>
                </m:r>
              </m:den>
            </m:f>
          </m:num>
          <m:den>
            <m:r>
              <w:rPr>
                <w:rFonts w:ascii="Cambria Math" w:hAnsi="Cambria Math" w:cs="Times New Roman"/>
              </w:rPr>
              <m:t>n</m:t>
            </m:r>
          </m:den>
        </m:f>
      </m:oMath>
      <w:r w:rsidR="002A1146">
        <w:rPr>
          <w:rFonts w:cs="Times New Roman"/>
        </w:rPr>
        <w:t>.</w:t>
      </w:r>
      <w:r w:rsidRPr="007D7F7D">
        <w:rPr>
          <w:rFonts w:cs="Times New Roman"/>
        </w:rPr>
        <w:tab/>
        <w:t>(3)</w:t>
      </w:r>
    </w:p>
    <w:p w14:paraId="317E2B0D" w14:textId="523D178E" w:rsidR="0034523F" w:rsidRPr="007D7F7D" w:rsidRDefault="0018058D" w:rsidP="0034523F">
      <w:pPr>
        <w:pStyle w:val="10BodySubsequentParagraph"/>
        <w:rPr>
          <w:rFonts w:cs="Times New Roman"/>
        </w:rPr>
      </w:pPr>
      <w:r w:rsidRPr="007D7F7D">
        <w:rPr>
          <w:rFonts w:cs="Times New Roman"/>
        </w:rPr>
        <w:t xml:space="preserve">Another method for calculating the thickness required for </w:t>
      </w:r>
      <w:r>
        <w:rPr>
          <w:rFonts w:eastAsia="MS Mincho" w:cs="Times New Roman"/>
          <w:color w:val="000000"/>
        </w:rPr>
        <w:t xml:space="preserve">the AR condition is to consider the reflection of the device.  The reflectance </w:t>
      </w:r>
      <w:r w:rsidRPr="007D7F7D">
        <w:rPr>
          <w:rFonts w:cs="Times New Roman"/>
          <w:i/>
          <w:iCs/>
        </w:rPr>
        <w:t>R</w:t>
      </w:r>
      <w:r w:rsidRPr="007D7F7D">
        <w:rPr>
          <w:rFonts w:cs="Times New Roman"/>
        </w:rPr>
        <w:t xml:space="preserve"> of </w:t>
      </w:r>
      <w:r w:rsidR="00656A52">
        <w:rPr>
          <w:rFonts w:cs="Times New Roman"/>
        </w:rPr>
        <w:t>only the</w:t>
      </w:r>
      <w:r w:rsidRPr="007D7F7D">
        <w:rPr>
          <w:rFonts w:cs="Times New Roman"/>
        </w:rPr>
        <w:t xml:space="preserve"> substrate is related to the Fresnel coefficient </w:t>
      </w:r>
      <w:r w:rsidRPr="007D7F7D">
        <w:rPr>
          <w:rFonts w:cs="Times New Roman"/>
          <w:i/>
          <w:iCs/>
        </w:rPr>
        <w:t>r</w:t>
      </w:r>
      <w:r w:rsidR="00656A52">
        <w:rPr>
          <w:rFonts w:cs="Times New Roman"/>
        </w:rPr>
        <w:t xml:space="preserve"> by</w:t>
      </w:r>
    </w:p>
    <w:p w14:paraId="7487787A" w14:textId="00713DCB"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(4)</w:t>
      </w:r>
    </w:p>
    <w:p w14:paraId="51DADC27" w14:textId="52C0FDD0" w:rsidR="0034523F" w:rsidRPr="007D7F7D" w:rsidRDefault="0018058D"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 xml:space="preserve">a </w:t>
      </w:r>
      <w:r w:rsidRPr="007D7F7D">
        <w:rPr>
          <w:rFonts w:cs="Times New Roman"/>
        </w:rPr>
        <w:t xml:space="preserve">is </w:t>
      </w:r>
      <w:r>
        <w:rPr>
          <w:rFonts w:eastAsia="MS Mincho" w:cs="Times New Roman"/>
          <w:color w:val="000000"/>
        </w:rPr>
        <w:t>the air refractive index,</w:t>
      </w:r>
      <w:r w:rsidRPr="007D7F7D">
        <w:rPr>
          <w:rFonts w:cs="Times New Roman"/>
          <w:i/>
          <w:iCs/>
        </w:rPr>
        <w:t xml:space="preserve"> </w:t>
      </w:r>
      <w:r w:rsidRPr="007D7F7D">
        <w:rPr>
          <w:rFonts w:cs="Times New Roman"/>
        </w:rPr>
        <w:t xml:space="preserve">and </w:t>
      </w:r>
      <w:r w:rsidRPr="007D7F7D">
        <w:rPr>
          <w:rFonts w:cs="Times New Roman"/>
          <w:i/>
          <w:iCs/>
        </w:rPr>
        <w:t>n</w:t>
      </w:r>
      <w:r w:rsidRPr="007D7F7D">
        <w:rPr>
          <w:rFonts w:cs="Times New Roman"/>
          <w:i/>
          <w:iCs/>
          <w:vertAlign w:val="subscript"/>
        </w:rPr>
        <w:t>s</w:t>
      </w:r>
      <w:r w:rsidRPr="007D7F7D">
        <w:rPr>
          <w:rFonts w:cs="Times New Roman"/>
        </w:rPr>
        <w:t xml:space="preserve"> is the refractive index</w:t>
      </w:r>
      <w:r>
        <w:rPr>
          <w:rFonts w:eastAsia="MS Mincho" w:cs="Times New Roman"/>
          <w:color w:val="000000"/>
        </w:rPr>
        <w:t xml:space="preserve"> of substrate. If a single-layer film </w:t>
      </w:r>
      <w:r w:rsidR="002A1146">
        <w:rPr>
          <w:rFonts w:cs="Times New Roman"/>
        </w:rPr>
        <w:t xml:space="preserve">is placed </w:t>
      </w:r>
      <w:r w:rsidRPr="007D7F7D">
        <w:rPr>
          <w:rFonts w:cs="Times New Roman"/>
        </w:rPr>
        <w:t xml:space="preserve">on top of a substrate, </w:t>
      </w:r>
      <w:r w:rsidR="002A1146">
        <w:rPr>
          <w:rFonts w:cs="Times New Roman"/>
        </w:rPr>
        <w:t xml:space="preserve">the </w:t>
      </w:r>
      <w:r w:rsidRPr="007D7F7D">
        <w:rPr>
          <w:rFonts w:cs="Times New Roman"/>
        </w:rPr>
        <w:t>film</w:t>
      </w:r>
      <w:r w:rsidR="002A1146">
        <w:rPr>
          <w:rFonts w:cs="Times New Roman"/>
        </w:rPr>
        <w:t xml:space="preserve"> and </w:t>
      </w:r>
      <w:r w:rsidRPr="007D7F7D">
        <w:rPr>
          <w:rFonts w:cs="Times New Roman"/>
        </w:rPr>
        <w:t>substrate layer</w:t>
      </w:r>
      <w:r w:rsidR="002A1146">
        <w:rPr>
          <w:rFonts w:cs="Times New Roman"/>
        </w:rPr>
        <w:t>s</w:t>
      </w:r>
      <w:r w:rsidRPr="007D7F7D">
        <w:rPr>
          <w:rFonts w:cs="Times New Roman"/>
        </w:rPr>
        <w:t xml:space="preserve"> can be combine</w:t>
      </w:r>
      <w:r>
        <w:rPr>
          <w:rFonts w:eastAsia="MS Mincho" w:cs="Times New Roman"/>
          <w:color w:val="000000"/>
        </w:rPr>
        <w:t>d into a</w:t>
      </w:r>
      <w:r w:rsidR="00313A2E">
        <w:rPr>
          <w:rFonts w:eastAsia="MS Mincho" w:cs="Times New Roman"/>
          <w:color w:val="000000"/>
        </w:rPr>
        <w:t>n</w:t>
      </w:r>
      <w:r>
        <w:rPr>
          <w:rFonts w:eastAsia="MS Mincho" w:cs="Times New Roman"/>
          <w:color w:val="000000"/>
        </w:rPr>
        <w:t xml:space="preserve"> </w:t>
      </w:r>
      <w:r w:rsidRPr="007D7F7D">
        <w:rPr>
          <w:rFonts w:cs="Times New Roman"/>
        </w:rPr>
        <w:t xml:space="preserve">effective reflectance index </w:t>
      </w:r>
      <w:r w:rsidRPr="007D7F7D">
        <w:rPr>
          <w:rFonts w:cs="Times New Roman"/>
          <w:i/>
          <w:iCs/>
        </w:rPr>
        <w:t>n</w:t>
      </w:r>
      <w:r w:rsidRPr="007D7F7D">
        <w:rPr>
          <w:rFonts w:cs="Times New Roman"/>
          <w:i/>
          <w:iCs/>
          <w:vertAlign w:val="subscript"/>
        </w:rPr>
        <w:t>r</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defined as</w:t>
      </w:r>
    </w:p>
    <w:p w14:paraId="543C92C4" w14:textId="54B9167C"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-i2θ</m:t>
                </m:r>
              </m:sup>
            </m:sSup>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m:t>
                </m:r>
                <m:r>
                  <w:rPr>
                    <w:rFonts w:ascii="Cambria Math" w:hAnsi="Cambria Math" w:cs="Times New Roman"/>
                    <w:vertAlign w:val="subscript"/>
                  </w:rPr>
                  <m:t>i</m:t>
                </m:r>
                <m:r>
                  <m:rPr>
                    <m:sty m:val="p"/>
                  </m:rPr>
                  <w:rPr>
                    <w:rFonts w:ascii="Cambria Math" w:hAnsi="Cambria Math" w:cs="Times New Roman"/>
                    <w:vertAlign w:val="subscript"/>
                  </w:rPr>
                  <m:t>2θ</m:t>
                </m:r>
              </m:sup>
            </m:sSup>
          </m:den>
        </m:f>
      </m:oMath>
      <w:r w:rsidRPr="007D7F7D">
        <w:rPr>
          <w:rFonts w:cs="Times New Roman"/>
        </w:rPr>
        <w:t>,</w:t>
      </w:r>
      <w:r w:rsidRPr="007D7F7D">
        <w:rPr>
          <w:rFonts w:cs="Times New Roman"/>
          <w:vertAlign w:val="subscript"/>
        </w:rPr>
        <w:t xml:space="preserve"> </w:t>
      </w:r>
      <w:r w:rsidRPr="007D7F7D">
        <w:rPr>
          <w:rFonts w:cs="Times New Roman"/>
          <w:vertAlign w:val="subscript"/>
        </w:rPr>
        <w:tab/>
      </w:r>
      <w:r w:rsidRPr="007D7F7D">
        <w:rPr>
          <w:rFonts w:cs="Times New Roman"/>
        </w:rPr>
        <w:t>(5)</w:t>
      </w:r>
    </w:p>
    <w:p w14:paraId="32D757CC" w14:textId="02C93E5A" w:rsidR="0034523F" w:rsidRPr="007D7F7D" w:rsidRDefault="0018058D" w:rsidP="0034523F">
      <w:pPr>
        <w:pStyle w:val="09BodyFirstParagraph"/>
        <w:rPr>
          <w:rFonts w:cs="Times New Roman"/>
          <w:lang w:bidi="th-TH"/>
        </w:rPr>
      </w:pPr>
      <w:r>
        <w:rPr>
          <w:rFonts w:cs="Times New Roman"/>
        </w:rPr>
        <w:t>where</w:t>
      </w:r>
      <w:r w:rsidRPr="007D7F7D">
        <w:rPr>
          <w:rFonts w:cs="Times New Roman"/>
        </w:rPr>
        <w:t xml:space="preserve"> </w:t>
      </w:r>
      <w:r w:rsidRPr="007D7F7D">
        <w:rPr>
          <w:rFonts w:cs="Times New Roman"/>
          <w:i/>
          <w:iCs/>
        </w:rPr>
        <w:t>n</w:t>
      </w:r>
      <w:r w:rsidRPr="007D7F7D">
        <w:rPr>
          <w:rFonts w:cs="Times New Roman"/>
          <w:i/>
          <w:iCs/>
          <w:vertAlign w:val="subscript"/>
        </w:rPr>
        <w:t>f</w:t>
      </w:r>
      <w:r w:rsidRPr="007D7F7D">
        <w:rPr>
          <w:rFonts w:cs="Times New Roman"/>
        </w:rPr>
        <w:t xml:space="preserve"> is </w:t>
      </w:r>
      <w:r>
        <w:rPr>
          <w:rFonts w:eastAsia="MS Mincho" w:cs="Times New Roman"/>
          <w:color w:val="000000"/>
        </w:rPr>
        <w:t xml:space="preserve">the film refractive index, </w:t>
      </w:r>
      <w:r w:rsidRPr="007D7F7D">
        <w:rPr>
          <w:rFonts w:cs="Times New Roman"/>
          <w:i/>
          <w:iCs/>
        </w:rPr>
        <w:t>i</w:t>
      </w:r>
      <w:r w:rsidRPr="007D7F7D">
        <w:rPr>
          <w:rFonts w:cs="Times New Roman"/>
        </w:rPr>
        <w:t xml:space="preserve"> is </w:t>
      </w:r>
      <w:r>
        <w:rPr>
          <w:rFonts w:eastAsia="MS Mincho" w:cs="Times New Roman"/>
          <w:color w:val="000000"/>
        </w:rPr>
        <w:t xml:space="preserve">the imaginary unit, and </w:t>
      </w:r>
      <w:r w:rsidRPr="007D7F7D">
        <w:rPr>
          <w:rFonts w:cs="Times New Roman"/>
          <w:i/>
          <w:iCs/>
          <w:lang w:bidi="th-TH"/>
        </w:rPr>
        <w:t>θ</w:t>
      </w:r>
      <w:r w:rsidRPr="007D7F7D">
        <w:rPr>
          <w:rFonts w:cs="Times New Roman"/>
          <w:lang w:bidi="th-TH"/>
        </w:rPr>
        <w:t xml:space="preserve"> is </w:t>
      </w:r>
      <w:r>
        <w:rPr>
          <w:rFonts w:eastAsia="MS Mincho" w:cs="Times New Roman"/>
          <w:color w:val="000000"/>
        </w:rPr>
        <w:t>the phase thickness which is related to optical thickness</w:t>
      </w:r>
      <w:r w:rsidRPr="007D7F7D">
        <w:rPr>
          <w:rFonts w:cs="Times New Roman"/>
          <w:lang w:bidi="th-TH"/>
        </w:rPr>
        <w:t xml:space="preserve"> and physical thickness </w:t>
      </w:r>
      <w:r w:rsidRPr="007D7F7D">
        <w:rPr>
          <w:rFonts w:cs="Times New Roman"/>
          <w:i/>
          <w:iCs/>
          <w:lang w:bidi="th-TH"/>
        </w:rPr>
        <w:t>t</w:t>
      </w:r>
      <w:r w:rsidRPr="007D7F7D">
        <w:rPr>
          <w:rFonts w:cs="Times New Roman"/>
          <w:lang w:bidi="th-TH"/>
        </w:rPr>
        <w:t xml:space="preserve"> by</w:t>
      </w:r>
      <w:r>
        <w:rPr>
          <w:rFonts w:cs="Times New Roman"/>
          <w:lang w:bidi="th-TH"/>
        </w:rPr>
        <w:t xml:space="preserve"> </w:t>
      </w:r>
      <w:r>
        <w:rPr>
          <w:rFonts w:eastAsia="MS Mincho" w:cs="Times New Roman"/>
          <w:color w:val="000000"/>
        </w:rPr>
        <w:t xml:space="preserve">the </w:t>
      </w:r>
      <w:r w:rsidRPr="007D7F7D">
        <w:rPr>
          <w:rFonts w:cs="Times New Roman"/>
        </w:rPr>
        <w:t xml:space="preserve">angular wavenumber </w:t>
      </w:r>
      <w:r w:rsidRPr="007D7F7D">
        <w:rPr>
          <w:rFonts w:cs="Times New Roman"/>
          <w:i/>
          <w:iCs/>
        </w:rPr>
        <w:t>k</w:t>
      </w:r>
      <w:r w:rsidRPr="00E03C74">
        <w:rPr>
          <w:rFonts w:cs="Times New Roman"/>
          <w:vertAlign w:val="subscript"/>
        </w:rPr>
        <w:t xml:space="preserve">0 </w:t>
      </w:r>
      <w:r w:rsidRPr="007D7F7D">
        <w:rPr>
          <w:rFonts w:cs="Times New Roman"/>
        </w:rPr>
        <w:t>= 2π/</w:t>
      </w:r>
      <w:r w:rsidRPr="007D7F7D">
        <w:rPr>
          <w:rFonts w:cs="Times New Roman"/>
          <w:i/>
          <w:iCs/>
        </w:rPr>
        <w:t>λ</w:t>
      </w:r>
      <w:r w:rsidRPr="007D7F7D">
        <w:rPr>
          <w:rFonts w:cs="Times New Roman"/>
          <w:lang w:bidi="th-TH"/>
        </w:rPr>
        <w:t>:</w:t>
      </w:r>
    </w:p>
    <w:p w14:paraId="44EEBCC6" w14:textId="29E97CA8" w:rsidR="002A1146" w:rsidRPr="002A1146" w:rsidRDefault="0018058D" w:rsidP="002A1146">
      <w:pPr>
        <w:pStyle w:val="13Equation"/>
        <w:rPr>
          <w:rFonts w:cs="Times New Roman"/>
        </w:rPr>
      </w:pPr>
      <w:r w:rsidRPr="007D7F7D">
        <w:rPr>
          <w:rFonts w:cs="Times New Roman"/>
          <w:iCs/>
        </w:rPr>
        <w:tab/>
      </w:r>
      <m:oMath>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m:rPr>
            <m:sty m:val="p"/>
          </m:rPr>
          <w:rPr>
            <w:rFonts w:ascii="Cambria Math" w:hAnsi="Cambria Math" w:cs="Times New Roman"/>
          </w:rPr>
          <m:t>OT=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w:rPr>
            <w:rFonts w:ascii="Cambria Math" w:hAnsi="Cambria Math" w:cs="Times New Roman"/>
          </w:rPr>
          <m:t>nt</m:t>
        </m:r>
      </m:oMath>
      <w:r>
        <w:rPr>
          <w:rFonts w:cs="Times New Roman"/>
        </w:rPr>
        <w:t>.</w:t>
      </w:r>
      <w:r w:rsidR="0034523F" w:rsidRPr="007D7F7D">
        <w:rPr>
          <w:rFonts w:cs="Times New Roman"/>
        </w:rPr>
        <w:tab/>
        <w:t>(6)</w:t>
      </w:r>
    </w:p>
    <w:p w14:paraId="3BBCE33A" w14:textId="654B747A" w:rsidR="0034523F" w:rsidRPr="007D7F7D" w:rsidRDefault="0018058D" w:rsidP="0098259D">
      <w:pPr>
        <w:pStyle w:val="10BodySubsequentParagraph"/>
      </w:pPr>
      <w:r w:rsidRPr="007D7F7D">
        <w:t xml:space="preserve">By replacing </w:t>
      </w:r>
      <w:r w:rsidRPr="007D7F7D">
        <w:rPr>
          <w:i/>
          <w:iCs/>
        </w:rPr>
        <w:t>n</w:t>
      </w:r>
      <w:r w:rsidRPr="007D7F7D">
        <w:rPr>
          <w:i/>
          <w:iCs/>
          <w:vertAlign w:val="subscript"/>
        </w:rPr>
        <w:t>s</w:t>
      </w:r>
      <w:r w:rsidRPr="007D7F7D">
        <w:t xml:space="preserve"> in Eq. 4 with </w:t>
      </w:r>
      <w:r w:rsidRPr="007D7F7D">
        <w:rPr>
          <w:i/>
          <w:iCs/>
        </w:rPr>
        <w:t>n</w:t>
      </w:r>
      <w:r w:rsidRPr="007D7F7D">
        <w:rPr>
          <w:i/>
          <w:iCs/>
          <w:vertAlign w:val="subscript"/>
        </w:rPr>
        <w:t>r</w:t>
      </w:r>
      <w:r w:rsidRPr="007D7F7D">
        <w:t xml:space="preserve"> fro</w:t>
      </w:r>
      <w:r w:rsidR="007205C6" w:rsidRPr="007D7F7D">
        <w:t>m</w:t>
      </w:r>
      <w:r w:rsidRPr="007D7F7D">
        <w:t xml:space="preserve"> Eq. 5, the reflectance of a single-layer device become</w:t>
      </w:r>
      <w:r>
        <w:rPr>
          <w:rFonts w:eastAsia="MS Mincho" w:cs="Cordia New"/>
          <w:color w:val="000000"/>
        </w:rPr>
        <w:t>s</w:t>
      </w:r>
      <w:r w:rsidR="00313A2E">
        <w:rPr>
          <w:rFonts w:eastAsia="MS Mincho" w:cs="Cordia New"/>
          <w:color w:val="000000"/>
        </w:rPr>
        <w:t>:</w:t>
      </w:r>
    </w:p>
    <w:p w14:paraId="5865EAFB" w14:textId="085AA9C0" w:rsidR="0034523F" w:rsidRPr="007D7F7D" w:rsidRDefault="0018058D"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(7)</w:t>
      </w:r>
    </w:p>
    <w:p w14:paraId="58F480E4" w14:textId="0B7D0D94" w:rsidR="0034523F" w:rsidRPr="007D7F7D" w:rsidRDefault="00354852" w:rsidP="0098259D">
      <w:pPr>
        <w:pStyle w:val="10BodySubsequentParagraph"/>
      </w:pPr>
      <w:r>
        <w:t>The a</w:t>
      </w:r>
      <w:r w:rsidR="0018058D" w:rsidRPr="007D7F7D">
        <w:t xml:space="preserve">ntireflection condition </w:t>
      </w:r>
      <w:r w:rsidR="00313A2E">
        <w:t>happens</w:t>
      </w:r>
      <w:r w:rsidR="0018058D" w:rsidRPr="007D7F7D">
        <w:t xml:space="preserve"> </w:t>
      </w:r>
      <w:r w:rsidR="00313A2E">
        <w:t>when</w:t>
      </w:r>
      <w:r w:rsidR="0018058D" w:rsidRPr="007D7F7D">
        <w:t xml:space="preserve"> </w:t>
      </w:r>
      <w:r w:rsidR="0018058D" w:rsidRPr="007D7F7D">
        <w:rPr>
          <w:i/>
          <w:iCs/>
        </w:rPr>
        <w:t>R</w:t>
      </w:r>
      <w:r w:rsidR="0018058D" w:rsidRPr="007D7F7D">
        <w:t xml:space="preserve"> = 0 or </w:t>
      </w:r>
      <w:r w:rsidR="0018058D" w:rsidRPr="007D7F7D">
        <w:rPr>
          <w:i/>
          <w:iCs/>
        </w:rPr>
        <w:t>n</w:t>
      </w:r>
      <w:r w:rsidR="0018058D" w:rsidRPr="007D7F7D">
        <w:rPr>
          <w:i/>
          <w:iCs/>
          <w:vertAlign w:val="subscript"/>
        </w:rPr>
        <w:t>r</w:t>
      </w:r>
      <w:r w:rsidR="0018058D" w:rsidRPr="007D7F7D">
        <w:t xml:space="preserve"> = </w:t>
      </w:r>
      <w:r w:rsidR="0018058D" w:rsidRPr="007D7F7D">
        <w:rPr>
          <w:i/>
          <w:iCs/>
        </w:rPr>
        <w:t>n</w:t>
      </w:r>
      <w:r w:rsidR="0018058D" w:rsidRPr="007D7F7D">
        <w:rPr>
          <w:i/>
          <w:iCs/>
          <w:vertAlign w:val="subscript"/>
        </w:rPr>
        <w:t>a</w:t>
      </w:r>
      <w:r w:rsidR="0018058D" w:rsidRPr="007D7F7D">
        <w:t xml:space="preserve">. This condition </w:t>
      </w:r>
      <w:r w:rsidR="002A1146">
        <w:t>occurs</w:t>
      </w:r>
      <w:r w:rsidR="0018058D" w:rsidRPr="007D7F7D">
        <w:t xml:space="preserve"> when the phase thickness </w:t>
      </w:r>
      <w:r w:rsidR="0018058D" w:rsidRPr="007D7F7D">
        <w:rPr>
          <w:i/>
          <w:iCs/>
          <w:lang w:bidi="th-TH"/>
        </w:rPr>
        <w:t>θ</w:t>
      </w:r>
      <w:r w:rsidR="0018058D" w:rsidRPr="007D7F7D">
        <w:rPr>
          <w:lang w:bidi="th-TH"/>
        </w:rPr>
        <w:t xml:space="preserve"> is </w:t>
      </w:r>
      <w:r w:rsidR="00313A2E">
        <w:rPr>
          <w:lang w:bidi="th-TH"/>
        </w:rPr>
        <w:t>in</w:t>
      </w:r>
      <w:r w:rsidR="0018058D" w:rsidRPr="007D7F7D">
        <w:rPr>
          <w:lang w:bidi="th-TH"/>
        </w:rPr>
        <w:t xml:space="preserve"> multiple of </w:t>
      </w:r>
      <w:r w:rsidR="0018058D" w:rsidRPr="007D7F7D">
        <w:t>π/2 radian</w:t>
      </w:r>
      <w:r>
        <w:t>s</w:t>
      </w:r>
      <w:r w:rsidR="0018058D" w:rsidRPr="007D7F7D">
        <w:t>:</w:t>
      </w:r>
    </w:p>
    <w:p w14:paraId="37017F46" w14:textId="1C12C873" w:rsidR="0034523F" w:rsidRPr="007D7F7D" w:rsidRDefault="0018058D" w:rsidP="007205C6">
      <w:pPr>
        <w:pStyle w:val="13Equation"/>
        <w:rPr>
          <w:rFonts w:cs="Times New Roman"/>
        </w:rPr>
      </w:pPr>
      <w:r w:rsidRPr="007D7F7D">
        <w:rPr>
          <w:rFonts w:cs="Times New Roman"/>
        </w:rPr>
        <w:tab/>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sidRPr="007D7F7D">
        <w:rPr>
          <w:rFonts w:cs="Times New Roman"/>
        </w:rPr>
        <w:t>,</w:t>
      </w:r>
      <w:r w:rsidRPr="007D7F7D">
        <w:rPr>
          <w:rFonts w:cs="Times New Roman"/>
        </w:rPr>
        <w:tab/>
        <w:t>(8)</w:t>
      </w:r>
    </w:p>
    <w:p w14:paraId="4F7C6F1B" w14:textId="41D43A30" w:rsidR="0034523F" w:rsidRPr="007D7F7D" w:rsidRDefault="0018058D" w:rsidP="007205C6">
      <w:pPr>
        <w:pStyle w:val="09BodyFirstParagraph"/>
        <w:rPr>
          <w:rFonts w:cs="Times New Roman"/>
        </w:rPr>
      </w:pPr>
      <w:r w:rsidRPr="007D7F7D">
        <w:rPr>
          <w:rFonts w:cs="Times New Roman"/>
        </w:rPr>
        <w:t xml:space="preserve">where </w:t>
      </w:r>
      <w:r w:rsidRPr="007D7F7D">
        <w:rPr>
          <w:rFonts w:cs="Times New Roman"/>
          <w:i/>
          <w:iCs/>
        </w:rPr>
        <w:t>Z</w:t>
      </w:r>
      <w:r w:rsidRPr="007D7F7D">
        <w:rPr>
          <w:rFonts w:cs="Times New Roman"/>
        </w:rPr>
        <w:t xml:space="preserve"> denotes even integer. If </w:t>
      </w:r>
      <w:r w:rsidR="00313A2E">
        <w:rPr>
          <w:rFonts w:cs="Times New Roman"/>
        </w:rPr>
        <w:t>this</w:t>
      </w:r>
      <w:r w:rsidR="002A1146">
        <w:rPr>
          <w:rFonts w:cs="Times New Roman"/>
        </w:rPr>
        <w:t xml:space="preserve"> </w:t>
      </w:r>
      <w:r w:rsidRPr="007D7F7D">
        <w:rPr>
          <w:rFonts w:cs="Times New Roman"/>
        </w:rPr>
        <w:t>condition</w:t>
      </w:r>
      <w:r w:rsidR="002A1146">
        <w:rPr>
          <w:rFonts w:cs="Times New Roman"/>
        </w:rPr>
        <w:t xml:space="preserve"> </w:t>
      </w:r>
      <w:r w:rsidR="00313A2E" w:rsidRPr="007D7F7D">
        <w:rPr>
          <w:rFonts w:cs="Times New Roman"/>
        </w:rPr>
        <w:t>is satisfied</w:t>
      </w:r>
      <w:r w:rsidRPr="007D7F7D">
        <w:rPr>
          <w:rFonts w:cs="Times New Roman"/>
        </w:rPr>
        <w:t xml:space="preserve">, Eq. 5 can be simplified </w:t>
      </w:r>
      <w:r w:rsidR="00313A2E">
        <w:rPr>
          <w:rFonts w:cs="Times New Roman"/>
        </w:rPr>
        <w:t>with</w:t>
      </w:r>
      <w:r w:rsidRPr="007D7F7D">
        <w:rPr>
          <w:rFonts w:cs="Times New Roman"/>
        </w:rPr>
        <w:t xml:space="preserve"> Euler’s identity (</w:t>
      </w:r>
      <w:r w:rsidRPr="0098259D">
        <w:rPr>
          <w:rFonts w:cs="Times New Roman"/>
          <w:i/>
          <w:iCs/>
        </w:rPr>
        <w:t>e</w:t>
      </w:r>
      <w:r w:rsidR="0098259D">
        <w:rPr>
          <w:rFonts w:cs="Times New Roman"/>
          <w:i/>
          <w:iCs/>
        </w:rPr>
        <w:t>xp</w:t>
      </w:r>
      <w:r w:rsidRPr="007D7F7D">
        <w:rPr>
          <w:rFonts w:cs="Times New Roman"/>
          <w:i/>
          <w:iCs/>
          <w:vertAlign w:val="superscript"/>
        </w:rPr>
        <w:t xml:space="preserve">-iπ </w:t>
      </w:r>
      <w:r w:rsidRPr="007D7F7D">
        <w:rPr>
          <w:rFonts w:cs="Times New Roman"/>
        </w:rPr>
        <w:t>=</w:t>
      </w:r>
      <w:r w:rsidRPr="007D7F7D">
        <w:rPr>
          <w:rFonts w:cs="Times New Roman"/>
          <w:i/>
          <w:iCs/>
        </w:rPr>
        <w:t xml:space="preserve"> </w:t>
      </w:r>
      <w:r w:rsidRPr="007D7F7D">
        <w:rPr>
          <w:rFonts w:cs="Times New Roman"/>
        </w:rPr>
        <w:t xml:space="preserve">-1) </w:t>
      </w:r>
      <w:r w:rsidR="00313A2E">
        <w:rPr>
          <w:rFonts w:cs="Times New Roman"/>
        </w:rPr>
        <w:t>to</w:t>
      </w:r>
      <w:r w:rsidRPr="007D7F7D">
        <w:rPr>
          <w:rFonts w:cs="Times New Roman"/>
        </w:rPr>
        <w:t>:</w:t>
      </w:r>
    </w:p>
    <w:p w14:paraId="73BF2E01" w14:textId="583ADB6A"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w:bookmarkStart w:id="8" w:name="_Hlk234148607"/>
            <m:r>
              <m:rPr>
                <m:sty m:val="p"/>
              </m:rPr>
              <w:rPr>
                <w:rFonts w:ascii="Cambria Math" w:hAnsi="Cambria Math" w:cs="Times New Roman"/>
                <w:vertAlign w:val="subscript"/>
              </w:rPr>
              <m:t>-</m:t>
            </m:r>
            <w:bookmarkEnd w:id="8"/>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den>
        </m:f>
        <m:r>
          <m:rPr>
            <m:sty m:val="p"/>
          </m:rPr>
          <w:rPr>
            <w:rFonts w:ascii="Cambria Math" w:hAnsi="Cambria Math" w:cs="Times New Roman"/>
            <w:vertAlign w:val="subscript"/>
          </w:rPr>
          <m:t>=</m:t>
        </m:r>
        <m:f>
          <m:fPr>
            <m:ctrlPr>
              <w:rPr>
                <w:rFonts w:ascii="Cambria Math" w:hAnsi="Cambria Math" w:cs="Times New Roman"/>
                <w:vertAlign w:val="subscript"/>
              </w:rPr>
            </m:ctrlPr>
          </m:fPr>
          <m:num>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num>
          <m:den>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den>
        </m:f>
      </m:oMath>
      <w:r w:rsidRPr="007D7F7D">
        <w:rPr>
          <w:rFonts w:cs="Times New Roman"/>
          <w:iCs/>
        </w:rPr>
        <w:t>.</w:t>
      </w:r>
      <w:r w:rsidRPr="007D7F7D">
        <w:rPr>
          <w:rFonts w:cs="Times New Roman"/>
          <w:vertAlign w:val="subscript"/>
        </w:rPr>
        <w:tab/>
      </w:r>
      <w:r w:rsidRPr="007D7F7D">
        <w:rPr>
          <w:rFonts w:cs="Times New Roman"/>
          <w:iCs/>
        </w:rPr>
        <w:t>(9)</w:t>
      </w:r>
    </w:p>
    <w:p w14:paraId="0854DC58" w14:textId="22932AC1" w:rsidR="0034523F" w:rsidRPr="007D7F7D" w:rsidRDefault="0018058D" w:rsidP="0098259D">
      <w:pPr>
        <w:pStyle w:val="10BodySubsequentParagraph"/>
        <w:rPr>
          <w:rFonts w:cs="Times New Roman"/>
        </w:rPr>
      </w:pPr>
      <w:r>
        <w:rPr>
          <w:rFonts w:cs="Times New Roman"/>
        </w:rPr>
        <w:t>By</w:t>
      </w:r>
      <w:r w:rsidRPr="007D7F7D">
        <w:rPr>
          <w:rFonts w:cs="Times New Roman"/>
        </w:rPr>
        <w:t xml:space="preserve"> </w:t>
      </w:r>
      <w:r>
        <w:rPr>
          <w:rFonts w:cs="Times New Roman"/>
        </w:rPr>
        <w:t>substituting</w:t>
      </w:r>
      <w:r w:rsidRPr="007D7F7D">
        <w:rPr>
          <w:rFonts w:cs="Times New Roman"/>
        </w:rPr>
        <w:t xml:space="preserve"> </w:t>
      </w:r>
      <w:r w:rsidR="00313A2E">
        <w:rPr>
          <w:rFonts w:cs="Times New Roman"/>
        </w:rPr>
        <w:t xml:space="preserve">this </w:t>
      </w:r>
      <w:r>
        <w:rPr>
          <w:rFonts w:cs="Times New Roman"/>
        </w:rPr>
        <w:t>in</w:t>
      </w:r>
      <w:r>
        <w:rPr>
          <w:rFonts w:eastAsia="MS Mincho" w:cs="Times New Roman"/>
          <w:color w:val="000000"/>
        </w:rPr>
        <w:t>to</w:t>
      </w:r>
      <w:r w:rsidRPr="007D7F7D">
        <w:rPr>
          <w:rFonts w:cs="Times New Roman"/>
        </w:rPr>
        <w:t xml:space="preserve"> Eq</w:t>
      </w:r>
      <w:r>
        <w:rPr>
          <w:rFonts w:eastAsia="MS Mincho" w:cs="Times New Roman"/>
          <w:color w:val="000000"/>
        </w:rPr>
        <w:t xml:space="preserve">. 7, </w:t>
      </w:r>
      <w:r>
        <w:rPr>
          <w:rFonts w:cs="Times New Roman"/>
        </w:rPr>
        <w:t>the refractive ind</w:t>
      </w:r>
      <w:r w:rsidR="008D6E6A">
        <w:rPr>
          <w:rFonts w:cs="Times New Roman"/>
        </w:rPr>
        <w:t>ices</w:t>
      </w:r>
      <w:r>
        <w:rPr>
          <w:rFonts w:cs="Times New Roman"/>
        </w:rPr>
        <w:t xml:space="preserve"> for </w:t>
      </w:r>
      <w:r w:rsidR="00313A2E">
        <w:rPr>
          <w:rFonts w:eastAsia="MS Mincho" w:cs="Times New Roman"/>
          <w:color w:val="000000"/>
        </w:rPr>
        <w:t>antireflection</w:t>
      </w:r>
      <w:r>
        <w:rPr>
          <w:rFonts w:eastAsia="MS Mincho" w:cs="Times New Roman"/>
          <w:color w:val="000000"/>
        </w:rPr>
        <w:t xml:space="preserve"> condition </w:t>
      </w:r>
      <w:r w:rsidR="00354852">
        <w:rPr>
          <w:rFonts w:cs="Times New Roman"/>
        </w:rPr>
        <w:t>become</w:t>
      </w:r>
      <w:r w:rsidR="00313A2E">
        <w:rPr>
          <w:rFonts w:cs="Times New Roman"/>
        </w:rPr>
        <w:t>s</w:t>
      </w:r>
      <w:r>
        <w:rPr>
          <w:rFonts w:cs="Times New Roman"/>
        </w:rPr>
        <w:t>:</w:t>
      </w:r>
    </w:p>
    <w:p w14:paraId="3A95D8BC" w14:textId="586E3A75" w:rsidR="0034523F" w:rsidRPr="007D7F7D" w:rsidRDefault="0018058D"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a</m:t>
            </m:r>
          </m:sub>
        </m:sSub>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oMath>
      <w:r w:rsidRPr="007D7F7D">
        <w:rPr>
          <w:rFonts w:cs="Times New Roman"/>
        </w:rPr>
        <w:t>.</w:t>
      </w:r>
      <w:r w:rsidRPr="007D7F7D">
        <w:rPr>
          <w:rFonts w:cs="Times New Roman"/>
          <w:vertAlign w:val="subscript"/>
        </w:rPr>
        <w:tab/>
      </w:r>
      <w:r w:rsidRPr="007D7F7D">
        <w:rPr>
          <w:rFonts w:cs="Times New Roman"/>
        </w:rPr>
        <w:t>(10)</w:t>
      </w:r>
    </w:p>
    <w:p w14:paraId="29507A1E" w14:textId="7D3EC39A" w:rsidR="0051665D" w:rsidRDefault="0018058D" w:rsidP="008F7361">
      <w:pPr>
        <w:pStyle w:val="10BodySubsequentParagraph"/>
        <w:rPr>
          <w:rFonts w:cs="Times New Roman"/>
        </w:rPr>
      </w:pPr>
      <w:r w:rsidRPr="007D7F7D">
        <w:rPr>
          <w:rFonts w:cs="Times New Roman"/>
        </w:rPr>
        <w:t xml:space="preserve">Another condition is the relative refractive index between </w:t>
      </w:r>
      <w:r>
        <w:rPr>
          <w:rFonts w:eastAsia="MS Mincho" w:cs="Times New Roman"/>
          <w:color w:val="000000"/>
        </w:rPr>
        <w:t xml:space="preserve">the air, film, and substrate, which must be in </w:t>
      </w:r>
      <w:r w:rsidR="002A1146">
        <w:rPr>
          <w:rFonts w:cs="Times New Roman"/>
        </w:rPr>
        <w:t>the following order:</w:t>
      </w:r>
      <w:r w:rsidRPr="007D7F7D">
        <w:rPr>
          <w:rFonts w:cs="Times New Roman"/>
        </w:rPr>
        <w:t xml:space="preserve"> </w:t>
      </w:r>
      <w:r w:rsidRPr="007D7F7D">
        <w:rPr>
          <w:rFonts w:cs="Times New Roman"/>
          <w:i/>
          <w:iCs/>
        </w:rPr>
        <w:t>n</w:t>
      </w:r>
      <w:r w:rsidRPr="007D7F7D">
        <w:rPr>
          <w:rFonts w:cs="Times New Roman"/>
          <w:i/>
          <w:iCs/>
          <w:vertAlign w:val="subscript"/>
        </w:rPr>
        <w:t>air</w:t>
      </w:r>
      <w:r w:rsidRPr="007D7F7D">
        <w:rPr>
          <w:rFonts w:cs="Times New Roman"/>
          <w:vertAlign w:val="subscript"/>
        </w:rPr>
        <w:t xml:space="preserve"> </w:t>
      </w:r>
      <w:r w:rsidRPr="007D7F7D">
        <w:rPr>
          <w:rFonts w:cs="Times New Roman"/>
        </w:rPr>
        <w:t xml:space="preserve">&lt; </w:t>
      </w:r>
      <w:r w:rsidRPr="007D7F7D">
        <w:rPr>
          <w:rFonts w:cs="Times New Roman"/>
          <w:i/>
          <w:iCs/>
        </w:rPr>
        <w:t>n</w:t>
      </w:r>
      <w:r w:rsidRPr="007D7F7D">
        <w:rPr>
          <w:rFonts w:cs="Times New Roman"/>
          <w:i/>
          <w:iCs/>
          <w:vertAlign w:val="subscript"/>
        </w:rPr>
        <w:t>f</w:t>
      </w:r>
      <w:r w:rsidRPr="007D7F7D">
        <w:rPr>
          <w:rFonts w:cs="Times New Roman"/>
          <w:vertAlign w:val="subscript"/>
        </w:rPr>
        <w:t xml:space="preserve"> </w:t>
      </w:r>
      <w:r w:rsidRPr="007D7F7D">
        <w:rPr>
          <w:rFonts w:cs="Times New Roman"/>
        </w:rPr>
        <w:t xml:space="preserve"> &lt; </w:t>
      </w:r>
      <w:r w:rsidRPr="007D7F7D">
        <w:rPr>
          <w:rFonts w:cs="Times New Roman"/>
          <w:i/>
          <w:iCs/>
        </w:rPr>
        <w:t>n</w:t>
      </w:r>
      <w:r w:rsidRPr="007D7F7D">
        <w:rPr>
          <w:rFonts w:cs="Times New Roman"/>
          <w:i/>
          <w:iCs/>
          <w:vertAlign w:val="subscript"/>
        </w:rPr>
        <w:t>substrate</w:t>
      </w:r>
      <w:r w:rsidR="002A1146">
        <w:rPr>
          <w:rFonts w:cs="Times New Roman"/>
          <w:i/>
          <w:iCs/>
        </w:rPr>
        <w:t>.</w:t>
      </w:r>
      <w:r w:rsidRPr="007D7F7D">
        <w:rPr>
          <w:rFonts w:cs="Times New Roman"/>
        </w:rPr>
        <w:t xml:space="preserve"> Light shift</w:t>
      </w:r>
      <w:r>
        <w:rPr>
          <w:rFonts w:eastAsia="MS Mincho" w:cs="Times New Roman"/>
          <w:color w:val="000000"/>
        </w:rPr>
        <w:t xml:space="preserve">s its phase by π radian when reflected from a lower to a higher refractive index medium. The reflected light at the air-film </w:t>
      </w:r>
      <w:r>
        <w:rPr>
          <w:rFonts w:eastAsia="MS Mincho" w:cs="Times New Roman"/>
          <w:color w:val="000000"/>
        </w:rPr>
        <w:lastRenderedPageBreak/>
        <w:t>interface</w:t>
      </w:r>
      <w:r>
        <w:rPr>
          <w:rFonts w:cs="Times New Roman"/>
        </w:rPr>
        <w:t xml:space="preserve"> </w:t>
      </w:r>
      <w:r w:rsidRPr="007D7F7D">
        <w:rPr>
          <w:rFonts w:cs="Times New Roman"/>
        </w:rPr>
        <w:t>(</w:t>
      </w:r>
      <w:r w:rsidRPr="0098259D">
        <w:rPr>
          <w:rFonts w:cs="Times New Roman"/>
          <w:i/>
          <w:iCs/>
        </w:rPr>
        <w:t>R</w:t>
      </w:r>
      <w:r w:rsidRPr="007D7F7D">
        <w:rPr>
          <w:rFonts w:cs="Times New Roman"/>
          <w:vertAlign w:val="subscript"/>
        </w:rPr>
        <w:t>2</w:t>
      </w:r>
      <w:r w:rsidRPr="007D7F7D">
        <w:rPr>
          <w:rFonts w:cs="Times New Roman"/>
        </w:rPr>
        <w:t>)</w:t>
      </w:r>
      <w:r>
        <w:rPr>
          <w:rFonts w:cs="Times New Roman"/>
        </w:rPr>
        <w:t xml:space="preserve"> will</w:t>
      </w:r>
      <w:r w:rsidRPr="007D7F7D">
        <w:rPr>
          <w:rFonts w:cs="Times New Roman"/>
        </w:rPr>
        <w:t xml:space="preserve"> always undergo </w:t>
      </w:r>
      <w:r>
        <w:rPr>
          <w:rFonts w:eastAsia="MS Mincho" w:cs="Times New Roman"/>
          <w:color w:val="000000"/>
        </w:rPr>
        <w:t xml:space="preserve">a π radian phase shift </w:t>
      </w:r>
      <w:r w:rsidRPr="007D7F7D">
        <w:rPr>
          <w:rFonts w:cs="Times New Roman"/>
        </w:rPr>
        <w:t xml:space="preserve">since </w:t>
      </w:r>
      <w:r w:rsidRPr="007D7F7D">
        <w:rPr>
          <w:rFonts w:cs="Times New Roman"/>
          <w:i/>
          <w:iCs/>
        </w:rPr>
        <w:t>n</w:t>
      </w:r>
      <w:r w:rsidRPr="007D7F7D">
        <w:rPr>
          <w:rFonts w:cs="Times New Roman"/>
          <w:i/>
          <w:iCs/>
          <w:vertAlign w:val="subscript"/>
        </w:rPr>
        <w:t>a</w:t>
      </w:r>
      <w:r w:rsidRPr="007D7F7D">
        <w:rPr>
          <w:rFonts w:cs="Times New Roman"/>
        </w:rPr>
        <w:t xml:space="preserve"> will be the lowest in most cases</w:t>
      </w:r>
      <w:r>
        <w:rPr>
          <w:rFonts w:cs="Times New Roman"/>
        </w:rPr>
        <w:t xml:space="preserve">. Therefore, </w:t>
      </w:r>
      <w:r w:rsidRPr="0098259D">
        <w:rPr>
          <w:rFonts w:cs="Times New Roman"/>
          <w:i/>
          <w:iCs/>
        </w:rPr>
        <w:t>R</w:t>
      </w:r>
      <w:r>
        <w:rPr>
          <w:rFonts w:cs="Times New Roman"/>
          <w:vertAlign w:val="subscript"/>
        </w:rPr>
        <w:t>1</w:t>
      </w:r>
      <w:r>
        <w:rPr>
          <w:rFonts w:cs="Times New Roman"/>
        </w:rPr>
        <w:t xml:space="preserve"> must undergo the same phase shift to create destructive interference.</w:t>
      </w:r>
    </w:p>
    <w:p w14:paraId="5FC75E76" w14:textId="569899C9" w:rsidR="007205C6" w:rsidRDefault="0018058D" w:rsidP="008F7361">
      <w:pPr>
        <w:pStyle w:val="10BodySubsequentParagraph"/>
        <w:rPr>
          <w:rFonts w:cs="Times New Roman"/>
        </w:rPr>
      </w:pPr>
      <w:r w:rsidRPr="007D7F7D">
        <w:rPr>
          <w:rFonts w:cs="Times New Roman"/>
        </w:rPr>
        <w:t xml:space="preserve">These two conditions limit </w:t>
      </w:r>
      <w:r w:rsidR="00725D6B">
        <w:rPr>
          <w:rFonts w:cs="Times New Roman"/>
        </w:rPr>
        <w:t xml:space="preserve">material selections </w:t>
      </w:r>
      <w:r w:rsidR="00313A2E">
        <w:rPr>
          <w:rFonts w:cs="Times New Roman"/>
        </w:rPr>
        <w:t>for a</w:t>
      </w:r>
      <w:r w:rsidR="00725D6B">
        <w:rPr>
          <w:rFonts w:cs="Times New Roman"/>
        </w:rPr>
        <w:t xml:space="preserve"> perfect</w:t>
      </w:r>
      <w:r w:rsidR="00313A2E">
        <w:rPr>
          <w:rFonts w:cs="Times New Roman"/>
        </w:rPr>
        <w:t xml:space="preserve"> </w:t>
      </w:r>
      <w:r w:rsidR="0051665D">
        <w:rPr>
          <w:rFonts w:cs="Times New Roman"/>
        </w:rPr>
        <w:t>antireflection</w:t>
      </w:r>
      <w:r w:rsidR="00313A2E">
        <w:rPr>
          <w:rFonts w:cs="Times New Roman"/>
        </w:rPr>
        <w:t>,</w:t>
      </w:r>
      <w:r w:rsidR="00725D6B">
        <w:rPr>
          <w:rFonts w:cs="Times New Roman"/>
        </w:rPr>
        <w:t xml:space="preserve"> since</w:t>
      </w:r>
      <w:r w:rsidR="00313A2E">
        <w:rPr>
          <w:rFonts w:cs="Times New Roman"/>
        </w:rPr>
        <w:t xml:space="preserve"> there is only one ideal refractive </w:t>
      </w:r>
      <w:r w:rsidRPr="007D7F7D">
        <w:rPr>
          <w:rFonts w:cs="Times New Roman"/>
        </w:rPr>
        <w:t>index</w:t>
      </w:r>
      <w:r w:rsidR="008B1811">
        <w:rPr>
          <w:rFonts w:cs="Times New Roman"/>
        </w:rPr>
        <w:t xml:space="preserve"> (</w:t>
      </w:r>
      <w:r w:rsidR="008B1811" w:rsidRPr="008B1811">
        <w:rPr>
          <w:rFonts w:cs="Times New Roman"/>
          <w:i/>
          <w:iCs/>
        </w:rPr>
        <w:t>n</w:t>
      </w:r>
      <w:r w:rsidR="008B1811" w:rsidRPr="008B1811">
        <w:rPr>
          <w:rFonts w:cs="Times New Roman"/>
          <w:i/>
          <w:iCs/>
          <w:vertAlign w:val="subscript"/>
        </w:rPr>
        <w:t>ideal</w:t>
      </w:r>
      <w:r w:rsidR="008B1811">
        <w:rPr>
          <w:rFonts w:cs="Times New Roman"/>
        </w:rPr>
        <w:t>)</w:t>
      </w:r>
      <w:r w:rsidRPr="007D7F7D">
        <w:rPr>
          <w:rFonts w:cs="Times New Roman"/>
        </w:rPr>
        <w:t xml:space="preserve"> for each </w:t>
      </w:r>
      <w:r w:rsidRPr="007D7F7D">
        <w:rPr>
          <w:rFonts w:cs="Times New Roman"/>
          <w:i/>
          <w:iCs/>
        </w:rPr>
        <w:t>n</w:t>
      </w:r>
      <w:r w:rsidRPr="007D7F7D">
        <w:rPr>
          <w:rFonts w:cs="Times New Roman"/>
          <w:i/>
          <w:iCs/>
          <w:vertAlign w:val="subscript"/>
        </w:rPr>
        <w:t>s</w:t>
      </w:r>
      <w:r w:rsidRPr="007D7F7D">
        <w:rPr>
          <w:rFonts w:cs="Times New Roman"/>
        </w:rPr>
        <w:t xml:space="preserve">. </w:t>
      </w:r>
      <w:r w:rsidR="0046430E">
        <w:rPr>
          <w:rFonts w:cs="Times New Roman"/>
        </w:rPr>
        <w:t>The refractive index of Sb</w:t>
      </w:r>
      <w:r w:rsidR="0046430E">
        <w:rPr>
          <w:rFonts w:cs="Times New Roman"/>
          <w:vertAlign w:val="subscript"/>
        </w:rPr>
        <w:t>2</w:t>
      </w:r>
      <w:r w:rsidR="0046430E">
        <w:rPr>
          <w:rFonts w:cs="Times New Roman"/>
        </w:rPr>
        <w:t>Se</w:t>
      </w:r>
      <w:r w:rsidR="0046430E">
        <w:rPr>
          <w:rFonts w:cs="Times New Roman"/>
          <w:vertAlign w:val="subscript"/>
        </w:rPr>
        <w:t>3</w:t>
      </w:r>
      <w:r w:rsidR="0046430E">
        <w:rPr>
          <w:rFonts w:cs="Times New Roman"/>
        </w:rPr>
        <w:t xml:space="preserve"> </w:t>
      </w:r>
      <w:r w:rsidR="00313A2E">
        <w:rPr>
          <w:rFonts w:cs="Times New Roman"/>
        </w:rPr>
        <w:t>is</w:t>
      </w:r>
      <w:r w:rsidR="0046430E">
        <w:rPr>
          <w:rFonts w:cs="Times New Roman"/>
        </w:rPr>
        <w:t xml:space="preserve"> higher than </w:t>
      </w:r>
      <w:r>
        <w:rPr>
          <w:rFonts w:eastAsia="MS Mincho" w:cs="Times New Roman"/>
          <w:color w:val="000000"/>
        </w:rPr>
        <w:t xml:space="preserve">that of </w:t>
      </w:r>
      <w:r w:rsidR="0046430E" w:rsidRPr="00FA3527">
        <w:rPr>
          <w:rFonts w:cs="Times New Roman"/>
        </w:rPr>
        <w:t>substrate (silica; SiO</w:t>
      </w:r>
      <w:r w:rsidR="0046430E" w:rsidRPr="00FA3527">
        <w:rPr>
          <w:rFonts w:cs="Times New Roman"/>
          <w:vertAlign w:val="subscript"/>
        </w:rPr>
        <w:t>2</w:t>
      </w:r>
      <w:r w:rsidR="0046430E" w:rsidRPr="00FA3527">
        <w:rPr>
          <w:rFonts w:cs="Times New Roman"/>
        </w:rPr>
        <w:t xml:space="preserve">) at every wavelength. </w:t>
      </w:r>
      <w:r w:rsidR="0039443D" w:rsidRPr="00FA3527">
        <w:rPr>
          <w:rFonts w:cs="Times New Roman"/>
        </w:rPr>
        <w:t>So, if Sb</w:t>
      </w:r>
      <w:r w:rsidR="0039443D" w:rsidRPr="00FA3527">
        <w:rPr>
          <w:rFonts w:cs="Times New Roman"/>
          <w:vertAlign w:val="subscript"/>
        </w:rPr>
        <w:t>2</w:t>
      </w:r>
      <w:r w:rsidR="0039443D" w:rsidRPr="00FA3527">
        <w:rPr>
          <w:rFonts w:cs="Times New Roman"/>
        </w:rPr>
        <w:t>Se</w:t>
      </w:r>
      <w:r w:rsidR="0039443D" w:rsidRPr="00FA3527">
        <w:rPr>
          <w:rFonts w:cs="Times New Roman"/>
          <w:vertAlign w:val="subscript"/>
        </w:rPr>
        <w:t>3</w:t>
      </w:r>
      <w:r w:rsidR="0039443D" w:rsidRPr="00FA3527">
        <w:rPr>
          <w:rFonts w:cs="Times New Roman"/>
        </w:rPr>
        <w:t xml:space="preserve"> is QWOT</w:t>
      </w:r>
      <w:r w:rsidR="00C5185E" w:rsidRPr="00FA3527">
        <w:rPr>
          <w:rFonts w:cs="Times New Roman"/>
        </w:rPr>
        <w:t xml:space="preserve">, the </w:t>
      </w:r>
      <w:r w:rsidR="0046430E" w:rsidRPr="00FA3527">
        <w:rPr>
          <w:rFonts w:cs="Times New Roman"/>
        </w:rPr>
        <w:t xml:space="preserve">reflection </w:t>
      </w:r>
      <w:r w:rsidR="0051665D">
        <w:rPr>
          <w:rFonts w:cs="Times New Roman"/>
        </w:rPr>
        <w:t xml:space="preserve">from </w:t>
      </w:r>
      <w:r w:rsidRPr="00FA3527">
        <w:rPr>
          <w:rFonts w:cs="Times New Roman"/>
        </w:rPr>
        <w:t>R</w:t>
      </w:r>
      <w:r w:rsidRPr="00FA3527">
        <w:rPr>
          <w:rFonts w:cs="Times New Roman"/>
          <w:vertAlign w:val="subscript"/>
        </w:rPr>
        <w:t>1</w:t>
      </w:r>
      <w:r w:rsidRPr="00FA3527">
        <w:rPr>
          <w:rFonts w:cs="Times New Roman"/>
        </w:rPr>
        <w:t xml:space="preserve"> </w:t>
      </w:r>
      <w:r w:rsidR="00C5185E" w:rsidRPr="00FA3527">
        <w:rPr>
          <w:rFonts w:cs="Times New Roman"/>
        </w:rPr>
        <w:t xml:space="preserve">still </w:t>
      </w:r>
      <w:r w:rsidRPr="00FA3527">
        <w:rPr>
          <w:rFonts w:cs="Times New Roman"/>
        </w:rPr>
        <w:t xml:space="preserve">travels 2QWOT (π radian) further than </w:t>
      </w:r>
      <w:r w:rsidRPr="0098259D">
        <w:rPr>
          <w:rFonts w:cs="Times New Roman"/>
          <w:i/>
          <w:iCs/>
        </w:rPr>
        <w:t>R</w:t>
      </w:r>
      <w:r w:rsidRPr="00FA3527">
        <w:rPr>
          <w:rFonts w:cs="Times New Roman"/>
          <w:vertAlign w:val="subscript"/>
        </w:rPr>
        <w:t>2</w:t>
      </w:r>
      <w:r w:rsidRPr="00FA3527">
        <w:rPr>
          <w:rFonts w:cs="Times New Roman"/>
        </w:rPr>
        <w:t xml:space="preserve"> but only </w:t>
      </w:r>
      <w:r w:rsidRPr="0098259D">
        <w:rPr>
          <w:rFonts w:cs="Times New Roman"/>
          <w:i/>
          <w:iCs/>
        </w:rPr>
        <w:t>R</w:t>
      </w:r>
      <w:r w:rsidRPr="00FA3527">
        <w:rPr>
          <w:rFonts w:cs="Times New Roman"/>
          <w:vertAlign w:val="subscript"/>
        </w:rPr>
        <w:t>2</w:t>
      </w:r>
      <w:r w:rsidRPr="00FA3527">
        <w:rPr>
          <w:rFonts w:cs="Times New Roman"/>
        </w:rPr>
        <w:t xml:space="preserve"> has its phase shifted </w:t>
      </w:r>
      <w:r w:rsidR="00313A2E" w:rsidRPr="00FA3527">
        <w:rPr>
          <w:rFonts w:cs="Times New Roman"/>
        </w:rPr>
        <w:t xml:space="preserve">by π radian </w:t>
      </w:r>
      <w:r w:rsidR="00C5185E" w:rsidRPr="00FA3527">
        <w:rPr>
          <w:rFonts w:cs="Times New Roman"/>
        </w:rPr>
        <w:t>during reflection</w:t>
      </w:r>
      <w:r w:rsidRPr="00FA3527">
        <w:rPr>
          <w:rFonts w:cs="Times New Roman"/>
        </w:rPr>
        <w:t xml:space="preserve">, </w:t>
      </w:r>
      <w:r w:rsidR="00881E7F" w:rsidRPr="00FA3527">
        <w:rPr>
          <w:rFonts w:cs="Times New Roman"/>
        </w:rPr>
        <w:t xml:space="preserve">so the two </w:t>
      </w:r>
      <w:r w:rsidR="00881E7F" w:rsidRPr="0098259D">
        <w:rPr>
          <w:rFonts w:cs="Times New Roman"/>
          <w:i/>
          <w:iCs/>
        </w:rPr>
        <w:t>R</w:t>
      </w:r>
      <w:r w:rsidR="00D43B77">
        <w:rPr>
          <w:rFonts w:cs="Times New Roman"/>
        </w:rPr>
        <w:t>’</w:t>
      </w:r>
      <w:r w:rsidR="00881E7F" w:rsidRPr="00FA3527">
        <w:rPr>
          <w:rFonts w:cs="Times New Roman"/>
        </w:rPr>
        <w:t xml:space="preserve">s have a phase difference of </w:t>
      </w:r>
      <w:r w:rsidR="008F7361" w:rsidRPr="00FA3527">
        <w:rPr>
          <w:rFonts w:cs="Times New Roman"/>
        </w:rPr>
        <w:t>0</w:t>
      </w:r>
      <w:r w:rsidR="00881E7F" w:rsidRPr="00FA3527">
        <w:rPr>
          <w:rFonts w:cs="Times New Roman"/>
        </w:rPr>
        <w:t xml:space="preserve"> rad</w:t>
      </w:r>
      <w:r w:rsidR="00313A2E">
        <w:rPr>
          <w:rFonts w:cs="Times New Roman"/>
        </w:rPr>
        <w:t xml:space="preserve">ian, a </w:t>
      </w:r>
      <w:r w:rsidR="008F7361" w:rsidRPr="00FA3527">
        <w:rPr>
          <w:rFonts w:cs="Times New Roman"/>
        </w:rPr>
        <w:t>constructive interference.</w:t>
      </w:r>
      <w:r w:rsidR="00F21892" w:rsidRPr="00FA3527">
        <w:rPr>
          <w:rFonts w:cs="Times New Roman"/>
        </w:rPr>
        <w:t xml:space="preserve"> </w:t>
      </w:r>
      <w:r w:rsidR="008F7361" w:rsidRPr="00FA3527">
        <w:rPr>
          <w:rFonts w:cs="Times New Roman"/>
        </w:rPr>
        <w:t xml:space="preserve">To </w:t>
      </w:r>
      <w:r w:rsidR="00F21892" w:rsidRPr="00FA3527">
        <w:rPr>
          <w:rFonts w:cs="Times New Roman"/>
        </w:rPr>
        <w:t>minimize reflection</w:t>
      </w:r>
      <w:r w:rsidR="008F7361" w:rsidRPr="00FA3527">
        <w:rPr>
          <w:rFonts w:cs="Times New Roman"/>
        </w:rPr>
        <w:t xml:space="preserve">, </w:t>
      </w:r>
      <w:r>
        <w:rPr>
          <w:rFonts w:eastAsia="MS Mincho" w:cs="Times New Roman"/>
          <w:color w:val="000000"/>
        </w:rPr>
        <w:t>the Sb</w:t>
      </w:r>
      <w:r w:rsidR="008F7361" w:rsidRPr="00FA3527">
        <w:rPr>
          <w:rFonts w:cs="Times New Roman"/>
          <w:vertAlign w:val="subscript"/>
        </w:rPr>
        <w:t>2</w:t>
      </w:r>
      <w:r w:rsidR="008F7361" w:rsidRPr="00FA3527">
        <w:rPr>
          <w:rFonts w:cs="Times New Roman"/>
        </w:rPr>
        <w:t>Se</w:t>
      </w:r>
      <w:r w:rsidR="008F7361" w:rsidRPr="00FA3527">
        <w:rPr>
          <w:rFonts w:cs="Times New Roman"/>
          <w:vertAlign w:val="subscript"/>
        </w:rPr>
        <w:t>3</w:t>
      </w:r>
      <w:r w:rsidR="008F7361" w:rsidRPr="00FA3527">
        <w:rPr>
          <w:rFonts w:cs="Times New Roman"/>
        </w:rPr>
        <w:t xml:space="preserve"> thickness can be increased to twice the QWOT (</w:t>
      </w:r>
      <w:r w:rsidR="008F7361" w:rsidRPr="00FA3527">
        <w:rPr>
          <w:rFonts w:cs="Times New Roman"/>
          <w:i/>
          <w:iCs/>
        </w:rPr>
        <w:t>OT</w:t>
      </w:r>
      <w:r w:rsidR="008F7361" w:rsidRPr="00FA3527">
        <w:rPr>
          <w:rFonts w:cs="Times New Roman"/>
        </w:rPr>
        <w:t xml:space="preserve"> = </w:t>
      </w:r>
      <w:r w:rsidR="008F7361" w:rsidRPr="00FA3527">
        <w:rPr>
          <w:rFonts w:cs="Times New Roman"/>
          <w:i/>
          <w:iCs/>
        </w:rPr>
        <w:t>λ</w:t>
      </w:r>
      <w:r w:rsidR="008F7361" w:rsidRPr="00FA3527">
        <w:rPr>
          <w:rFonts w:cs="Times New Roman"/>
        </w:rPr>
        <w:t>/2)</w:t>
      </w:r>
      <w:r w:rsidR="008F7361" w:rsidRPr="00FA3527">
        <w:rPr>
          <w:rFonts w:cs="Times New Roman"/>
          <w:i/>
          <w:iCs/>
        </w:rPr>
        <w:t xml:space="preserve">, </w:t>
      </w:r>
      <w:r w:rsidR="008F7361" w:rsidRPr="00FA3527">
        <w:rPr>
          <w:rFonts w:cs="Times New Roman"/>
        </w:rPr>
        <w:t xml:space="preserve">this is called </w:t>
      </w:r>
      <w:r>
        <w:rPr>
          <w:rFonts w:eastAsia="MS Mincho" w:cs="Times New Roman"/>
          <w:color w:val="000000"/>
        </w:rPr>
        <w:t>half-wave optical thickness (HWOT)</w:t>
      </w:r>
      <w:r w:rsidR="00313A2E">
        <w:rPr>
          <w:rFonts w:cs="Times New Roman"/>
        </w:rPr>
        <w:t xml:space="preserve"> and is equivalent to </w:t>
      </w:r>
      <w:r w:rsidR="00F21892" w:rsidRPr="00FA3527">
        <w:rPr>
          <w:rFonts w:cs="Times New Roman"/>
        </w:rPr>
        <w:t>an absentee layer</w:t>
      </w:r>
      <w:r w:rsidR="008F7361" w:rsidRPr="00FA3527">
        <w:rPr>
          <w:rFonts w:cs="Times New Roman"/>
        </w:rPr>
        <w:t>.</w:t>
      </w:r>
      <w:r w:rsidR="00881E7F" w:rsidRPr="00FA3527">
        <w:rPr>
          <w:rFonts w:cs="Times New Roman"/>
        </w:rPr>
        <w:t xml:space="preserve"> </w:t>
      </w:r>
      <w:r w:rsidRPr="00FA3527">
        <w:rPr>
          <w:rFonts w:cs="Times New Roman"/>
        </w:rPr>
        <w:t xml:space="preserve">For example, at the reference wavelength </w:t>
      </w:r>
      <w:r w:rsidRPr="00FA3527">
        <w:rPr>
          <w:rFonts w:cs="Times New Roman"/>
          <w:i/>
          <w:iCs/>
        </w:rPr>
        <w:t>λ</w:t>
      </w:r>
      <w:r w:rsidRPr="00E03C74">
        <w:rPr>
          <w:rFonts w:cs="Times New Roman"/>
          <w:vertAlign w:val="subscript"/>
        </w:rPr>
        <w:t>0</w:t>
      </w:r>
      <w:r w:rsidRPr="00FA3527">
        <w:rPr>
          <w:rFonts w:cs="Times New Roman"/>
        </w:rPr>
        <w:t xml:space="preserve"> = 1064 nm, if we use 3-mm-thick SiO</w:t>
      </w:r>
      <w:r w:rsidRPr="00FA3527">
        <w:rPr>
          <w:rFonts w:cs="Times New Roman"/>
          <w:vertAlign w:val="subscript"/>
        </w:rPr>
        <w:t>2</w:t>
      </w:r>
      <w:r w:rsidRPr="00FA3527">
        <w:rPr>
          <w:rFonts w:cs="Times New Roman"/>
        </w:rPr>
        <w:t xml:space="preserve"> as </w:t>
      </w:r>
      <w:r>
        <w:rPr>
          <w:rFonts w:eastAsia="MS Mincho" w:cs="Times New Roman"/>
          <w:color w:val="000000"/>
        </w:rPr>
        <w:t>the substrate</w:t>
      </w:r>
      <w:r w:rsidR="0039443D" w:rsidRPr="00FA3527">
        <w:rPr>
          <w:rFonts w:cs="Times New Roman"/>
        </w:rPr>
        <w:t xml:space="preserve"> (</w:t>
      </w:r>
      <w:r w:rsidR="0039443D" w:rsidRPr="00FA3527">
        <w:rPr>
          <w:rFonts w:cs="Times New Roman"/>
          <w:i/>
          <w:iCs/>
        </w:rPr>
        <w:t>n</w:t>
      </w:r>
      <w:r w:rsidR="0039443D" w:rsidRPr="00FA3527">
        <w:rPr>
          <w:rFonts w:cs="Times New Roman"/>
          <w:i/>
          <w:iCs/>
          <w:vertAlign w:val="subscript"/>
        </w:rPr>
        <w:t>s</w:t>
      </w:r>
      <w:r w:rsidR="0039443D" w:rsidRPr="00FA3527">
        <w:rPr>
          <w:rFonts w:cs="Times New Roman"/>
        </w:rPr>
        <w:t xml:space="preserve"> = 1.46)</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Pr="00FA3527">
        <w:rPr>
          <w:rFonts w:cs="Times New Roman"/>
        </w:rPr>
        <w:t xml:space="preserve">, the ideal QWOT-film thickness is calculated from Eq.10 to </w:t>
      </w:r>
      <w:r w:rsidR="0039443D" w:rsidRPr="00FA3527">
        <w:rPr>
          <w:rFonts w:cs="Times New Roman"/>
        </w:rPr>
        <w:t xml:space="preserve">be </w:t>
      </w:r>
      <w:r w:rsidR="0039443D" w:rsidRPr="00FA3527">
        <w:rPr>
          <w:rFonts w:cs="Times New Roman"/>
          <w:i/>
          <w:iCs/>
        </w:rPr>
        <w:t>n</w:t>
      </w:r>
      <w:r w:rsidR="0039443D" w:rsidRPr="00FA3527">
        <w:rPr>
          <w:rFonts w:cs="Times New Roman"/>
          <w:i/>
          <w:iCs/>
          <w:vertAlign w:val="subscript"/>
        </w:rPr>
        <w:t>ideal</w:t>
      </w:r>
      <w:r w:rsidR="0039443D" w:rsidRPr="00FA3527">
        <w:rPr>
          <w:rFonts w:cs="Times New Roman"/>
        </w:rPr>
        <w:t xml:space="preserve"> = </w:t>
      </w:r>
      <w:r w:rsidRPr="00FA3527">
        <w:rPr>
          <w:rFonts w:cs="Times New Roman"/>
        </w:rPr>
        <w:t>1</w:t>
      </w:r>
      <w:r w:rsidRPr="007D7F7D">
        <w:rPr>
          <w:rFonts w:cs="Times New Roman"/>
        </w:rPr>
        <w:t xml:space="preserve">.21. </w:t>
      </w:r>
      <w:r w:rsidR="0039443D">
        <w:rPr>
          <w:rFonts w:cs="Times New Roman"/>
        </w:rPr>
        <w:t>The</w:t>
      </w:r>
      <w:r w:rsidRPr="007D7F7D">
        <w:rPr>
          <w:rFonts w:cs="Times New Roman"/>
        </w:rPr>
        <w:t xml:space="preserve"> material with the closest refractive index is MgF</w:t>
      </w:r>
      <w:r w:rsidRPr="007D7F7D">
        <w:rPr>
          <w:rFonts w:cs="Times New Roman"/>
          <w:vertAlign w:val="subscript"/>
        </w:rPr>
        <w:t>2</w:t>
      </w:r>
      <w:r w:rsidRPr="007D7F7D">
        <w:rPr>
          <w:rFonts w:cs="Times New Roman"/>
        </w:rPr>
        <w:t xml:space="preserve"> </w:t>
      </w:r>
      <w:r w:rsidR="0039443D">
        <w:rPr>
          <w:rFonts w:cs="Times New Roman"/>
        </w:rPr>
        <w:t>(</w:t>
      </w:r>
      <w:r w:rsidRPr="007D7F7D">
        <w:rPr>
          <w:rFonts w:cs="Times New Roman"/>
          <w:i/>
          <w:iCs/>
        </w:rPr>
        <w:t>n</w:t>
      </w:r>
      <w:r w:rsidRPr="00E03C74">
        <w:rPr>
          <w:rFonts w:cs="Times New Roman"/>
          <w:vertAlign w:val="subscript"/>
        </w:rPr>
        <w:t>MgF2</w:t>
      </w:r>
      <w:r w:rsidRPr="00E03C74">
        <w:rPr>
          <w:rFonts w:cs="Times New Roman"/>
        </w:rPr>
        <w:t xml:space="preserve"> </w:t>
      </w:r>
      <w:r w:rsidRPr="007D7F7D">
        <w:rPr>
          <w:rFonts w:cs="Times New Roman"/>
        </w:rPr>
        <w:t>= 1.38</w:t>
      </w:r>
      <w:r w:rsidR="0039443D">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725D6B">
        <w:rPr>
          <w:rFonts w:cs="Times New Roman"/>
        </w:rPr>
        <w:t>. A</w:t>
      </w:r>
      <w:r w:rsidR="0039443D">
        <w:rPr>
          <w:rFonts w:cs="Times New Roman"/>
        </w:rPr>
        <w:t xml:space="preserve"> slight difference from </w:t>
      </w:r>
      <w:r>
        <w:rPr>
          <w:rFonts w:eastAsia="MS Mincho" w:cs="Times New Roman"/>
          <w:color w:val="000000"/>
        </w:rPr>
        <w:t xml:space="preserve">ideal value </w:t>
      </w:r>
      <w:r w:rsidRPr="007D7F7D">
        <w:rPr>
          <w:rFonts w:cs="Times New Roman"/>
        </w:rPr>
        <w:t>cause</w:t>
      </w:r>
      <w:r w:rsidR="0039443D">
        <w:rPr>
          <w:rFonts w:cs="Times New Roman"/>
        </w:rPr>
        <w:t>s</w:t>
      </w:r>
      <w:r w:rsidRPr="007D7F7D">
        <w:rPr>
          <w:rFonts w:cs="Times New Roman"/>
        </w:rPr>
        <w:t xml:space="preserve"> the reflection to be </w:t>
      </w:r>
      <w:r w:rsidR="00B47E02">
        <w:rPr>
          <w:rFonts w:cs="Times New Roman"/>
        </w:rPr>
        <w:t xml:space="preserve">slightly </w:t>
      </w:r>
      <w:r w:rsidRPr="007D7F7D">
        <w:rPr>
          <w:rFonts w:cs="Times New Roman"/>
        </w:rPr>
        <w:t>higher</w:t>
      </w:r>
      <w:r w:rsidR="0039443D">
        <w:rPr>
          <w:rFonts w:cs="Times New Roman"/>
        </w:rPr>
        <w:t xml:space="preserve">, </w:t>
      </w:r>
      <w:r w:rsidRPr="007D7F7D">
        <w:rPr>
          <w:rFonts w:cs="Times New Roman"/>
        </w:rPr>
        <w:t xml:space="preserve">as illustrated in Fig. </w:t>
      </w:r>
      <w:r w:rsidR="008F7361">
        <w:rPr>
          <w:rFonts w:cs="Times New Roman"/>
        </w:rPr>
        <w:t>2</w:t>
      </w:r>
      <w:r w:rsidRPr="007D7F7D">
        <w:rPr>
          <w:rFonts w:cs="Times New Roman"/>
        </w:rPr>
        <w:t>.</w:t>
      </w:r>
      <w:r w:rsidR="00924CD3" w:rsidRPr="00924CD3">
        <w:rPr>
          <w:rFonts w:cs="Times New Roman"/>
        </w:rPr>
        <w:t xml:space="preserve"> </w:t>
      </w:r>
      <w:r w:rsidR="00924CD3" w:rsidRPr="007D7F7D">
        <w:rPr>
          <w:rFonts w:cs="Times New Roman"/>
        </w:rPr>
        <w:t xml:space="preserve">The reflectance of </w:t>
      </w:r>
      <w:r w:rsidR="00924CD3">
        <w:rPr>
          <w:rFonts w:eastAsia="MS Mincho" w:cs="Times New Roman"/>
          <w:color w:val="000000"/>
        </w:rPr>
        <w:t>the Sb</w:t>
      </w:r>
      <w:r w:rsidR="00924CD3" w:rsidRPr="007D7F7D">
        <w:rPr>
          <w:rFonts w:cs="Times New Roman"/>
          <w:vertAlign w:val="subscript"/>
        </w:rPr>
        <w:t>2</w:t>
      </w:r>
      <w:r w:rsidR="00924CD3" w:rsidRPr="007D7F7D">
        <w:rPr>
          <w:rFonts w:cs="Times New Roman"/>
        </w:rPr>
        <w:t>Se</w:t>
      </w:r>
      <w:r w:rsidR="00924CD3" w:rsidRPr="007D7F7D">
        <w:rPr>
          <w:rFonts w:cs="Times New Roman"/>
          <w:vertAlign w:val="subscript"/>
        </w:rPr>
        <w:t>3</w:t>
      </w:r>
      <w:r w:rsidR="00924CD3" w:rsidRPr="007D7F7D">
        <w:rPr>
          <w:rFonts w:cs="Times New Roman"/>
        </w:rPr>
        <w:t xml:space="preserve"> (blue) is the highest</w:t>
      </w:r>
      <w:r w:rsidR="00924CD3">
        <w:rPr>
          <w:rFonts w:cs="Times New Roman"/>
        </w:rPr>
        <w:t>, at 6.5%,</w:t>
      </w:r>
      <w:r w:rsidR="00924CD3" w:rsidRPr="007D7F7D">
        <w:rPr>
          <w:rFonts w:cs="Times New Roman"/>
        </w:rPr>
        <w:t xml:space="preserve"> because </w:t>
      </w:r>
      <w:r w:rsidR="00924CD3">
        <w:rPr>
          <w:rFonts w:cs="Times New Roman"/>
        </w:rPr>
        <w:t>the PCM layer is</w:t>
      </w:r>
      <w:r w:rsidR="00924CD3" w:rsidRPr="007D7F7D">
        <w:rPr>
          <w:rFonts w:cs="Times New Roman"/>
        </w:rPr>
        <w:t xml:space="preserve"> </w:t>
      </w:r>
      <w:r w:rsidR="00924CD3">
        <w:rPr>
          <w:rFonts w:cs="Times New Roman"/>
        </w:rPr>
        <w:t>an absentee layer</w:t>
      </w:r>
      <w:r w:rsidR="00924CD3" w:rsidRPr="007D7F7D">
        <w:rPr>
          <w:rFonts w:cs="Times New Roman"/>
        </w:rPr>
        <w:t xml:space="preserve">, </w:t>
      </w:r>
      <w:r w:rsidR="00924CD3">
        <w:rPr>
          <w:rFonts w:eastAsia="MS Mincho" w:cs="Times New Roman"/>
          <w:color w:val="000000"/>
        </w:rPr>
        <w:t xml:space="preserve">so the reflection is </w:t>
      </w:r>
      <w:r w:rsidR="00924CD3">
        <w:rPr>
          <w:rFonts w:cs="Times New Roman"/>
        </w:rPr>
        <w:t xml:space="preserve">equivalent </w:t>
      </w:r>
      <w:r w:rsidR="00924CD3" w:rsidRPr="007D7F7D">
        <w:rPr>
          <w:rFonts w:cs="Times New Roman"/>
        </w:rPr>
        <w:t xml:space="preserve">to </w:t>
      </w:r>
      <w:r w:rsidR="00924CD3">
        <w:rPr>
          <w:rFonts w:cs="Times New Roman"/>
        </w:rPr>
        <w:t xml:space="preserve">a standalone </w:t>
      </w:r>
      <w:r w:rsidR="00924CD3" w:rsidRPr="007D7F7D">
        <w:rPr>
          <w:rFonts w:cs="Times New Roman"/>
        </w:rPr>
        <w:t>3-mm SiO</w:t>
      </w:r>
      <w:r w:rsidR="00924CD3" w:rsidRPr="007D7F7D">
        <w:rPr>
          <w:rFonts w:cs="Times New Roman"/>
          <w:vertAlign w:val="subscript"/>
        </w:rPr>
        <w:t>2</w:t>
      </w:r>
      <w:r w:rsidR="00924CD3" w:rsidRPr="007D7F7D">
        <w:rPr>
          <w:rFonts w:cs="Times New Roman"/>
        </w:rPr>
        <w:t xml:space="preserve"> substrate. </w:t>
      </w:r>
      <w:r w:rsidR="00725D6B" w:rsidRPr="007D7F7D">
        <w:rPr>
          <w:rFonts w:cs="Times New Roman"/>
        </w:rPr>
        <w:t>An ideal film</w:t>
      </w:r>
      <w:r w:rsidR="00924CD3">
        <w:rPr>
          <w:rFonts w:cs="Times New Roman"/>
        </w:rPr>
        <w:t xml:space="preserve"> (red)</w:t>
      </w:r>
      <w:r w:rsidR="00725D6B" w:rsidRPr="007D7F7D">
        <w:rPr>
          <w:rFonts w:cs="Times New Roman"/>
        </w:rPr>
        <w:t xml:space="preserve"> </w:t>
      </w:r>
      <w:r w:rsidR="00725D6B">
        <w:rPr>
          <w:rFonts w:cs="Times New Roman"/>
        </w:rPr>
        <w:t>still</w:t>
      </w:r>
      <w:r w:rsidR="00725D6B" w:rsidRPr="007D7F7D">
        <w:rPr>
          <w:rFonts w:cs="Times New Roman"/>
        </w:rPr>
        <w:t xml:space="preserve"> </w:t>
      </w:r>
      <w:r w:rsidR="00725D6B">
        <w:rPr>
          <w:rFonts w:cs="Times New Roman"/>
        </w:rPr>
        <w:t>exhibits small reflectance</w:t>
      </w:r>
      <w:r w:rsidR="00725D6B" w:rsidRPr="007D7F7D">
        <w:rPr>
          <w:rFonts w:cs="Times New Roman"/>
        </w:rPr>
        <w:t xml:space="preserve"> because </w:t>
      </w:r>
      <w:r w:rsidR="00725D6B">
        <w:rPr>
          <w:rFonts w:cs="Times New Roman"/>
        </w:rPr>
        <w:t xml:space="preserve">of the reflection in the substrate-air layer in the back. </w:t>
      </w:r>
    </w:p>
    <w:p w14:paraId="7AB1AA91" w14:textId="77777777" w:rsidR="00576590" w:rsidRDefault="00576590" w:rsidP="008F7361">
      <w:pPr>
        <w:pStyle w:val="10BodySubsequentParagraph"/>
        <w:rPr>
          <w:rFonts w:cs="Times New Roman"/>
        </w:rPr>
      </w:pPr>
    </w:p>
    <w:p w14:paraId="5F9403CE" w14:textId="77777777" w:rsidR="00576590" w:rsidRPr="007D7F7D" w:rsidRDefault="00576590" w:rsidP="00576590">
      <w:pPr>
        <w:pStyle w:val="11Figure"/>
        <w:rPr>
          <w:rFonts w:cs="Times New Roman"/>
        </w:rPr>
      </w:pPr>
      <w:r>
        <w:rPr>
          <w:rFonts w:cs="Times New Roman"/>
          <w:noProof/>
        </w:rPr>
        <w:drawing>
          <wp:inline distT="0" distB="0" distL="0" distR="0" wp14:anchorId="0A15BFDD" wp14:editId="7F6E2AB8">
            <wp:extent cx="4791710" cy="2750185"/>
            <wp:effectExtent l="0" t="0" r="8890" b="0"/>
            <wp:docPr id="1289119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9766" name="Picture 12891197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1710" cy="2750185"/>
                    </a:xfrm>
                    <a:prstGeom prst="rect">
                      <a:avLst/>
                    </a:prstGeom>
                  </pic:spPr>
                </pic:pic>
              </a:graphicData>
            </a:graphic>
          </wp:inline>
        </w:drawing>
      </w:r>
    </w:p>
    <w:p w14:paraId="4C62EC72" w14:textId="77777777" w:rsidR="00576590" w:rsidRDefault="00576590" w:rsidP="00576590">
      <w:pPr>
        <w:pStyle w:val="12FigureCaptionLong"/>
        <w:rPr>
          <w:rFonts w:cs="Times New Roman"/>
        </w:rPr>
      </w:pPr>
      <w:r w:rsidRPr="007D7F7D">
        <w:rPr>
          <w:rFonts w:cs="Times New Roman"/>
          <w:b/>
          <w:bCs/>
        </w:rPr>
        <w:t xml:space="preserve">Fig. </w:t>
      </w:r>
      <w:r>
        <w:rPr>
          <w:rFonts w:cs="Times New Roman"/>
          <w:b/>
          <w:bCs/>
        </w:rPr>
        <w:t>2</w:t>
      </w:r>
      <w:r w:rsidRPr="007D7F7D">
        <w:rPr>
          <w:rFonts w:cs="Times New Roman"/>
          <w:b/>
          <w:bCs/>
        </w:rPr>
        <w:t>.</w:t>
      </w:r>
      <w:r w:rsidRPr="007D7F7D">
        <w:rPr>
          <w:rFonts w:cs="Times New Roman"/>
        </w:rPr>
        <w:t xml:space="preserve"> </w:t>
      </w:r>
      <w:r>
        <w:rPr>
          <w:rFonts w:cs="Times New Roman"/>
        </w:rPr>
        <w:t>Reflectance of a single-layer designs with different film index. At 1064 nm (black, vertical line), HWOT-thick Sb</w:t>
      </w:r>
      <w:r>
        <w:rPr>
          <w:rFonts w:cs="Times New Roman"/>
          <w:vertAlign w:val="subscript"/>
        </w:rPr>
        <w:t>2</w:t>
      </w:r>
      <w:r>
        <w:rPr>
          <w:rFonts w:cs="Times New Roman"/>
        </w:rPr>
        <w:t>Se</w:t>
      </w:r>
      <w:r>
        <w:rPr>
          <w:rFonts w:cs="Times New Roman"/>
          <w:vertAlign w:val="subscript"/>
        </w:rPr>
        <w:t>3</w:t>
      </w:r>
      <w:r>
        <w:rPr>
          <w:rFonts w:cs="Times New Roman"/>
        </w:rPr>
        <w:t xml:space="preserve"> (blue) has the highest reflectance </w:t>
      </w:r>
      <w:r w:rsidRPr="0098259D">
        <w:rPr>
          <w:rFonts w:cs="Times New Roman"/>
          <w:i/>
          <w:iCs/>
        </w:rPr>
        <w:t>R</w:t>
      </w:r>
      <w:r>
        <w:rPr>
          <w:rFonts w:cs="Times New Roman"/>
        </w:rPr>
        <w:t xml:space="preserve"> = 6.5%. QWOT-thick MgF</w:t>
      </w:r>
      <w:r w:rsidRPr="006D0B69">
        <w:rPr>
          <w:rFonts w:cs="Times New Roman"/>
          <w:vertAlign w:val="subscript"/>
        </w:rPr>
        <w:t>2</w:t>
      </w:r>
      <w:r>
        <w:rPr>
          <w:rFonts w:cs="Times New Roman"/>
        </w:rPr>
        <w:t xml:space="preserve"> (green) </w:t>
      </w:r>
      <w:r w:rsidRPr="0098259D">
        <w:rPr>
          <w:rFonts w:cs="Times New Roman"/>
          <w:i/>
          <w:iCs/>
        </w:rPr>
        <w:t>R</w:t>
      </w:r>
      <w:r>
        <w:rPr>
          <w:rFonts w:cs="Times New Roman"/>
        </w:rPr>
        <w:t xml:space="preserve"> = 5.0%. An ideal QWOT-thick film with </w:t>
      </w:r>
      <w:r w:rsidRPr="006D0B69">
        <w:rPr>
          <w:rFonts w:cs="Times New Roman"/>
          <w:i/>
          <w:iCs/>
        </w:rPr>
        <w:t>n</w:t>
      </w:r>
      <w:r w:rsidRPr="006D0B69">
        <w:rPr>
          <w:rFonts w:cs="Times New Roman"/>
          <w:i/>
          <w:iCs/>
          <w:vertAlign w:val="subscript"/>
        </w:rPr>
        <w:t>ideal</w:t>
      </w:r>
      <w:r>
        <w:rPr>
          <w:rFonts w:cs="Times New Roman"/>
        </w:rPr>
        <w:t xml:space="preserve"> = 1.21 (red) has the lowest reflectance, </w:t>
      </w:r>
      <w:r w:rsidRPr="0098259D">
        <w:rPr>
          <w:rFonts w:cs="Times New Roman"/>
          <w:i/>
          <w:iCs/>
        </w:rPr>
        <w:t>R</w:t>
      </w:r>
      <w:r>
        <w:rPr>
          <w:rFonts w:cs="Times New Roman"/>
        </w:rPr>
        <w:t xml:space="preserve"> = 3.4%. The QWOT-thick structure is shown in the top right corner.</w:t>
      </w:r>
    </w:p>
    <w:p w14:paraId="7371609B" w14:textId="77777777" w:rsidR="00576590" w:rsidRPr="008D6E6A" w:rsidRDefault="00576590" w:rsidP="008F7361">
      <w:pPr>
        <w:pStyle w:val="10BodySubsequentParagraph"/>
        <w:rPr>
          <w:rFonts w:cs="Times New Roman"/>
          <w:sz w:val="16"/>
          <w:szCs w:val="20"/>
        </w:rPr>
      </w:pPr>
    </w:p>
    <w:p w14:paraId="05FA28A0" w14:textId="02FDC947"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 xml:space="preserve">2.3 </w:t>
      </w:r>
      <w:r>
        <w:rPr>
          <w:rFonts w:ascii="Times New Roman" w:eastAsia="MS Mincho" w:hAnsi="Times New Roman" w:cs="Times New Roman"/>
        </w:rPr>
        <w:t>Multilayer antireflection design</w:t>
      </w:r>
    </w:p>
    <w:p w14:paraId="4D66B3E6" w14:textId="27FE93F2" w:rsidR="00697FEE" w:rsidRPr="007D7F7D" w:rsidRDefault="00B47E02" w:rsidP="00697FEE">
      <w:pPr>
        <w:pStyle w:val="09BodyFirstParagraph"/>
        <w:rPr>
          <w:rFonts w:cs="Times New Roman"/>
        </w:rPr>
      </w:pPr>
      <w:r>
        <w:rPr>
          <w:rFonts w:cs="Times New Roman"/>
        </w:rPr>
        <w:t>Two</w:t>
      </w:r>
      <w:r w:rsidRPr="007D7F7D">
        <w:rPr>
          <w:rFonts w:cs="Times New Roman"/>
        </w:rPr>
        <w:t xml:space="preserve">-layer </w:t>
      </w:r>
      <w:r w:rsidR="00F21892">
        <w:rPr>
          <w:rFonts w:cs="Times New Roman"/>
        </w:rPr>
        <w:t>design with each layer thickness being QWOT</w:t>
      </w:r>
      <w:r w:rsidRPr="007D7F7D">
        <w:rPr>
          <w:rFonts w:cs="Times New Roman"/>
        </w:rPr>
        <w:t xml:space="preserve"> (Q/Q design) </w:t>
      </w:r>
      <w:r>
        <w:rPr>
          <w:rFonts w:cs="Times New Roman"/>
        </w:rPr>
        <w:t>is</w:t>
      </w:r>
      <w:r w:rsidRPr="007D7F7D">
        <w:rPr>
          <w:rFonts w:cs="Times New Roman"/>
        </w:rPr>
        <w:t xml:space="preserve"> also be used to create antireflection condition</w:t>
      </w:r>
      <w:r>
        <w:rPr>
          <w:rFonts w:eastAsia="MS Mincho" w:cs="Times New Roman"/>
          <w:color w:val="000000"/>
        </w:rPr>
        <w:t xml:space="preserve">s. The Fresnel reflection coefficient </w:t>
      </w:r>
      <w:r w:rsidRPr="007D7F7D">
        <w:rPr>
          <w:rFonts w:cs="Times New Roman"/>
          <w:i/>
          <w:iCs/>
        </w:rPr>
        <w:t>r</w:t>
      </w:r>
      <w:r w:rsidRPr="007D7F7D">
        <w:rPr>
          <w:rFonts w:cs="Times New Roman"/>
        </w:rPr>
        <w:t xml:space="preserve"> from Eq. 7 can be </w:t>
      </w:r>
      <w:r w:rsidR="00F21892">
        <w:rPr>
          <w:rFonts w:cs="Times New Roman"/>
        </w:rPr>
        <w:t>expanded</w:t>
      </w:r>
      <w:r w:rsidRPr="007D7F7D">
        <w:rPr>
          <w:rFonts w:cs="Times New Roman"/>
        </w:rPr>
        <w:t xml:space="preserve"> to</w:t>
      </w:r>
    </w:p>
    <w:p w14:paraId="781065CE" w14:textId="3A9E2D2B"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den>
        </m:f>
      </m:oMath>
      <w:r w:rsidRPr="007D7F7D">
        <w:rPr>
          <w:rFonts w:cs="Times New Roman"/>
        </w:rPr>
        <w:t>,</w:t>
      </w:r>
      <w:r w:rsidRPr="007D7F7D">
        <w:rPr>
          <w:rFonts w:cs="Times New Roman"/>
        </w:rPr>
        <w:tab/>
        <w:t>(11)</w:t>
      </w:r>
    </w:p>
    <w:p w14:paraId="281E7537" w14:textId="38770D11" w:rsidR="00697FEE" w:rsidRPr="007D7F7D" w:rsidRDefault="0018058D" w:rsidP="00697FEE">
      <w:pPr>
        <w:pStyle w:val="09BodyFirstParagraph"/>
        <w:rPr>
          <w:rFonts w:cs="Times New Roman"/>
        </w:rPr>
      </w:pPr>
      <w:r w:rsidRPr="007D7F7D">
        <w:rPr>
          <w:rFonts w:cs="Times New Roman"/>
        </w:rPr>
        <w:t xml:space="preserve">where </w:t>
      </w:r>
      <w:r w:rsidR="00F21892" w:rsidRPr="007D7F7D">
        <w:rPr>
          <w:rFonts w:cs="Times New Roman"/>
          <w:i/>
          <w:iCs/>
        </w:rPr>
        <w:t>n</w:t>
      </w:r>
      <w:r w:rsidR="00F21892" w:rsidRPr="007D7F7D">
        <w:rPr>
          <w:rFonts w:cs="Times New Roman"/>
          <w:i/>
          <w:iCs/>
          <w:vertAlign w:val="subscript"/>
        </w:rPr>
        <w:t>f</w:t>
      </w:r>
      <w:r w:rsidRPr="007D7F7D">
        <w:rPr>
          <w:rFonts w:cs="Times New Roman"/>
        </w:rPr>
        <w:t xml:space="preserve"> begins from </w:t>
      </w:r>
      <w:r>
        <w:rPr>
          <w:rFonts w:eastAsia="MS Mincho" w:cs="Times New Roman"/>
          <w:color w:val="000000"/>
        </w:rPr>
        <w:t>the substrate side and increases toward the air</w:t>
      </w:r>
      <w:r w:rsidR="00F21892">
        <w:rPr>
          <w:rFonts w:cs="Times New Roman"/>
        </w:rPr>
        <w:t xml:space="preserve"> side</w:t>
      </w:r>
      <w:r w:rsidRPr="007D7F7D">
        <w:rPr>
          <w:rFonts w:cs="Times New Roman"/>
        </w:rPr>
        <w:t xml:space="preserve"> (</w:t>
      </w:r>
      <w:r w:rsidRPr="007D7F7D">
        <w:rPr>
          <w:rFonts w:cs="Times New Roman"/>
          <w:i/>
          <w:iCs/>
        </w:rPr>
        <w:t>n</w:t>
      </w:r>
      <w:r w:rsidRPr="007D7F7D">
        <w:rPr>
          <w:rFonts w:cs="Times New Roman"/>
          <w:i/>
          <w:iCs/>
          <w:vertAlign w:val="subscript"/>
        </w:rPr>
        <w:t xml:space="preserve">s </w:t>
      </w:r>
      <w:r w:rsidRPr="007D7F7D">
        <w:rPr>
          <w:rFonts w:cs="Times New Roman"/>
          <w:i/>
          <w:iCs/>
        </w:rPr>
        <w:t>/ n</w:t>
      </w:r>
      <w:r w:rsidRPr="007D7F7D">
        <w:rPr>
          <w:rFonts w:cs="Times New Roman"/>
          <w:i/>
          <w:iCs/>
          <w:vertAlign w:val="subscript"/>
        </w:rPr>
        <w:t xml:space="preserve">f1 </w:t>
      </w:r>
      <w:r w:rsidRPr="007D7F7D">
        <w:rPr>
          <w:rFonts w:cs="Times New Roman"/>
          <w:i/>
          <w:iCs/>
        </w:rPr>
        <w:t>/ n</w:t>
      </w:r>
      <w:r w:rsidRPr="007D7F7D">
        <w:rPr>
          <w:rFonts w:cs="Times New Roman"/>
          <w:i/>
          <w:iCs/>
          <w:vertAlign w:val="subscript"/>
        </w:rPr>
        <w:t xml:space="preserve">f2 </w:t>
      </w:r>
      <w:r w:rsidRPr="007D7F7D">
        <w:rPr>
          <w:rFonts w:cs="Times New Roman"/>
          <w:i/>
          <w:iCs/>
        </w:rPr>
        <w:t>/ n</w:t>
      </w:r>
      <w:r w:rsidRPr="007D7F7D">
        <w:rPr>
          <w:rFonts w:cs="Times New Roman"/>
          <w:i/>
          <w:iCs/>
          <w:vertAlign w:val="subscript"/>
        </w:rPr>
        <w:t>a</w:t>
      </w:r>
      <w:r w:rsidRPr="00F21892">
        <w:rPr>
          <w:rFonts w:cs="Times New Roman"/>
        </w:rPr>
        <w:t>)</w:t>
      </w:r>
      <w:r w:rsidRPr="007D7F7D">
        <w:rPr>
          <w:rFonts w:cs="Times New Roman"/>
        </w:rPr>
        <w:t xml:space="preserve">, </w:t>
      </w:r>
      <w:r w:rsidRPr="007D7F7D">
        <w:rPr>
          <w:rFonts w:cs="Times New Roman"/>
          <w:i/>
          <w:iCs/>
        </w:rPr>
        <w:t>n</w:t>
      </w:r>
      <w:r w:rsidRPr="007D7F7D">
        <w:rPr>
          <w:rFonts w:cs="Times New Roman"/>
          <w:i/>
          <w:iCs/>
          <w:vertAlign w:val="subscript"/>
        </w:rPr>
        <w:t>r2</w:t>
      </w:r>
      <w:r w:rsidRPr="007D7F7D">
        <w:rPr>
          <w:rFonts w:cs="Times New Roman"/>
        </w:rPr>
        <w:t xml:space="preserve"> is the effective reflectance index </w:t>
      </w:r>
      <w:r w:rsidR="00F21892">
        <w:rPr>
          <w:rFonts w:cs="Times New Roman"/>
        </w:rPr>
        <w:t xml:space="preserve">of </w:t>
      </w:r>
      <w:r w:rsidRPr="007D7F7D">
        <w:rPr>
          <w:rFonts w:cs="Times New Roman"/>
        </w:rPr>
        <w:t xml:space="preserve">the entire structure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0C2047">
        <w:rPr>
          <w:rFonts w:cs="Times New Roman"/>
          <w:noProof/>
        </w:rPr>
        <w:t>[23]</w:t>
      </w:r>
      <w:r w:rsidRPr="007D7F7D">
        <w:rPr>
          <w:rFonts w:cs="Times New Roman"/>
        </w:rPr>
        <w:fldChar w:fldCharType="end"/>
      </w:r>
      <w:r w:rsidRPr="007D7F7D">
        <w:rPr>
          <w:rFonts w:cs="Times New Roman"/>
        </w:rPr>
        <w:t xml:space="preserve">, and </w:t>
      </w:r>
      <w:r w:rsidRPr="007D7F7D">
        <w:rPr>
          <w:rFonts w:cs="Times New Roman"/>
          <w:i/>
          <w:iCs/>
        </w:rPr>
        <w:t>n</w:t>
      </w:r>
      <w:r w:rsidRPr="007D7F7D">
        <w:rPr>
          <w:rFonts w:cs="Times New Roman"/>
          <w:i/>
          <w:iCs/>
          <w:vertAlign w:val="subscript"/>
        </w:rPr>
        <w:t>r1</w:t>
      </w:r>
      <w:r w:rsidRPr="007D7F7D">
        <w:rPr>
          <w:rFonts w:cs="Times New Roman"/>
        </w:rPr>
        <w:t xml:space="preserve"> is the effective reflectance </w:t>
      </w:r>
      <w:r w:rsidRPr="007D7F7D">
        <w:rPr>
          <w:rFonts w:cs="Times New Roman"/>
        </w:rPr>
        <w:lastRenderedPageBreak/>
        <w:t xml:space="preserve">index of only </w:t>
      </w:r>
      <w:r>
        <w:rPr>
          <w:rFonts w:eastAsia="MS Mincho" w:cs="Times New Roman"/>
          <w:color w:val="000000"/>
        </w:rPr>
        <w:t>the substrate (</w:t>
      </w:r>
      <w:r w:rsidRPr="007D7F7D">
        <w:rPr>
          <w:rFonts w:cs="Times New Roman"/>
          <w:i/>
          <w:iCs/>
        </w:rPr>
        <w:t>n</w:t>
      </w:r>
      <w:r w:rsidRPr="007D7F7D">
        <w:rPr>
          <w:rFonts w:cs="Times New Roman"/>
          <w:i/>
          <w:iCs/>
          <w:vertAlign w:val="subscript"/>
        </w:rPr>
        <w:t>s</w:t>
      </w:r>
      <w:r w:rsidRPr="007D7F7D">
        <w:rPr>
          <w:rFonts w:cs="Times New Roman"/>
        </w:rPr>
        <w:t>) and bottom film (</w:t>
      </w:r>
      <w:r w:rsidRPr="007D7F7D">
        <w:rPr>
          <w:rFonts w:cs="Times New Roman"/>
          <w:i/>
          <w:iCs/>
        </w:rPr>
        <w:t>n</w:t>
      </w:r>
      <w:r w:rsidRPr="007D7F7D">
        <w:rPr>
          <w:rFonts w:cs="Times New Roman"/>
          <w:i/>
          <w:iCs/>
          <w:vertAlign w:val="subscript"/>
        </w:rPr>
        <w:t>f1</w:t>
      </w:r>
      <w:r w:rsidRPr="007D7F7D">
        <w:rPr>
          <w:rFonts w:cs="Times New Roman"/>
        </w:rPr>
        <w:t>). Similar to Eq.</w:t>
      </w:r>
      <w:r w:rsidR="00D43B77">
        <w:rPr>
          <w:rFonts w:cs="Times New Roman"/>
        </w:rPr>
        <w:t> </w:t>
      </w:r>
      <w:r w:rsidRPr="007D7F7D">
        <w:rPr>
          <w:rFonts w:cs="Times New Roman"/>
        </w:rPr>
        <w:t>7</w:t>
      </w:r>
      <w:r w:rsidR="00777A63" w:rsidRPr="007D7F7D">
        <w:rPr>
          <w:rFonts w:cs="Times New Roman"/>
        </w:rPr>
        <w:t xml:space="preserve">, </w:t>
      </w:r>
      <w:r w:rsidR="00F21892">
        <w:rPr>
          <w:rFonts w:cs="Times New Roman"/>
        </w:rPr>
        <w:t xml:space="preserve">the antireflection condition </w:t>
      </w:r>
      <w:r w:rsidR="008D55B9">
        <w:rPr>
          <w:rFonts w:cs="Times New Roman"/>
        </w:rPr>
        <w:t>of the</w:t>
      </w:r>
      <w:r w:rsidR="00F21892">
        <w:rPr>
          <w:rFonts w:cs="Times New Roman"/>
        </w:rPr>
        <w:t xml:space="preserve"> </w:t>
      </w:r>
      <w:r w:rsidR="00777A63" w:rsidRPr="007D7F7D">
        <w:rPr>
          <w:rFonts w:cs="Times New Roman"/>
        </w:rPr>
        <w:t>two-layer</w:t>
      </w:r>
      <w:r w:rsidRPr="007D7F7D">
        <w:rPr>
          <w:rFonts w:cs="Times New Roman"/>
        </w:rPr>
        <w:t xml:space="preserve"> </w:t>
      </w:r>
      <w:r w:rsidR="00F21892">
        <w:rPr>
          <w:rFonts w:cs="Times New Roman"/>
        </w:rPr>
        <w:t xml:space="preserve">design </w:t>
      </w:r>
      <w:r w:rsidR="008D55B9">
        <w:rPr>
          <w:rFonts w:cs="Times New Roman"/>
        </w:rPr>
        <w:t>occurs</w:t>
      </w:r>
      <w:r w:rsidRPr="007D7F7D">
        <w:rPr>
          <w:rFonts w:cs="Times New Roman"/>
        </w:rPr>
        <w:t xml:space="preserve"> when</w:t>
      </w:r>
      <w:r w:rsidR="003B1083">
        <w:rPr>
          <w:rFonts w:cs="Times New Roman"/>
        </w:rPr>
        <w:t xml:space="preserve"> </w:t>
      </w:r>
      <w:r w:rsidR="003B1083" w:rsidRPr="003B1083">
        <w:rPr>
          <w:rFonts w:cs="Times New Roman"/>
          <w:i/>
          <w:iCs/>
        </w:rPr>
        <w:t>n</w:t>
      </w:r>
      <w:r w:rsidR="003B1083" w:rsidRPr="003B1083">
        <w:rPr>
          <w:rFonts w:cs="Times New Roman"/>
          <w:i/>
          <w:iCs/>
          <w:vertAlign w:val="subscript"/>
        </w:rPr>
        <w:t>a</w:t>
      </w:r>
      <w:r w:rsidR="003B1083">
        <w:rPr>
          <w:rFonts w:cs="Times New Roman"/>
        </w:rPr>
        <w:t xml:space="preserve"> = </w:t>
      </w:r>
      <w:r w:rsidR="003B1083" w:rsidRPr="003B1083">
        <w:rPr>
          <w:rFonts w:cs="Times New Roman"/>
          <w:i/>
          <w:iCs/>
        </w:rPr>
        <w:t>n</w:t>
      </w:r>
      <w:r w:rsidR="003B1083" w:rsidRPr="003B1083">
        <w:rPr>
          <w:rFonts w:cs="Times New Roman"/>
          <w:i/>
          <w:iCs/>
          <w:vertAlign w:val="subscript"/>
        </w:rPr>
        <w:t>r2</w:t>
      </w:r>
      <w:r w:rsidR="003B1083">
        <w:rPr>
          <w:rFonts w:cs="Times New Roman"/>
        </w:rPr>
        <w:t xml:space="preserve"> or</w:t>
      </w:r>
    </w:p>
    <w:p w14:paraId="33838FAE" w14:textId="551C2365" w:rsidR="00697FEE" w:rsidRPr="007D7F7D" w:rsidRDefault="0018058D" w:rsidP="00697FEE">
      <w:pPr>
        <w:pStyle w:val="13Equation"/>
        <w:rPr>
          <w:rFonts w:cs="Times New Roman"/>
        </w:rPr>
      </w:pPr>
      <w:r w:rsidRPr="007D7F7D">
        <w:rPr>
          <w:rFonts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oMath>
      <w:r w:rsidRPr="002A6526">
        <w:rPr>
          <w:rFonts w:cs="Times New Roman"/>
        </w:rPr>
        <w:t>,</w:t>
      </w:r>
      <w:r w:rsidRPr="002A6526">
        <w:rPr>
          <w:rFonts w:cs="Times New Roman"/>
        </w:rPr>
        <w:tab/>
        <w:t>(12)</w:t>
      </w:r>
    </w:p>
    <w:p w14:paraId="011A1D1A" w14:textId="04691EF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(13)</w:t>
      </w:r>
    </w:p>
    <w:p w14:paraId="61DB0EF6" w14:textId="5F65BC5A" w:rsidR="00697FEE" w:rsidRPr="007D7F7D" w:rsidRDefault="0018058D" w:rsidP="00697FEE">
      <w:pPr>
        <w:pStyle w:val="10BodySubsequentParagraph"/>
        <w:rPr>
          <w:rFonts w:cs="Times New Roman"/>
          <w:lang w:bidi="th-TH"/>
        </w:rPr>
      </w:pPr>
      <w:r>
        <w:rPr>
          <w:rFonts w:cs="Times New Roman"/>
          <w:lang w:bidi="th-TH"/>
        </w:rPr>
        <w:t>From Eq. 13</w:t>
      </w:r>
      <w:r w:rsidR="008D55B9">
        <w:rPr>
          <w:rFonts w:cs="Times New Roman"/>
          <w:lang w:bidi="th-TH"/>
        </w:rPr>
        <w:t>, it can be seen that the refractive index of the top film must be smaller than the bottom film</w:t>
      </w:r>
      <w:r w:rsidRPr="007D7F7D">
        <w:rPr>
          <w:rFonts w:cs="Times New Roman"/>
          <w:lang w:bidi="th-TH"/>
        </w:rPr>
        <w:t xml:space="preserve">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2</w:t>
      </w:r>
      <w:r w:rsidRPr="007D7F7D">
        <w:rPr>
          <w:rFonts w:cs="Times New Roman"/>
          <w:i/>
          <w:iCs/>
          <w:lang w:bidi="th-TH"/>
        </w:rPr>
        <w:t xml:space="preserve"> &lt; n</w:t>
      </w:r>
      <w:r w:rsidRPr="007D7F7D">
        <w:rPr>
          <w:rFonts w:cs="Times New Roman"/>
          <w:i/>
          <w:iCs/>
          <w:vertAlign w:val="subscript"/>
          <w:lang w:bidi="th-TH"/>
        </w:rPr>
        <w:t>f</w:t>
      </w:r>
      <w:r w:rsidRPr="00E03C74">
        <w:rPr>
          <w:rFonts w:cs="Times New Roman"/>
          <w:vertAlign w:val="subscript"/>
          <w:lang w:bidi="th-TH"/>
        </w:rPr>
        <w:t>1</w:t>
      </w:r>
      <w:r w:rsidRPr="007D7F7D">
        <w:rPr>
          <w:rFonts w:cs="Times New Roman"/>
          <w:lang w:bidi="th-TH"/>
        </w:rPr>
        <w:t xml:space="preserve">). For example, at </w:t>
      </w:r>
      <w:r w:rsidR="00147E19" w:rsidRPr="00147E19">
        <w:rPr>
          <w:rFonts w:cs="Times New Roman"/>
          <w:i/>
          <w:iCs/>
        </w:rPr>
        <w:t>λ</w:t>
      </w:r>
      <w:r w:rsidR="00147E19" w:rsidRPr="00E03C74">
        <w:rPr>
          <w:rFonts w:cs="Times New Roman"/>
          <w:vertAlign w:val="subscript"/>
        </w:rPr>
        <w:t>0</w:t>
      </w:r>
      <w:r w:rsidR="00147E19" w:rsidRPr="00147E19">
        <w:rPr>
          <w:rFonts w:cs="Times New Roman"/>
          <w:vertAlign w:val="subscript"/>
        </w:rPr>
        <w:t xml:space="preserve"> </w:t>
      </w:r>
      <w:r w:rsidR="00147E19" w:rsidRPr="00147E19">
        <w:rPr>
          <w:rFonts w:cs="Times New Roman"/>
        </w:rPr>
        <w:t xml:space="preserve">= </w:t>
      </w:r>
      <w:r w:rsidRPr="00147E19">
        <w:rPr>
          <w:rFonts w:cs="Times New Roman"/>
          <w:lang w:bidi="th-TH"/>
        </w:rPr>
        <w:t>1064</w:t>
      </w:r>
      <w:r w:rsidRPr="007D7F7D">
        <w:rPr>
          <w:rFonts w:cs="Times New Roman"/>
          <w:lang w:bidi="th-TH"/>
        </w:rPr>
        <w:t xml:space="preserve"> nm</w:t>
      </w:r>
      <w:r>
        <w:rPr>
          <w:rFonts w:eastAsia="MS Mincho" w:cs="Times New Roman"/>
          <w:color w:val="000000"/>
        </w:rPr>
        <w:t>, if we use the same SiO</w:t>
      </w:r>
      <w:r w:rsidRPr="007D7F7D">
        <w:rPr>
          <w:rFonts w:cs="Times New Roman"/>
          <w:vertAlign w:val="subscript"/>
          <w:lang w:bidi="th-TH"/>
        </w:rPr>
        <w:t>2</w:t>
      </w:r>
      <w:r w:rsidRPr="007D7F7D">
        <w:rPr>
          <w:rFonts w:cs="Times New Roman"/>
          <w:lang w:bidi="th-TH"/>
        </w:rPr>
        <w:t xml:space="preserve"> substrate (</w:t>
      </w:r>
      <w:r w:rsidRPr="007D7F7D">
        <w:rPr>
          <w:rFonts w:cs="Times New Roman"/>
          <w:i/>
          <w:iCs/>
          <w:lang w:bidi="th-TH"/>
        </w:rPr>
        <w:t>n</w:t>
      </w:r>
      <w:r w:rsidRPr="007D7F7D">
        <w:rPr>
          <w:rFonts w:cs="Times New Roman"/>
          <w:i/>
          <w:iCs/>
          <w:vertAlign w:val="subscript"/>
          <w:lang w:bidi="th-TH"/>
        </w:rPr>
        <w:t>s</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1.46</w:t>
      </w:r>
      <w:r w:rsidRPr="007D7F7D">
        <w:rPr>
          <w:rFonts w:cs="Times New Roman"/>
          <w:lang w:bidi="th-TH"/>
        </w:rPr>
        <w:t>) and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as </w:t>
      </w:r>
      <w:r>
        <w:rPr>
          <w:rFonts w:eastAsia="MS Mincho" w:cs="Times New Roman"/>
          <w:color w:val="000000"/>
        </w:rPr>
        <w:t>the bottom film (</w:t>
      </w:r>
      <w:r w:rsidRPr="007D7F7D">
        <w:rPr>
          <w:rFonts w:cs="Times New Roman"/>
          <w:i/>
          <w:iCs/>
          <w:lang w:bidi="th-TH"/>
        </w:rPr>
        <w:t>n</w:t>
      </w:r>
      <w:r w:rsidRPr="007D7F7D">
        <w:rPr>
          <w:rFonts w:cs="Times New Roman"/>
          <w:i/>
          <w:iCs/>
          <w:vertAlign w:val="subscript"/>
          <w:lang w:bidi="th-TH"/>
        </w:rPr>
        <w:t>f</w:t>
      </w:r>
      <w:r w:rsidRPr="00E03C74">
        <w:rPr>
          <w:rFonts w:cs="Times New Roman"/>
          <w:vertAlign w:val="subscript"/>
          <w:lang w:bidi="th-TH"/>
        </w:rPr>
        <w:t>1</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3.37</w:t>
      </w:r>
      <w:r w:rsidRPr="007D7F7D">
        <w:rPr>
          <w:rFonts w:cs="Times New Roman"/>
          <w:lang w:bidi="th-TH"/>
        </w:rPr>
        <w:t>), the ideal refractive index of</w:t>
      </w:r>
      <w:r w:rsidR="008D55B9">
        <w:rPr>
          <w:rFonts w:cs="Times New Roman"/>
          <w:lang w:bidi="th-TH"/>
        </w:rPr>
        <w:t xml:space="preserve"> the top film</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Pr="007D7F7D">
        <w:rPr>
          <w:rFonts w:cs="Times New Roman"/>
          <w:i/>
          <w:iCs/>
          <w:vertAlign w:val="subscript"/>
          <w:lang w:bidi="th-TH"/>
        </w:rPr>
        <w:t>f2</w:t>
      </w:r>
      <w:r w:rsidR="008D55B9" w:rsidRPr="008D55B9">
        <w:rPr>
          <w:rFonts w:cs="Times New Roman"/>
          <w:lang w:bidi="th-TH"/>
        </w:rPr>
        <w:t>)</w:t>
      </w:r>
      <w:r w:rsidRPr="007D7F7D">
        <w:rPr>
          <w:rFonts w:cs="Times New Roman"/>
          <w:lang w:bidi="th-TH"/>
        </w:rPr>
        <w:t xml:space="preserve"> is 2.78. A commonly used material with the closest refractive index is TiO</w:t>
      </w:r>
      <w:r w:rsidRPr="007D7F7D">
        <w:rPr>
          <w:rFonts w:cs="Times New Roman"/>
          <w:vertAlign w:val="subscript"/>
          <w:lang w:bidi="th-TH"/>
        </w:rPr>
        <w:t>2</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00147E19" w:rsidRPr="00E03C74">
        <w:rPr>
          <w:rFonts w:cs="Times New Roman"/>
          <w:vertAlign w:val="subscript"/>
          <w:lang w:bidi="th-TH"/>
        </w:rPr>
        <w:t>TiO2</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8D55B9">
        <w:rPr>
          <w:rFonts w:cs="Times New Roman"/>
          <w:lang w:bidi="th-TH"/>
        </w:rPr>
        <w:t>2.31</w:t>
      </w:r>
      <w:r w:rsidR="008D55B9" w:rsidRPr="008D55B9">
        <w:rPr>
          <w:rFonts w:cs="Times New Roman"/>
          <w:lang w:bidi="th-TH"/>
        </w:rPr>
        <w:t>)</w:t>
      </w:r>
      <w:r w:rsidRPr="007D7F7D">
        <w:rPr>
          <w:rFonts w:cs="Times New Roman"/>
          <w:lang w:bidi="th-TH"/>
        </w:rPr>
        <w:t xml:space="preserve"> </w:t>
      </w:r>
      <w:r w:rsidRPr="007D7F7D">
        <w:rPr>
          <w:rFonts w:cs="Times New Roman"/>
          <w:lang w:bidi="th-TH"/>
        </w:rPr>
        <w:fldChar w:fldCharType="begin"/>
      </w:r>
      <w:r w:rsidR="000C2047">
        <w:rPr>
          <w:rFonts w:cs="Times New Roman"/>
          <w:lang w:bidi="th-TH"/>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lang w:bidi="th-TH"/>
        </w:rPr>
        <w:fldChar w:fldCharType="separate"/>
      </w:r>
      <w:r w:rsidR="000C2047">
        <w:rPr>
          <w:rFonts w:cs="Times New Roman"/>
          <w:noProof/>
          <w:lang w:bidi="th-TH"/>
        </w:rPr>
        <w:t>[26]</w:t>
      </w:r>
      <w:r w:rsidRPr="007D7F7D">
        <w:rPr>
          <w:rFonts w:cs="Times New Roman"/>
          <w:lang w:bidi="th-TH"/>
        </w:rPr>
        <w:fldChar w:fldCharType="end"/>
      </w:r>
      <w:r w:rsidRPr="007D7F7D">
        <w:rPr>
          <w:rFonts w:cs="Times New Roman"/>
          <w:lang w:bidi="th-TH"/>
        </w:rPr>
        <w:t xml:space="preserve">. Compared </w:t>
      </w:r>
      <w:r w:rsidR="00147E19">
        <w:rPr>
          <w:rFonts w:cs="Times New Roman"/>
          <w:lang w:bidi="th-TH"/>
        </w:rPr>
        <w:t>to</w:t>
      </w:r>
      <w:r w:rsidRPr="007D7F7D">
        <w:rPr>
          <w:rFonts w:cs="Times New Roman"/>
          <w:lang w:bidi="th-TH"/>
        </w:rPr>
        <w:t xml:space="preserve"> </w:t>
      </w:r>
      <w:r w:rsidR="00147E19">
        <w:rPr>
          <w:rFonts w:eastAsia="MS Mincho" w:cs="Times New Roman"/>
          <w:color w:val="000000"/>
        </w:rPr>
        <w:t xml:space="preserve">the </w:t>
      </w:r>
      <w:r>
        <w:rPr>
          <w:rFonts w:eastAsia="MS Mincho" w:cs="Times New Roman"/>
          <w:color w:val="000000"/>
        </w:rPr>
        <w:t>single-layer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design, </w:t>
      </w:r>
      <w:r>
        <w:rPr>
          <w:rFonts w:eastAsia="MS Mincho" w:cs="Times New Roman"/>
          <w:color w:val="000000"/>
        </w:rPr>
        <w:t>the two-layer</w:t>
      </w:r>
      <w:r w:rsidR="007132F0">
        <w:rPr>
          <w:rFonts w:cs="Times New Roman"/>
          <w:lang w:bidi="th-TH"/>
        </w:rPr>
        <w:t xml:space="preserve"> Sb</w:t>
      </w:r>
      <w:r w:rsidR="007132F0" w:rsidRPr="007132F0">
        <w:rPr>
          <w:rFonts w:cs="Times New Roman"/>
          <w:vertAlign w:val="subscript"/>
          <w:lang w:bidi="th-TH"/>
        </w:rPr>
        <w:t>2</w:t>
      </w:r>
      <w:r w:rsidR="007132F0">
        <w:rPr>
          <w:rFonts w:cs="Times New Roman"/>
          <w:lang w:bidi="th-TH"/>
        </w:rPr>
        <w:t>Se</w:t>
      </w:r>
      <w:r w:rsidR="007132F0" w:rsidRPr="007132F0">
        <w:rPr>
          <w:rFonts w:cs="Times New Roman"/>
          <w:vertAlign w:val="subscript"/>
          <w:lang w:bidi="th-TH"/>
        </w:rPr>
        <w:t>3</w:t>
      </w:r>
      <w:r w:rsidR="007132F0">
        <w:rPr>
          <w:rFonts w:cs="Times New Roman"/>
          <w:lang w:bidi="th-TH"/>
        </w:rPr>
        <w:t>/TiO</w:t>
      </w:r>
      <w:r w:rsidR="007132F0" w:rsidRPr="007132F0">
        <w:rPr>
          <w:rFonts w:cs="Times New Roman"/>
          <w:vertAlign w:val="subscript"/>
          <w:lang w:bidi="th-TH"/>
        </w:rPr>
        <w:t>2</w:t>
      </w:r>
      <w:r w:rsidRPr="007D7F7D">
        <w:rPr>
          <w:rFonts w:cs="Times New Roman"/>
          <w:lang w:bidi="th-TH"/>
        </w:rPr>
        <w:t xml:space="preserve"> design has </w:t>
      </w:r>
      <w:r>
        <w:rPr>
          <w:rFonts w:eastAsia="MS Mincho" w:cs="Times New Roman"/>
          <w:color w:val="000000"/>
        </w:rPr>
        <w:t>a lower reflect</w:t>
      </w:r>
      <w:r w:rsidR="00147E19">
        <w:rPr>
          <w:rFonts w:eastAsia="MS Mincho" w:cs="Times New Roman"/>
          <w:color w:val="000000"/>
        </w:rPr>
        <w:t>ance</w:t>
      </w:r>
      <w:r w:rsidR="00454F95">
        <w:rPr>
          <w:rFonts w:cs="Times New Roman"/>
          <w:lang w:bidi="th-TH"/>
        </w:rPr>
        <w:t xml:space="preserve"> at 1064 nm</w:t>
      </w:r>
      <w:r w:rsidRPr="007D7F7D">
        <w:rPr>
          <w:rFonts w:cs="Times New Roman"/>
          <w:lang w:bidi="th-TH"/>
        </w:rPr>
        <w:t xml:space="preserve"> and</w:t>
      </w:r>
      <w:r>
        <w:rPr>
          <w:rFonts w:eastAsia="MS Mincho" w:cs="Times New Roman"/>
          <w:color w:val="000000"/>
        </w:rPr>
        <w:t xml:space="preserve"> </w:t>
      </w:r>
      <w:r w:rsidR="006A7C1F">
        <w:rPr>
          <w:rFonts w:eastAsia="MS Mincho" w:cs="Times New Roman"/>
          <w:color w:val="000000"/>
        </w:rPr>
        <w:t>wider</w:t>
      </w:r>
      <w:r>
        <w:rPr>
          <w:rFonts w:eastAsia="MS Mincho" w:cs="Times New Roman"/>
          <w:color w:val="000000"/>
        </w:rPr>
        <w:t xml:space="preserve"> </w:t>
      </w:r>
      <w:r w:rsidR="00454F95">
        <w:rPr>
          <w:rFonts w:cs="Times New Roman"/>
          <w:lang w:bidi="th-TH"/>
        </w:rPr>
        <w:t>AR region</w:t>
      </w:r>
      <w:r w:rsidRPr="007D7F7D">
        <w:rPr>
          <w:rFonts w:cs="Times New Roman"/>
          <w:lang w:bidi="th-TH"/>
        </w:rPr>
        <w:t xml:space="preserve">, as shown in Fig. </w:t>
      </w:r>
      <w:r w:rsidR="008B3306">
        <w:rPr>
          <w:rFonts w:cs="Times New Roman"/>
          <w:lang w:bidi="th-TH"/>
        </w:rPr>
        <w:t>3</w:t>
      </w:r>
      <w:r w:rsidRPr="007D7F7D">
        <w:rPr>
          <w:rFonts w:cs="Times New Roman"/>
          <w:lang w:bidi="th-TH"/>
        </w:rPr>
        <w:t xml:space="preserve">. Another way to create </w:t>
      </w:r>
      <w:r>
        <w:rPr>
          <w:rFonts w:eastAsia="MS Mincho" w:cs="Times New Roman"/>
          <w:color w:val="000000"/>
        </w:rPr>
        <w:t>a two-layer AR condition is to fix</w:t>
      </w:r>
      <w:r w:rsidRPr="007D7F7D">
        <w:rPr>
          <w:rFonts w:cs="Times New Roman"/>
          <w:lang w:bidi="th-TH"/>
        </w:rPr>
        <w:t xml:space="preserve"> the two film refractive indices and vary </w:t>
      </w:r>
      <w:r w:rsidR="009A5020">
        <w:rPr>
          <w:rFonts w:cs="Times New Roman"/>
          <w:lang w:bidi="th-TH"/>
        </w:rPr>
        <w:t>the</w:t>
      </w:r>
      <w:r w:rsidRPr="007D7F7D">
        <w:rPr>
          <w:rFonts w:cs="Times New Roman"/>
          <w:lang w:bidi="th-TH"/>
        </w:rPr>
        <w:t xml:space="preserve"> thickness </w:t>
      </w:r>
      <w:r w:rsidR="009A5020">
        <w:rPr>
          <w:rFonts w:cs="Times New Roman"/>
          <w:lang w:bidi="th-TH"/>
        </w:rPr>
        <w:t>of each film</w:t>
      </w:r>
      <w:r w:rsidRPr="007D7F7D">
        <w:rPr>
          <w:rFonts w:cs="Times New Roman"/>
          <w:lang w:bidi="th-TH"/>
        </w:rPr>
        <w:t xml:space="preserve">, as </w:t>
      </w:r>
      <w:r w:rsidR="00147E19">
        <w:rPr>
          <w:rFonts w:cs="Times New Roman"/>
          <w:lang w:bidi="th-TH"/>
        </w:rPr>
        <w:t>explained</w:t>
      </w:r>
      <w:r w:rsidRPr="007D7F7D">
        <w:rPr>
          <w:rFonts w:cs="Times New Roman"/>
          <w:lang w:bidi="th-TH"/>
        </w:rPr>
        <w:t xml:space="preserve"> in </w:t>
      </w:r>
      <w:r w:rsidR="007E588B">
        <w:rPr>
          <w:rFonts w:cs="Times New Roman"/>
          <w:lang w:bidi="th-TH"/>
        </w:rPr>
        <w:t>C</w:t>
      </w:r>
      <w:r w:rsidRPr="007D7F7D">
        <w:rPr>
          <w:rFonts w:cs="Times New Roman"/>
          <w:lang w:bidi="th-TH"/>
        </w:rPr>
        <w:t xml:space="preserve">hapter 5.2 of </w:t>
      </w:r>
      <w:r w:rsidRPr="007D7F7D">
        <w:rPr>
          <w:rFonts w:cs="Times New Roman"/>
          <w:lang w:bidi="th-TH"/>
        </w:rPr>
        <w:fldChar w:fldCharType="begin"/>
      </w:r>
      <w:r w:rsidR="000C2047">
        <w:rPr>
          <w:rFonts w:cs="Times New Roman"/>
          <w:lang w:bidi="th-TH"/>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lang w:bidi="th-TH"/>
        </w:rPr>
        <w:fldChar w:fldCharType="separate"/>
      </w:r>
      <w:r w:rsidR="000C2047">
        <w:rPr>
          <w:rFonts w:cs="Times New Roman"/>
          <w:noProof/>
          <w:lang w:bidi="th-TH"/>
        </w:rPr>
        <w:t>[23]</w:t>
      </w:r>
      <w:r w:rsidRPr="007D7F7D">
        <w:rPr>
          <w:rFonts w:cs="Times New Roman"/>
          <w:lang w:bidi="th-TH"/>
        </w:rPr>
        <w:fldChar w:fldCharType="end"/>
      </w:r>
      <w:r w:rsidRPr="007D7F7D">
        <w:rPr>
          <w:rFonts w:cs="Times New Roman"/>
          <w:lang w:bidi="th-TH"/>
        </w:rPr>
        <w:t>. However, this method narrow</w:t>
      </w:r>
      <w:r w:rsidR="00D43B77">
        <w:rPr>
          <w:rFonts w:cs="Times New Roman"/>
          <w:lang w:bidi="th-TH"/>
        </w:rPr>
        <w:t>s</w:t>
      </w:r>
      <w:r w:rsidRPr="007D7F7D">
        <w:rPr>
          <w:rFonts w:cs="Times New Roman"/>
          <w:lang w:bidi="th-TH"/>
        </w:rPr>
        <w:t xml:space="preserve"> </w:t>
      </w:r>
      <w:r w:rsidR="00D43B77">
        <w:rPr>
          <w:rFonts w:cs="Times New Roman"/>
          <w:lang w:bidi="th-TH"/>
        </w:rPr>
        <w:t xml:space="preserve">the spectral range of </w:t>
      </w:r>
      <w:r w:rsidRPr="007D7F7D">
        <w:rPr>
          <w:rFonts w:cs="Times New Roman"/>
          <w:lang w:bidi="th-TH"/>
        </w:rPr>
        <w:t xml:space="preserve">the antireflection </w:t>
      </w:r>
      <w:r w:rsidR="00445007">
        <w:rPr>
          <w:rFonts w:cs="Times New Roman"/>
          <w:lang w:bidi="th-TH"/>
        </w:rPr>
        <w:t>region</w:t>
      </w:r>
      <w:r w:rsidRPr="007D7F7D">
        <w:rPr>
          <w:rFonts w:cs="Times New Roman"/>
          <w:lang w:bidi="th-TH"/>
        </w:rPr>
        <w:t>.</w:t>
      </w:r>
    </w:p>
    <w:p w14:paraId="2BD9ED21" w14:textId="3F893A95" w:rsidR="00697FEE" w:rsidRPr="007D7F7D" w:rsidRDefault="0018058D" w:rsidP="00697FEE">
      <w:pPr>
        <w:pStyle w:val="10BodySubsequentParagraph"/>
        <w:rPr>
          <w:rFonts w:cs="Times New Roman"/>
          <w:lang w:bidi="th-TH"/>
        </w:rPr>
      </w:pPr>
      <w:r>
        <w:rPr>
          <w:rFonts w:eastAsia="MS Mincho" w:cs="Times New Roman"/>
          <w:color w:val="000000"/>
        </w:rPr>
        <w:t xml:space="preserve">A </w:t>
      </w:r>
      <w:r w:rsidRPr="007D7F7D">
        <w:rPr>
          <w:rFonts w:cs="Times New Roman"/>
          <w:lang w:bidi="th-TH"/>
        </w:rPr>
        <w:t>three-layer design</w:t>
      </w:r>
      <w:r w:rsidR="00445007">
        <w:rPr>
          <w:rFonts w:cs="Times New Roman"/>
          <w:lang w:bidi="th-TH"/>
        </w:rPr>
        <w:t xml:space="preserve"> with </w:t>
      </w:r>
      <w:r>
        <w:rPr>
          <w:rFonts w:eastAsia="MS Mincho" w:cs="Times New Roman"/>
          <w:color w:val="000000"/>
        </w:rPr>
        <w:t>an HWOT-thick film in the middle</w:t>
      </w:r>
      <w:r w:rsidRPr="007D7F7D">
        <w:rPr>
          <w:rFonts w:cs="Times New Roman"/>
          <w:lang w:bidi="th-TH"/>
        </w:rPr>
        <w:t xml:space="preserve"> (Q/H/Q)</w:t>
      </w:r>
      <w:r w:rsidR="003B1083">
        <w:rPr>
          <w:rFonts w:cs="Times New Roman"/>
          <w:lang w:bidi="th-TH"/>
        </w:rPr>
        <w:t xml:space="preserve"> </w:t>
      </w:r>
      <w:r w:rsidR="00445007">
        <w:rPr>
          <w:rFonts w:cs="Times New Roman"/>
          <w:lang w:bidi="th-TH"/>
        </w:rPr>
        <w:t>require</w:t>
      </w:r>
      <w:r w:rsidR="00D43B77">
        <w:rPr>
          <w:rFonts w:cs="Times New Roman"/>
          <w:lang w:bidi="th-TH"/>
        </w:rPr>
        <w:t>s</w:t>
      </w:r>
      <w:r w:rsidR="00445007">
        <w:rPr>
          <w:rFonts w:cs="Times New Roman"/>
          <w:lang w:bidi="th-TH"/>
        </w:rPr>
        <w:t xml:space="preserve"> </w:t>
      </w:r>
      <w:r w:rsidRPr="007D7F7D">
        <w:rPr>
          <w:rFonts w:cs="Times New Roman"/>
          <w:lang w:bidi="th-TH"/>
        </w:rPr>
        <w:t xml:space="preserve">refractive index orderings of </w:t>
      </w:r>
      <w:r w:rsidRPr="007D7F7D">
        <w:rPr>
          <w:rFonts w:cs="Times New Roman"/>
          <w:i/>
          <w:iCs/>
          <w:lang w:bidi="th-TH"/>
        </w:rPr>
        <w:t>n</w:t>
      </w:r>
      <w:r w:rsidRPr="007D7F7D">
        <w:rPr>
          <w:rFonts w:cs="Times New Roman"/>
          <w:i/>
          <w:iCs/>
          <w:vertAlign w:val="subscript"/>
          <w:lang w:bidi="th-TH"/>
        </w:rPr>
        <w:t>s</w:t>
      </w:r>
      <w:r w:rsidRPr="007D7F7D">
        <w:rPr>
          <w:rFonts w:cs="Times New Roman"/>
          <w:lang w:bidi="th-TH"/>
        </w:rPr>
        <w:t xml:space="preserve"> &lt;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i/>
          <w:iCs/>
          <w:lang w:bidi="th-TH"/>
        </w:rPr>
        <w:t xml:space="preserve">&lt;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lang w:bidi="th-TH"/>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i/>
          <w:iCs/>
          <w:lang w:bidi="th-TH"/>
        </w:rPr>
        <w:t xml:space="preserve">&gt;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i/>
          <w:iCs/>
          <w:lang w:bidi="th-TH"/>
        </w:rPr>
        <w:t>&gt; n</w:t>
      </w:r>
      <w:r w:rsidRPr="007D7F7D">
        <w:rPr>
          <w:rFonts w:cs="Times New Roman"/>
          <w:i/>
          <w:iCs/>
          <w:vertAlign w:val="subscript"/>
          <w:lang w:bidi="th-TH"/>
        </w:rPr>
        <w:t>a</w:t>
      </w:r>
      <w:r w:rsidR="00445007">
        <w:rPr>
          <w:rFonts w:cs="Times New Roman"/>
          <w:i/>
          <w:iCs/>
          <w:lang w:bidi="th-TH"/>
        </w:rPr>
        <w:t xml:space="preserve"> </w:t>
      </w:r>
      <w:r w:rsidR="00445007">
        <w:rPr>
          <w:rFonts w:cs="Times New Roman"/>
          <w:lang w:bidi="th-TH"/>
        </w:rPr>
        <w:t>for antireflection properties</w:t>
      </w:r>
      <w:r w:rsidRPr="007D7F7D">
        <w:rPr>
          <w:rFonts w:cs="Times New Roman"/>
          <w:lang w:bidi="th-TH"/>
        </w:rPr>
        <w:t>. The middle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lang w:bidi="th-TH"/>
        </w:rPr>
        <w:t xml:space="preserve">) acts </w:t>
      </w:r>
      <w:r>
        <w:rPr>
          <w:rFonts w:eastAsia="MS Mincho" w:cs="Times New Roman"/>
          <w:color w:val="000000"/>
        </w:rPr>
        <w:t>as an absentee layer when the incident wavelength</w:t>
      </w:r>
      <w:r w:rsidRPr="007D7F7D">
        <w:rPr>
          <w:rFonts w:cs="Times New Roman"/>
        </w:rPr>
        <w:t xml:space="preserve"> </w:t>
      </w:r>
      <w:r w:rsidRPr="007D7F7D">
        <w:rPr>
          <w:rFonts w:cs="Times New Roman"/>
          <w:lang w:bidi="th-TH"/>
        </w:rPr>
        <w:t xml:space="preserve">is the same as </w:t>
      </w:r>
      <w:r>
        <w:rPr>
          <w:rFonts w:eastAsia="MS Mincho" w:cs="Times New Roman"/>
          <w:color w:val="000000"/>
        </w:rPr>
        <w:t xml:space="preserve">the reference wavelength </w:t>
      </w:r>
      <w:r w:rsidRPr="007D7F7D">
        <w:rPr>
          <w:rFonts w:cs="Times New Roman"/>
        </w:rPr>
        <w:t>(</w:t>
      </w:r>
      <w:r w:rsidR="000F7FCC" w:rsidRPr="007D7F7D">
        <w:rPr>
          <w:rFonts w:cs="Times New Roman"/>
          <w:i/>
          <w:iCs/>
        </w:rPr>
        <w:t>λ</w:t>
      </w:r>
      <w:r w:rsidR="000F7FCC">
        <w:rPr>
          <w:rFonts w:cs="Times New Roman"/>
          <w:i/>
          <w:iCs/>
        </w:rPr>
        <w:t xml:space="preserve"> = </w:t>
      </w:r>
      <w:r w:rsidRPr="007D7F7D">
        <w:rPr>
          <w:rFonts w:cs="Times New Roman"/>
          <w:i/>
          <w:iCs/>
        </w:rPr>
        <w:t>λ</w:t>
      </w:r>
      <w:r w:rsidRPr="00E03C74">
        <w:rPr>
          <w:rFonts w:cs="Times New Roman"/>
          <w:vertAlign w:val="subscript"/>
        </w:rPr>
        <w:t>0</w:t>
      </w:r>
      <w:r w:rsidRPr="007D7F7D">
        <w:rPr>
          <w:rFonts w:cs="Times New Roman"/>
        </w:rPr>
        <w:t>)</w:t>
      </w:r>
      <w:r w:rsidR="006A7C1F">
        <w:rPr>
          <w:rFonts w:cs="Times New Roman"/>
        </w:rPr>
        <w:t xml:space="preserve">. </w:t>
      </w:r>
      <w:r w:rsidRPr="007D7F7D">
        <w:rPr>
          <w:rFonts w:cs="Times New Roman"/>
          <w:lang w:bidi="th-TH"/>
        </w:rPr>
        <w:t xml:space="preserve">The </w:t>
      </w:r>
      <w:r w:rsidRPr="007D7F7D">
        <w:rPr>
          <w:rFonts w:cs="Times New Roman"/>
        </w:rPr>
        <w:t>reflection coefficient</w:t>
      </w:r>
      <w:r w:rsidRPr="007D7F7D">
        <w:rPr>
          <w:rFonts w:cs="Times New Roman"/>
          <w:lang w:bidi="th-TH"/>
        </w:rPr>
        <w:t xml:space="preserve"> </w:t>
      </w:r>
      <w:r w:rsidR="003B1083">
        <w:rPr>
          <w:rFonts w:cs="Times New Roman"/>
          <w:lang w:bidi="th-TH"/>
        </w:rPr>
        <w:t>is</w:t>
      </w:r>
      <w:r w:rsidRPr="007D7F7D">
        <w:rPr>
          <w:rFonts w:cs="Times New Roman"/>
          <w:lang w:bidi="th-TH"/>
        </w:rPr>
        <w:t xml:space="preserve"> equal to</w:t>
      </w:r>
    </w:p>
    <w:p w14:paraId="626AD04C" w14:textId="29518C51" w:rsidR="00697FEE" w:rsidRPr="007D7F7D" w:rsidRDefault="0018058D" w:rsidP="00697FEE">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e>
            </m:d>
          </m:den>
        </m:f>
      </m:oMath>
      <w:r w:rsidRPr="007D7F7D">
        <w:rPr>
          <w:rFonts w:cs="Times New Roman"/>
        </w:rPr>
        <w:t>.</w:t>
      </w:r>
      <w:r w:rsidRPr="007D7F7D">
        <w:rPr>
          <w:rFonts w:cs="Times New Roman"/>
        </w:rPr>
        <w:tab/>
        <w:t>(14)</w:t>
      </w:r>
    </w:p>
    <w:p w14:paraId="36C5CE20" w14:textId="26691397" w:rsidR="00697FEE" w:rsidRPr="007D7F7D" w:rsidRDefault="0018058D" w:rsidP="00697FEE">
      <w:pPr>
        <w:pStyle w:val="10BodySubsequentParagraph"/>
        <w:rPr>
          <w:rFonts w:cs="Times New Roman"/>
        </w:rPr>
      </w:pPr>
      <w:r w:rsidRPr="007D7F7D">
        <w:rPr>
          <w:rFonts w:cs="Times New Roman"/>
        </w:rPr>
        <w:t>Because the middle film layer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Pr="007D7F7D">
        <w:rPr>
          <w:rFonts w:cs="Times New Roman"/>
        </w:rPr>
        <w:t xml:space="preserve">) is HWOT thick, it behaves as an absentee layer </w:t>
      </w:r>
      <w:r w:rsidRPr="007D7F7D">
        <w:rPr>
          <w:rFonts w:cs="Times New Roman"/>
        </w:rPr>
        <w:fldChar w:fldCharType="begin"/>
      </w:r>
      <w:r w:rsidR="000C2047">
        <w:rPr>
          <w:rFonts w:cs="Times New Roman"/>
        </w:rPr>
        <w:instrText xml:space="preserve"> ADDIN EN.CITE &lt;EndNote&gt;&lt;Cite&gt;&lt;Author&gt;Sarangan&lt;/Author&gt;&lt;Year&gt;2020&lt;/Year&gt;&lt;RecNum&gt;66&lt;/RecNum&gt;&lt;DisplayText&gt;[23, 27]&lt;/DisplayText&gt;&lt;record&gt;&lt;rec-number&gt;66&lt;/rec-number&gt;&lt;foreign-keys&gt;&lt;key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[23, 27]</w:t>
      </w:r>
      <w:r w:rsidRPr="007D7F7D">
        <w:rPr>
          <w:rFonts w:cs="Times New Roman"/>
        </w:rPr>
        <w:fldChar w:fldCharType="end"/>
      </w:r>
      <w:r w:rsidRPr="007D7F7D">
        <w:rPr>
          <w:rFonts w:cs="Times New Roman"/>
        </w:rPr>
        <w:t xml:space="preserve">. So </w:t>
      </w:r>
      <w:r w:rsidRPr="007D7F7D">
        <w:rPr>
          <w:rFonts w:cs="Times New Roman"/>
          <w:i/>
          <w:iCs/>
        </w:rPr>
        <w:t>n</w:t>
      </w:r>
      <w:r w:rsidRPr="007D7F7D">
        <w:rPr>
          <w:rFonts w:cs="Times New Roman"/>
          <w:i/>
          <w:iCs/>
          <w:vertAlign w:val="subscript"/>
        </w:rPr>
        <w:t>r</w:t>
      </w:r>
      <w:r w:rsidRPr="00E03C74">
        <w:rPr>
          <w:rFonts w:cs="Times New Roman"/>
          <w:vertAlign w:val="subscript"/>
        </w:rPr>
        <w:t>2</w:t>
      </w:r>
      <w:r w:rsidRPr="00E03C74">
        <w:rPr>
          <w:rFonts w:cs="Times New Roman"/>
        </w:rPr>
        <w:t xml:space="preserve"> </w:t>
      </w:r>
      <w:r w:rsidRPr="007D7F7D">
        <w:rPr>
          <w:rFonts w:cs="Times New Roman"/>
          <w:i/>
          <w:iCs/>
        </w:rPr>
        <w:t>= n</w:t>
      </w:r>
      <w:r w:rsidRPr="007D7F7D">
        <w:rPr>
          <w:rFonts w:cs="Times New Roman"/>
          <w:i/>
          <w:iCs/>
          <w:vertAlign w:val="subscript"/>
        </w:rPr>
        <w:t>r</w:t>
      </w:r>
      <w:r w:rsidRPr="00E03C74">
        <w:rPr>
          <w:rFonts w:cs="Times New Roman"/>
          <w:vertAlign w:val="subscript"/>
        </w:rPr>
        <w:t>1</w:t>
      </w:r>
      <w:r w:rsidR="006A7C1F" w:rsidRPr="006A7C1F">
        <w:rPr>
          <w:rFonts w:cs="Times New Roman"/>
        </w:rPr>
        <w:t>,</w:t>
      </w:r>
      <w:r w:rsidRPr="007D7F7D">
        <w:rPr>
          <w:rFonts w:cs="Times New Roman"/>
        </w:rPr>
        <w:t xml:space="preserve"> and Eq. 14 becomes:</w:t>
      </w:r>
    </w:p>
    <w:p w14:paraId="5D816549" w14:textId="01E6F972" w:rsidR="00697FEE" w:rsidRPr="007D7F7D" w:rsidRDefault="0018058D" w:rsidP="00697FEE">
      <w:pPr>
        <w:pStyle w:val="13Equation"/>
        <w:rPr>
          <w:rFonts w:cs="Times New Roman"/>
        </w:rPr>
      </w:pPr>
      <w:r w:rsidRPr="007D7F7D">
        <w:rPr>
          <w:rFonts w:cs="Times New Roman"/>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e>
            </m:d>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den>
        </m:f>
      </m:oMath>
      <w:r w:rsidRPr="007D7F7D">
        <w:rPr>
          <w:rFonts w:cs="Times New Roman"/>
        </w:rPr>
        <w:t>,</w:t>
      </w:r>
      <w:r w:rsidRPr="007D7F7D">
        <w:rPr>
          <w:rFonts w:cs="Times New Roman"/>
        </w:rPr>
        <w:tab/>
        <w:t>(15)</w:t>
      </w:r>
    </w:p>
    <w:p w14:paraId="48177C2F" w14:textId="21A00860" w:rsidR="00697FEE" w:rsidRPr="007D7F7D" w:rsidRDefault="00D43B77" w:rsidP="00697FEE">
      <w:pPr>
        <w:pStyle w:val="09BodyFirstParagraph"/>
        <w:rPr>
          <w:rFonts w:cs="Times New Roman"/>
        </w:rPr>
      </w:pPr>
      <w:r>
        <w:rPr>
          <w:rFonts w:cs="Times New Roman"/>
        </w:rPr>
        <w:t xml:space="preserve">and </w:t>
      </w:r>
      <w:r w:rsidR="0018058D" w:rsidRPr="007D7F7D">
        <w:rPr>
          <w:rFonts w:cs="Times New Roman"/>
        </w:rPr>
        <w:t>a three-layer antireflection condition occurs when</w:t>
      </w:r>
    </w:p>
    <w:p w14:paraId="4803E8AC" w14:textId="4D5BBFD5" w:rsidR="00697FEE" w:rsidRPr="007D7F7D" w:rsidRDefault="0018058D"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(16)</w:t>
      </w:r>
    </w:p>
    <w:p w14:paraId="5901E0E7" w14:textId="4A78961D" w:rsidR="00697FEE" w:rsidRPr="007D7F7D" w:rsidRDefault="0018058D" w:rsidP="00697FEE">
      <w:pPr>
        <w:pStyle w:val="10BodySubsequentParagraph"/>
        <w:rPr>
          <w:rFonts w:cs="Times New Roman"/>
        </w:rPr>
      </w:pPr>
      <w:r w:rsidRPr="007D7F7D">
        <w:rPr>
          <w:rFonts w:cs="Times New Roman"/>
        </w:rPr>
        <w:t>The</w:t>
      </w:r>
      <w:r>
        <w:rPr>
          <w:rFonts w:eastAsia="MS Mincho" w:cs="Times New Roman"/>
          <w:color w:val="000000"/>
        </w:rPr>
        <w:t xml:space="preserve"> </w:t>
      </w:r>
      <w:proofErr w:type="gramStart"/>
      <w:r w:rsidRPr="007D7F7D">
        <w:rPr>
          <w:rFonts w:cs="Times New Roman"/>
        </w:rPr>
        <w:t>refractive</w:t>
      </w:r>
      <w:proofErr w:type="gramEnd"/>
      <w:r w:rsidRPr="007D7F7D">
        <w:rPr>
          <w:rFonts w:cs="Times New Roman"/>
        </w:rPr>
        <w:t xml:space="preserve"> ind</w:t>
      </w:r>
      <w:r w:rsidR="006A7C1F">
        <w:rPr>
          <w:rFonts w:cs="Times New Roman"/>
        </w:rPr>
        <w:t xml:space="preserve">ex ratio </w:t>
      </w:r>
      <w:r w:rsidRPr="007D7F7D">
        <w:rPr>
          <w:rFonts w:cs="Times New Roman"/>
        </w:rPr>
        <w:t xml:space="preserve">of </w:t>
      </w:r>
      <w:r>
        <w:rPr>
          <w:rFonts w:eastAsia="MS Mincho" w:cs="Times New Roman"/>
          <w:color w:val="000000"/>
        </w:rPr>
        <w:t>top and bottom film</w:t>
      </w:r>
      <w:r w:rsidR="006A7C1F">
        <w:rPr>
          <w:rFonts w:eastAsia="MS Mincho" w:cs="Times New Roman"/>
          <w:color w:val="000000"/>
        </w:rPr>
        <w:t>s</w:t>
      </w:r>
      <w:r>
        <w:rPr>
          <w:rFonts w:eastAsia="MS Mincho" w:cs="Times New Roman"/>
          <w:color w:val="000000"/>
        </w:rPr>
        <w:t xml:space="preserve"> is similar to </w:t>
      </w:r>
      <w:r w:rsidRPr="007D7F7D">
        <w:rPr>
          <w:rFonts w:cs="Times New Roman"/>
        </w:rPr>
        <w:t xml:space="preserve">that </w:t>
      </w:r>
      <w:r>
        <w:rPr>
          <w:rFonts w:eastAsia="MS Mincho" w:cs="Times New Roman"/>
          <w:color w:val="000000"/>
        </w:rPr>
        <w:t>of the two-layer design</w:t>
      </w:r>
      <w:r w:rsidR="003A1FCA">
        <w:rPr>
          <w:rFonts w:eastAsia="MS Mincho" w:cs="Times New Roman"/>
          <w:color w:val="000000"/>
        </w:rPr>
        <w:t xml:space="preserve">. </w:t>
      </w:r>
      <w:r w:rsidRPr="007D7F7D">
        <w:rPr>
          <w:rFonts w:cs="Times New Roman"/>
        </w:rPr>
        <w:t xml:space="preserve">As </w:t>
      </w:r>
      <w:r w:rsidR="00755C68">
        <w:rPr>
          <w:rFonts w:cs="Times New Roman"/>
        </w:rPr>
        <w:t xml:space="preserve">an </w:t>
      </w:r>
      <w:r w:rsidRPr="007D7F7D">
        <w:rPr>
          <w:rFonts w:cs="Times New Roman"/>
        </w:rPr>
        <w:t xml:space="preserve">example, </w:t>
      </w:r>
      <w:r w:rsidR="00755C68">
        <w:rPr>
          <w:rFonts w:cs="Times New Roman"/>
        </w:rPr>
        <w:t xml:space="preserve">if </w:t>
      </w:r>
      <w:r w:rsidRPr="007D7F7D">
        <w:rPr>
          <w:rFonts w:cs="Times New Roman"/>
        </w:rPr>
        <w:t>the bottom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Pr="007D7F7D">
        <w:rPr>
          <w:rFonts w:cs="Times New Roman"/>
        </w:rPr>
        <w:t>) is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(QWOT)</w:t>
      </w:r>
      <w:r>
        <w:rPr>
          <w:rFonts w:eastAsia="MS Mincho" w:cs="Times New Roman"/>
          <w:color w:val="000000"/>
        </w:rPr>
        <w:t>, then the</w:t>
      </w:r>
      <w:r w:rsidR="00755C68">
        <w:rPr>
          <w:rFonts w:cs="Times New Roman"/>
        </w:rPr>
        <w:t xml:space="preserve"> ideal</w:t>
      </w:r>
      <w:r w:rsidRPr="007D7F7D">
        <w:rPr>
          <w:rFonts w:cs="Times New Roman"/>
        </w:rPr>
        <w:t xml:space="preserve"> top layer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755C68">
        <w:rPr>
          <w:rFonts w:cs="Times New Roman"/>
          <w:i/>
          <w:iCs/>
          <w:vertAlign w:val="subscript"/>
        </w:rPr>
        <w:t>, ideal</w:t>
      </w:r>
      <w:r w:rsidRPr="007D7F7D">
        <w:rPr>
          <w:rFonts w:cs="Times New Roman"/>
        </w:rPr>
        <w:t xml:space="preserve">) </w:t>
      </w:r>
      <w:r w:rsidR="00755C68">
        <w:rPr>
          <w:rFonts w:cs="Times New Roman"/>
        </w:rPr>
        <w:t xml:space="preserve">is </w:t>
      </w:r>
      <w:r w:rsidRPr="007D7F7D">
        <w:rPr>
          <w:rFonts w:cs="Times New Roman"/>
        </w:rPr>
        <w:t xml:space="preserve">2.78, </w:t>
      </w:r>
      <w:r w:rsidR="006A7C1F">
        <w:rPr>
          <w:rFonts w:cs="Times New Roman"/>
        </w:rPr>
        <w:t>so</w:t>
      </w:r>
      <w:r w:rsidRPr="007D7F7D">
        <w:rPr>
          <w:rFonts w:cs="Times New Roman"/>
        </w:rPr>
        <w:t xml:space="preserve"> TiO</w:t>
      </w:r>
      <w:r w:rsidRPr="007D7F7D">
        <w:rPr>
          <w:rFonts w:cs="Times New Roman"/>
          <w:vertAlign w:val="subscript"/>
        </w:rPr>
        <w:t>2</w:t>
      </w:r>
      <w:r w:rsidRPr="007D7F7D">
        <w:rPr>
          <w:rFonts w:cs="Times New Roman"/>
        </w:rPr>
        <w:t xml:space="preserve"> (</w:t>
      </w:r>
      <w:r w:rsidRPr="007D7F7D">
        <w:rPr>
          <w:rFonts w:cs="Times New Roman"/>
          <w:i/>
          <w:iCs/>
        </w:rPr>
        <w:t>n</w:t>
      </w:r>
      <w:r w:rsidRPr="00E03C74">
        <w:rPr>
          <w:rFonts w:cs="Times New Roman"/>
          <w:vertAlign w:val="subscript"/>
        </w:rPr>
        <w:t>TiO2</w:t>
      </w:r>
      <w:r w:rsidRPr="007D7F7D">
        <w:rPr>
          <w:rFonts w:cs="Times New Roman"/>
        </w:rPr>
        <w:t xml:space="preserve"> = 2.31) is used again. The middle layer needs to have the highest refractive index, so Silicon (Si) </w:t>
      </w:r>
      <w:r w:rsidR="006A7C1F">
        <w:rPr>
          <w:rFonts w:cs="Times New Roman"/>
        </w:rPr>
        <w:t>is used</w:t>
      </w:r>
      <w:r w:rsidRPr="007D7F7D">
        <w:rPr>
          <w:rFonts w:cs="Times New Roman"/>
        </w:rPr>
        <w:t xml:space="preserve"> </w:t>
      </w:r>
      <w:r w:rsidR="006A7C1F">
        <w:rPr>
          <w:rFonts w:cs="Times New Roman"/>
        </w:rPr>
        <w:t>(</w:t>
      </w:r>
      <w:r w:rsidRPr="007D7F7D">
        <w:rPr>
          <w:rFonts w:cs="Times New Roman"/>
          <w:i/>
          <w:iCs/>
        </w:rPr>
        <w:t>n</w:t>
      </w:r>
      <w:r w:rsidRPr="007D7F7D">
        <w:rPr>
          <w:rFonts w:cs="Times New Roman"/>
          <w:i/>
          <w:iCs/>
          <w:vertAlign w:val="subscript"/>
        </w:rPr>
        <w:t>Si</w:t>
      </w:r>
      <w:r w:rsidRPr="007D7F7D">
        <w:rPr>
          <w:rFonts w:cs="Times New Roman"/>
        </w:rPr>
        <w:t xml:space="preserve"> =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3.55</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rPr>
          <w:rFonts w:cs="Times New Roman"/>
        </w:rPr>
        <w:fldChar w:fldCharType="separate"/>
      </w:r>
      <w:r w:rsidR="000C2047">
        <w:rPr>
          <w:rFonts w:cs="Times New Roman"/>
          <w:noProof/>
        </w:rPr>
        <w:t>[28]</w:t>
      </w:r>
      <w:r w:rsidRPr="007D7F7D">
        <w:rPr>
          <w:rFonts w:cs="Times New Roman"/>
        </w:rPr>
        <w:fldChar w:fldCharType="end"/>
      </w:r>
      <w:r w:rsidRPr="007D7F7D">
        <w:rPr>
          <w:rFonts w:cs="Times New Roman"/>
        </w:rPr>
        <w:t>. As shown in Fig.</w:t>
      </w:r>
      <w:r w:rsidR="00D43B77">
        <w:rPr>
          <w:rFonts w:cs="Times New Roman"/>
        </w:rPr>
        <w:t> </w:t>
      </w:r>
      <w:r w:rsidR="00D10AFB">
        <w:rPr>
          <w:rFonts w:cs="Times New Roman"/>
        </w:rPr>
        <w:t>3</w:t>
      </w:r>
      <w:r w:rsidRPr="007D7F7D">
        <w:rPr>
          <w:rFonts w:cs="Times New Roman"/>
        </w:rPr>
        <w:t xml:space="preserve">, </w:t>
      </w:r>
      <w:r>
        <w:rPr>
          <w:rFonts w:eastAsia="MS Mincho" w:cs="Times New Roman"/>
          <w:color w:val="000000"/>
        </w:rPr>
        <w:t xml:space="preserve">the reflectance of </w:t>
      </w:r>
      <w:r w:rsidR="00D10AFB">
        <w:rPr>
          <w:rFonts w:cs="Times New Roman"/>
        </w:rPr>
        <w:t xml:space="preserve">the </w:t>
      </w:r>
      <w:r w:rsidRPr="007D7F7D">
        <w:rPr>
          <w:rFonts w:cs="Times New Roman"/>
        </w:rPr>
        <w:t xml:space="preserve">three-layer design </w:t>
      </w:r>
      <w:r w:rsidR="00D10AFB">
        <w:rPr>
          <w:rFonts w:cs="Times New Roman"/>
        </w:rPr>
        <w:t xml:space="preserve">(yellow) </w:t>
      </w:r>
      <w:r w:rsidRPr="007D7F7D">
        <w:rPr>
          <w:rFonts w:cs="Times New Roman"/>
        </w:rPr>
        <w:t>at wavelength</w:t>
      </w:r>
      <w:r>
        <w:rPr>
          <w:rFonts w:eastAsia="MS Mincho" w:cs="Times New Roman"/>
          <w:color w:val="000000"/>
        </w:rPr>
        <w:t xml:space="preserve">s further from </w:t>
      </w:r>
      <w:r w:rsidRPr="007D7F7D">
        <w:rPr>
          <w:rFonts w:cs="Times New Roman"/>
          <w:i/>
          <w:iCs/>
        </w:rPr>
        <w:t>λ</w:t>
      </w:r>
      <w:r w:rsidRPr="00E03C74">
        <w:rPr>
          <w:rFonts w:cs="Times New Roman"/>
          <w:vertAlign w:val="subscript"/>
        </w:rPr>
        <w:t>0</w:t>
      </w:r>
      <w:r w:rsidRPr="007D7F7D">
        <w:rPr>
          <w:rFonts w:cs="Times New Roman"/>
        </w:rPr>
        <w:t xml:space="preserve"> (i.e., 1400 nm and longer) is lower than that of a single </w:t>
      </w:r>
      <w:r w:rsidR="00D10AFB">
        <w:rPr>
          <w:rFonts w:cs="Times New Roman"/>
        </w:rPr>
        <w:t xml:space="preserve">(blue) </w:t>
      </w:r>
      <w:r w:rsidRPr="007D7F7D">
        <w:rPr>
          <w:rFonts w:cs="Times New Roman"/>
        </w:rPr>
        <w:t>or two-layer design</w:t>
      </w:r>
      <w:r w:rsidR="00D10AFB">
        <w:rPr>
          <w:rFonts w:cs="Times New Roman"/>
        </w:rPr>
        <w:t xml:space="preserve"> (green)</w:t>
      </w:r>
      <w:r w:rsidRPr="007D7F7D">
        <w:rPr>
          <w:rFonts w:cs="Times New Roman"/>
        </w:rPr>
        <w:t xml:space="preserve">. This is a benefit of </w:t>
      </w:r>
      <w:r w:rsidR="006A7C1F">
        <w:rPr>
          <w:rFonts w:cs="Times New Roman"/>
        </w:rPr>
        <w:t>adding an extra absentee layer in the middle, it</w:t>
      </w:r>
      <w:r w:rsidRPr="007D7F7D">
        <w:rPr>
          <w:rFonts w:cs="Times New Roman"/>
        </w:rPr>
        <w:t xml:space="preserve"> </w:t>
      </w:r>
      <w:r w:rsidR="00D10AFB">
        <w:rPr>
          <w:rFonts w:cs="Times New Roman"/>
        </w:rPr>
        <w:t>contribute</w:t>
      </w:r>
      <w:r>
        <w:rPr>
          <w:rFonts w:eastAsia="MS Mincho" w:cs="Times New Roman"/>
          <w:color w:val="000000"/>
        </w:rPr>
        <w:t>s</w:t>
      </w:r>
      <w:r w:rsidRPr="007D7F7D">
        <w:rPr>
          <w:rFonts w:cs="Times New Roman"/>
        </w:rPr>
        <w:t xml:space="preserve"> to a broader </w:t>
      </w:r>
      <w:r w:rsidR="00D10AFB">
        <w:rPr>
          <w:rFonts w:cs="Times New Roman"/>
        </w:rPr>
        <w:t>operating</w:t>
      </w:r>
      <w:r w:rsidRPr="007D7F7D">
        <w:rPr>
          <w:rFonts w:cs="Times New Roman"/>
        </w:rPr>
        <w:t xml:space="preserve"> bandwidth </w:t>
      </w:r>
      <w:r w:rsidRPr="007D7F7D">
        <w:rPr>
          <w:rFonts w:cs="Times New Roman"/>
        </w:rPr>
        <w:fldChar w:fldCharType="begin"/>
      </w:r>
      <w:r w:rsidR="000C2047">
        <w:rPr>
          <w:rFonts w:cs="Times New Roman"/>
        </w:rPr>
        <w:instrText xml:space="preserve"> ADDIN EN.CITE &lt;EndNote&gt;&lt;Cite&gt;&lt;Author&gt;Li&lt;/Author&gt;&lt;Year&gt;2017&lt;/Year&gt;&lt;RecNum&gt;91&lt;/RecNum&gt;&lt;DisplayText&gt;[27]&lt;/DisplayText&gt;&lt;record&gt;&lt;rec-number&gt;91&lt;/rec-number&gt;&lt;foreign-keys&gt;&lt;key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0C2047">
        <w:rPr>
          <w:rFonts w:cs="Times New Roman"/>
          <w:noProof/>
        </w:rPr>
        <w:t>[27]</w:t>
      </w:r>
      <w:r w:rsidRPr="007D7F7D">
        <w:rPr>
          <w:rFonts w:cs="Times New Roman"/>
        </w:rPr>
        <w:fldChar w:fldCharType="end"/>
      </w:r>
      <w:r w:rsidRPr="007D7F7D">
        <w:rPr>
          <w:rFonts w:cs="Times New Roman"/>
        </w:rPr>
        <w:t>.</w:t>
      </w:r>
    </w:p>
    <w:p w14:paraId="381DF6A1" w14:textId="58E2D8B3" w:rsidR="00697FEE" w:rsidRPr="007D7F7D" w:rsidRDefault="0018058D" w:rsidP="00697FEE">
      <w:pPr>
        <w:pStyle w:val="10BodySubsequentParagraph"/>
        <w:rPr>
          <w:rFonts w:cs="Times New Roman"/>
        </w:rPr>
      </w:pPr>
      <w:r w:rsidRPr="007D7F7D">
        <w:rPr>
          <w:rFonts w:cs="Times New Roman"/>
        </w:rPr>
        <w:t xml:space="preserve">Instead of placing </w:t>
      </w:r>
      <w:r>
        <w:rPr>
          <w:rFonts w:eastAsia="MS Mincho" w:cs="Times New Roman"/>
          <w:color w:val="000000"/>
        </w:rPr>
        <w:t>the PCM as the bottom film layer,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be moved to the middle so that the selection of ideal</w:t>
      </w:r>
      <w:r w:rsidR="00A26913">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00A26913">
        <w:rPr>
          <w:rFonts w:cs="Times New Roman"/>
        </w:rPr>
        <w:t>is</w:t>
      </w:r>
      <w:r w:rsidRPr="007D7F7D">
        <w:rPr>
          <w:rFonts w:cs="Times New Roman"/>
        </w:rPr>
        <w:t xml:space="preserve"> easier. The bottom layer could be Si</w:t>
      </w:r>
      <w:r w:rsidRPr="007D7F7D">
        <w:rPr>
          <w:rFonts w:cs="Times New Roman"/>
          <w:vertAlign w:val="subscript"/>
        </w:rPr>
        <w:t>3</w:t>
      </w:r>
      <w:r w:rsidRPr="007D7F7D">
        <w:rPr>
          <w:rFonts w:cs="Times New Roman"/>
        </w:rPr>
        <w:t>N</w:t>
      </w:r>
      <w:r w:rsidRPr="007D7F7D">
        <w:rPr>
          <w:rFonts w:cs="Times New Roman"/>
          <w:vertAlign w:val="subscript"/>
        </w:rPr>
        <w:t>4</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 </w:t>
      </w:r>
      <w:r w:rsidRPr="00E03C74">
        <w:rPr>
          <w:rFonts w:cs="Times New Roman"/>
        </w:rPr>
        <w:t>2.00</w:t>
      </w:r>
      <w:r w:rsidRPr="007D7F7D">
        <w:rPr>
          <w:rFonts w:cs="Times New Roman"/>
        </w:rPr>
        <w:t>)</w:t>
      </w:r>
      <w:r w:rsidRPr="007D7F7D">
        <w:rPr>
          <w:rFonts w:cs="Times New Roman"/>
          <w:i/>
          <w:iCs/>
        </w:rPr>
        <w:t xml:space="preserve"> </w:t>
      </w:r>
      <w:r w:rsidRPr="007D7F7D">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7D7F7D">
        <w:rPr>
          <w:rFonts w:cs="Times New Roman"/>
        </w:rPr>
        <w:fldChar w:fldCharType="separate"/>
      </w:r>
      <w:r w:rsidR="000C2047">
        <w:rPr>
          <w:rFonts w:cs="Times New Roman"/>
          <w:noProof/>
        </w:rPr>
        <w:t>[29]</w:t>
      </w:r>
      <w:r w:rsidRPr="007D7F7D">
        <w:rPr>
          <w:rFonts w:cs="Times New Roman"/>
        </w:rPr>
        <w:fldChar w:fldCharType="end"/>
      </w:r>
      <w:r w:rsidR="006A7C1F">
        <w:rPr>
          <w:rFonts w:cs="Times New Roman"/>
        </w:rPr>
        <w:t xml:space="preserve"> and</w:t>
      </w:r>
      <w:r w:rsidRPr="007D7F7D">
        <w:rPr>
          <w:rFonts w:cs="Times New Roman"/>
        </w:rPr>
        <w:t xml:space="preserve"> the ideal top layer calculated </w:t>
      </w:r>
      <w:r w:rsidR="00D742B1">
        <w:rPr>
          <w:rFonts w:cs="Times New Roman"/>
        </w:rPr>
        <w:t>using</w:t>
      </w:r>
      <w:r w:rsidRPr="007D7F7D">
        <w:rPr>
          <w:rFonts w:cs="Times New Roman"/>
        </w:rPr>
        <w:t xml:space="preserve"> Eq. 16 ha</w:t>
      </w:r>
      <w:r w:rsidR="006A7C1F">
        <w:rPr>
          <w:rFonts w:cs="Times New Roman"/>
        </w:rPr>
        <w:t>s</w:t>
      </w:r>
      <w:r w:rsidRPr="007D7F7D">
        <w:rPr>
          <w:rFonts w:cs="Times New Roman"/>
        </w:rPr>
        <w:t xml:space="preserve">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 1.65, which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006A7C1F">
        <w:rPr>
          <w:rFonts w:cs="Times New Roman"/>
        </w:rPr>
        <w:t>has</w:t>
      </w:r>
      <w:r w:rsidRPr="007D7F7D">
        <w:rPr>
          <w:rFonts w:cs="Times New Roman"/>
        </w:rPr>
        <w:t xml:space="preserve"> the closest refractive index</w:t>
      </w:r>
      <w:r>
        <w:rPr>
          <w:rFonts w:eastAsia="MS Mincho" w:cs="Times New Roman"/>
          <w:color w:val="000000"/>
        </w:rPr>
        <w:t xml:space="preserve"> </w:t>
      </w:r>
      <w:r w:rsidR="006A7C1F">
        <w:rPr>
          <w:rFonts w:eastAsia="MS Mincho" w:cs="Times New Roman"/>
          <w:color w:val="000000"/>
        </w:rPr>
        <w:t>(</w:t>
      </w:r>
      <w:r w:rsidRPr="007D7F7D">
        <w:rPr>
          <w:rFonts w:cs="Times New Roman"/>
          <w:i/>
          <w:iCs/>
        </w:rPr>
        <w:t>n</w:t>
      </w:r>
      <w:r w:rsidRPr="00E03C74">
        <w:rPr>
          <w:rFonts w:cs="Times New Roman"/>
          <w:vertAlign w:val="subscript"/>
        </w:rPr>
        <w:t>Al2O3</w:t>
      </w:r>
      <w:r w:rsidRPr="007D7F7D">
        <w:rPr>
          <w:rFonts w:cs="Times New Roman"/>
        </w:rPr>
        <w:t xml:space="preserve"> = 1.62</w:t>
      </w:r>
      <w:r w:rsidR="006A7C1F">
        <w:rPr>
          <w:rFonts w:cs="Times New Roman"/>
        </w:rPr>
        <w:t>)</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xml:space="preserve">. These designs are shown in Fig. </w:t>
      </w:r>
      <w:r w:rsidR="00D86B10">
        <w:rPr>
          <w:rFonts w:cs="Times New Roman"/>
        </w:rPr>
        <w:t>3</w:t>
      </w:r>
      <w:r>
        <w:rPr>
          <w:rFonts w:eastAsia="MS Mincho" w:cs="Times New Roman"/>
          <w:color w:val="000000"/>
        </w:rPr>
        <w:t>,</w:t>
      </w:r>
      <w:r w:rsidRPr="007D7F7D">
        <w:rPr>
          <w:rFonts w:cs="Times New Roman"/>
        </w:rPr>
        <w:t xml:space="preserve"> where the reflectance of the </w:t>
      </w:r>
      <w:r w:rsidR="006A7C1F">
        <w:rPr>
          <w:rFonts w:cs="Times New Roman"/>
        </w:rPr>
        <w:t xml:space="preserve">designs with </w:t>
      </w:r>
      <w:r w:rsidR="006A7C1F" w:rsidRPr="007D7F7D">
        <w:rPr>
          <w:rFonts w:cs="Times New Roman"/>
        </w:rPr>
        <w:t>Sb</w:t>
      </w:r>
      <w:r w:rsidR="006A7C1F" w:rsidRPr="007D7F7D">
        <w:rPr>
          <w:rFonts w:cs="Times New Roman"/>
          <w:vertAlign w:val="subscript"/>
        </w:rPr>
        <w:t>2</w:t>
      </w:r>
      <w:r w:rsidR="006A7C1F" w:rsidRPr="007D7F7D">
        <w:rPr>
          <w:rFonts w:cs="Times New Roman"/>
        </w:rPr>
        <w:t>Se</w:t>
      </w:r>
      <w:r w:rsidR="006A7C1F" w:rsidRPr="007D7F7D">
        <w:rPr>
          <w:rFonts w:cs="Times New Roman"/>
          <w:vertAlign w:val="subscript"/>
        </w:rPr>
        <w:t>3</w:t>
      </w:r>
      <w:r w:rsidR="006A7C1F" w:rsidRPr="007D7F7D">
        <w:rPr>
          <w:rFonts w:cs="Times New Roman"/>
        </w:rPr>
        <w:t xml:space="preserve"> </w:t>
      </w:r>
      <w:r w:rsidR="006A7C1F">
        <w:rPr>
          <w:rFonts w:cs="Times New Roman"/>
        </w:rPr>
        <w:t>deposited</w:t>
      </w:r>
      <w:r w:rsidR="006A7C1F" w:rsidRPr="007D7F7D">
        <w:rPr>
          <w:rFonts w:cs="Times New Roman"/>
        </w:rPr>
        <w:t xml:space="preserve"> directly on top of the substrate</w:t>
      </w:r>
      <w:r w:rsidR="006A7C1F">
        <w:rPr>
          <w:rFonts w:cs="Times New Roman"/>
        </w:rPr>
        <w:t xml:space="preserve">, i.e., </w:t>
      </w:r>
      <w:r w:rsidRPr="007D7F7D">
        <w:rPr>
          <w:rFonts w:cs="Times New Roman"/>
        </w:rPr>
        <w:t>single-layer, two-layer, and three-layer designs</w:t>
      </w:r>
      <w:r w:rsidR="006A7C1F">
        <w:rPr>
          <w:rFonts w:cs="Times New Roman"/>
        </w:rPr>
        <w:t>,</w:t>
      </w:r>
      <w:r w:rsidRPr="007D7F7D">
        <w:rPr>
          <w:rFonts w:cs="Times New Roman"/>
        </w:rPr>
        <w:t xml:space="preserve"> </w:t>
      </w:r>
      <w:r w:rsidR="006A7C1F">
        <w:rPr>
          <w:rFonts w:cs="Times New Roman"/>
        </w:rPr>
        <w:t>are</w:t>
      </w:r>
      <w:r w:rsidRPr="007D7F7D">
        <w:rPr>
          <w:rFonts w:cs="Times New Roman"/>
        </w:rPr>
        <w:t xml:space="preserve"> </w:t>
      </w:r>
      <w:r w:rsidR="00D86B10">
        <w:rPr>
          <w:rFonts w:cs="Times New Roman"/>
        </w:rPr>
        <w:t>~6.5</w:t>
      </w:r>
      <w:r w:rsidRPr="007D7F7D">
        <w:rPr>
          <w:rFonts w:cs="Times New Roman"/>
        </w:rPr>
        <w:t xml:space="preserve">%. But the </w:t>
      </w:r>
      <w:r w:rsidR="00857FA2">
        <w:rPr>
          <w:rFonts w:cs="Times New Roman"/>
        </w:rPr>
        <w:t>three-layer</w:t>
      </w:r>
      <w:r w:rsidRPr="007D7F7D">
        <w:rPr>
          <w:rFonts w:cs="Times New Roman"/>
        </w:rPr>
        <w:t xml:space="preserve">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placed in the middle (</w:t>
      </w:r>
      <w:r w:rsidR="00E03C74" w:rsidRPr="007D7F7D">
        <w:rPr>
          <w:rFonts w:cs="Times New Roman"/>
          <w:i/>
          <w:iCs/>
          <w:lang w:bidi="th-TH"/>
        </w:rPr>
        <w:t>n</w:t>
      </w:r>
      <w:r w:rsidR="00E03C74" w:rsidRPr="007D7F7D">
        <w:rPr>
          <w:rFonts w:cs="Times New Roman"/>
          <w:i/>
          <w:iCs/>
          <w:vertAlign w:val="subscript"/>
          <w:lang w:bidi="th-TH"/>
        </w:rPr>
        <w:t>f</w:t>
      </w:r>
      <w:r w:rsidR="00E03C74" w:rsidRPr="00E03C74">
        <w:rPr>
          <w:rFonts w:cs="Times New Roman"/>
          <w:vertAlign w:val="subscript"/>
          <w:lang w:bidi="th-TH"/>
        </w:rPr>
        <w:t>2</w:t>
      </w:r>
      <w:r w:rsidR="00E03C74" w:rsidRPr="007D7F7D">
        <w:rPr>
          <w:rFonts w:cs="Times New Roman"/>
          <w:i/>
          <w:iCs/>
          <w:lang w:bidi="th-TH"/>
        </w:rPr>
        <w:t xml:space="preserve"> </w:t>
      </w:r>
      <w:r w:rsidRPr="007D7F7D">
        <w:rPr>
          <w:rFonts w:cs="Times New Roman"/>
        </w:rPr>
        <w: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w:t>
      </w:r>
      <w:r>
        <w:rPr>
          <w:rFonts w:eastAsia="MS Mincho" w:cs="Times New Roman"/>
          <w:color w:val="000000"/>
        </w:rPr>
        <w:t xml:space="preserve">a reflectance </w:t>
      </w:r>
      <w:r w:rsidRPr="007D7F7D">
        <w:rPr>
          <w:rFonts w:cs="Times New Roman"/>
        </w:rPr>
        <w:t xml:space="preserve">of 3.4%, </w:t>
      </w:r>
      <w:r>
        <w:rPr>
          <w:rFonts w:eastAsia="MS Mincho" w:cs="Times New Roman"/>
          <w:color w:val="000000"/>
        </w:rPr>
        <w:t xml:space="preserve">which is the same value as that of an ideal single-layer design (3.4%). This improvement can be explained by the selection of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1</w:t>
      </w:r>
      <w:r w:rsidR="00E03C74" w:rsidRPr="007D7F7D">
        <w:rPr>
          <w:rFonts w:cs="Times New Roman"/>
          <w:i/>
          <w:iCs/>
          <w:lang w:bidi="th-TH"/>
        </w:rPr>
        <w:t xml:space="preserve"> </w:t>
      </w:r>
      <w:r w:rsidRPr="007D7F7D">
        <w:rPr>
          <w:rFonts w:cs="Times New Roman"/>
        </w:rPr>
        <w:t xml:space="preserve">and </w:t>
      </w:r>
      <w:r w:rsidR="00E03C74" w:rsidRPr="007D7F7D">
        <w:rPr>
          <w:rFonts w:cs="Times New Roman"/>
          <w:i/>
          <w:iCs/>
          <w:lang w:bidi="th-TH"/>
        </w:rPr>
        <w:t>n</w:t>
      </w:r>
      <w:r w:rsidR="00E03C74" w:rsidRPr="007D7F7D">
        <w:rPr>
          <w:rFonts w:cs="Times New Roman"/>
          <w:i/>
          <w:iCs/>
          <w:vertAlign w:val="subscript"/>
          <w:lang w:bidi="th-TH"/>
        </w:rPr>
        <w:t>f</w:t>
      </w:r>
      <w:r w:rsidR="00E03C74">
        <w:rPr>
          <w:rFonts w:cs="Times New Roman"/>
          <w:vertAlign w:val="subscript"/>
          <w:lang w:bidi="th-TH"/>
        </w:rPr>
        <w:t>3</w:t>
      </w:r>
      <w:r w:rsidR="00E03C74" w:rsidRPr="007D7F7D">
        <w:rPr>
          <w:rFonts w:cs="Times New Roman"/>
          <w:i/>
          <w:iCs/>
          <w:lang w:bidi="th-TH"/>
        </w:rPr>
        <w:t xml:space="preserve"> </w:t>
      </w:r>
      <w:r w:rsidRPr="007D7F7D">
        <w:rPr>
          <w:rFonts w:cs="Times New Roman"/>
        </w:rPr>
        <w:t>which are closer to ideal values.</w:t>
      </w:r>
    </w:p>
    <w:p w14:paraId="17BFD3BF" w14:textId="77777777" w:rsidR="00697FEE" w:rsidRPr="007D7F7D" w:rsidRDefault="00697FEE" w:rsidP="00697FEE">
      <w:pPr>
        <w:pStyle w:val="10BodySubsequentParagraph"/>
        <w:rPr>
          <w:rFonts w:cs="Times New Roman"/>
        </w:rPr>
      </w:pPr>
    </w:p>
    <w:p w14:paraId="708B49DD" w14:textId="144146A1" w:rsidR="00697FEE" w:rsidRPr="007D7F7D" w:rsidRDefault="004D705E" w:rsidP="00697FEE">
      <w:pPr>
        <w:pStyle w:val="11Figure"/>
        <w:rPr>
          <w:rFonts w:cs="Times New Roman"/>
        </w:rPr>
      </w:pPr>
      <w:r>
        <w:rPr>
          <w:rFonts w:cs="Times New Roman"/>
          <w:noProof/>
        </w:rPr>
        <w:lastRenderedPageBreak/>
        <w:drawing>
          <wp:inline distT="0" distB="0" distL="0" distR="0" wp14:anchorId="273F5945" wp14:editId="64309C01">
            <wp:extent cx="4791600" cy="2739903"/>
            <wp:effectExtent l="0" t="0" r="0" b="3810"/>
            <wp:docPr id="917782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2522" name="Picture 917782522"/>
                    <pic:cNvPicPr/>
                  </pic:nvPicPr>
                  <pic:blipFill rotWithShape="1">
                    <a:blip r:embed="rId8" cstate="print">
                      <a:extLst>
                        <a:ext uri="{28A0092B-C50C-407E-A947-70E740481C1C}">
                          <a14:useLocalDpi xmlns:a14="http://schemas.microsoft.com/office/drawing/2010/main" val="0"/>
                        </a:ext>
                      </a:extLst>
                    </a:blip>
                    <a:srcRect t="1119" r="2697"/>
                    <a:stretch>
                      <a:fillRect/>
                    </a:stretch>
                  </pic:blipFill>
                  <pic:spPr bwMode="auto">
                    <a:xfrm>
                      <a:off x="0" y="0"/>
                      <a:ext cx="4791600" cy="2739903"/>
                    </a:xfrm>
                    <a:prstGeom prst="rect">
                      <a:avLst/>
                    </a:prstGeom>
                    <a:ln>
                      <a:noFill/>
                    </a:ln>
                    <a:extLst>
                      <a:ext uri="{53640926-AAD7-44D8-BBD7-CCE9431645EC}">
                        <a14:shadowObscured xmlns:a14="http://schemas.microsoft.com/office/drawing/2010/main"/>
                      </a:ext>
                    </a:extLst>
                  </pic:spPr>
                </pic:pic>
              </a:graphicData>
            </a:graphic>
          </wp:inline>
        </w:drawing>
      </w:r>
    </w:p>
    <w:p w14:paraId="2A9D9926" w14:textId="6331086A" w:rsidR="00697FEE" w:rsidRPr="007D7F7D" w:rsidRDefault="0018058D" w:rsidP="00697FEE">
      <w:pPr>
        <w:pStyle w:val="12FigureCaptionLong"/>
        <w:rPr>
          <w:rFonts w:cs="Times New Roman"/>
        </w:rPr>
      </w:pPr>
      <w:r w:rsidRPr="007D7F7D">
        <w:rPr>
          <w:rFonts w:cs="Times New Roman"/>
          <w:b/>
          <w:bCs/>
        </w:rPr>
        <w:t xml:space="preserve">Fig. </w:t>
      </w:r>
      <w:r w:rsidR="00A26913">
        <w:rPr>
          <w:rFonts w:cs="Times New Roman"/>
          <w:b/>
          <w:bCs/>
        </w:rPr>
        <w:t>3</w:t>
      </w:r>
      <w:r w:rsidRPr="007D7F7D">
        <w:rPr>
          <w:rFonts w:cs="Times New Roman"/>
          <w:b/>
          <w:bCs/>
        </w:rPr>
        <w:t>.</w:t>
      </w:r>
      <w:r w:rsidRPr="007D7F7D">
        <w:rPr>
          <w:rFonts w:cs="Times New Roman"/>
        </w:rPr>
        <w:t xml:space="preserve"> Reflectance comparison </w:t>
      </w:r>
      <w:r w:rsidR="004D705E">
        <w:rPr>
          <w:rFonts w:cs="Times New Roman"/>
        </w:rPr>
        <w:t>of</w:t>
      </w:r>
      <w:r w:rsidRPr="007D7F7D">
        <w:rPr>
          <w:rFonts w:cs="Times New Roman"/>
        </w:rPr>
        <w:t xml:space="preserve"> a single-layer and multi-layer designs. At 1064nm (black vertical line), the single-layer, two-layer and three-layer designs with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a</w:t>
      </w:r>
      <w:r w:rsidR="004D705E">
        <w:rPr>
          <w:rFonts w:cs="Times New Roman"/>
        </w:rPr>
        <w:t xml:space="preserve">s </w:t>
      </w:r>
      <w:r w:rsidRPr="007D7F7D">
        <w:rPr>
          <w:rFonts w:cs="Times New Roman"/>
        </w:rPr>
        <w:t>bottom layer (</w:t>
      </w:r>
      <w:r w:rsidRPr="007D7F7D">
        <w:rPr>
          <w:rFonts w:cs="Times New Roman"/>
          <w:i/>
          <w:iCs/>
        </w:rPr>
        <w:t>n</w:t>
      </w:r>
      <w:r w:rsidRPr="007D7F7D">
        <w:rPr>
          <w:rFonts w:cs="Times New Roman"/>
          <w:i/>
          <w:iCs/>
          <w:vertAlign w:val="subscript"/>
        </w:rPr>
        <w:t>f</w:t>
      </w:r>
      <w:r w:rsidR="00E03C74">
        <w:rPr>
          <w:rFonts w:cs="Times New Roman"/>
          <w:vertAlign w:val="subscript"/>
        </w:rPr>
        <w:t>1</w:t>
      </w:r>
      <w:r w:rsidRPr="007D7F7D">
        <w:rPr>
          <w:rFonts w:cs="Times New Roman"/>
        </w:rPr>
        <w:t>)</w:t>
      </w:r>
      <w:r w:rsidRPr="007D7F7D">
        <w:rPr>
          <w:rFonts w:cs="Times New Roman"/>
          <w:i/>
          <w:iCs/>
          <w:vertAlign w:val="subscript"/>
        </w:rPr>
        <w:t xml:space="preserve"> </w:t>
      </w:r>
      <w:r w:rsidRPr="007D7F7D">
        <w:rPr>
          <w:rFonts w:cs="Times New Roman"/>
        </w:rPr>
        <w:t>have similar reflectance at 6.5</w:t>
      </w:r>
      <w:r w:rsidR="00D34F4A">
        <w:rPr>
          <w:rFonts w:cs="Times New Roman"/>
        </w:rPr>
        <w:t>–</w:t>
      </w:r>
      <w:r w:rsidRPr="007D7F7D">
        <w:rPr>
          <w:rFonts w:cs="Times New Roman"/>
        </w:rPr>
        <w:t xml:space="preserve">6.7%. </w:t>
      </w:r>
      <w:r w:rsidR="004D705E">
        <w:rPr>
          <w:rFonts w:cs="Times New Roman"/>
        </w:rPr>
        <w:t>However,</w:t>
      </w:r>
      <w:r w:rsidRPr="007D7F7D">
        <w:rPr>
          <w:rFonts w:cs="Times New Roman"/>
        </w:rPr>
        <w:t xml:space="preserv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middle layer (</w:t>
      </w:r>
      <w:r w:rsidRPr="007D7F7D">
        <w:rPr>
          <w:rFonts w:cs="Times New Roman"/>
          <w:i/>
          <w:iCs/>
        </w:rPr>
        <w:t>n</w:t>
      </w:r>
      <w:r w:rsidRPr="007D7F7D">
        <w:rPr>
          <w:rFonts w:cs="Times New Roman"/>
          <w:i/>
          <w:iCs/>
          <w:vertAlign w:val="subscript"/>
        </w:rPr>
        <w:t>f</w:t>
      </w:r>
      <w:r w:rsidR="00E03C74">
        <w:rPr>
          <w:rFonts w:cs="Times New Roman"/>
          <w:vertAlign w:val="subscript"/>
        </w:rPr>
        <w:t>2</w:t>
      </w:r>
      <w:r w:rsidRPr="007D7F7D">
        <w:rPr>
          <w:rFonts w:cs="Times New Roman"/>
        </w:rPr>
        <w:t>) has the lowest reflectance at 3.4%.</w:t>
      </w:r>
    </w:p>
    <w:p w14:paraId="7DCA6142" w14:textId="77777777" w:rsidR="00697FEE" w:rsidRPr="007D7F7D" w:rsidRDefault="00697FEE" w:rsidP="00697FEE">
      <w:pPr>
        <w:pStyle w:val="10BodySubsequentParagraph"/>
        <w:rPr>
          <w:rFonts w:cs="Times New Roman"/>
        </w:rPr>
      </w:pPr>
    </w:p>
    <w:p w14:paraId="61E5944E" w14:textId="6CBBD8FC" w:rsidR="00697FEE" w:rsidRPr="007D7F7D" w:rsidRDefault="0018058D" w:rsidP="008C1DFB">
      <w:pPr>
        <w:pStyle w:val="08SectionHeader2"/>
        <w:rPr>
          <w:rFonts w:ascii="Times New Roman" w:hAnsi="Times New Roman" w:cs="Times New Roman"/>
        </w:rPr>
      </w:pPr>
      <w:r w:rsidRPr="007D7F7D">
        <w:rPr>
          <w:rFonts w:ascii="Times New Roman" w:hAnsi="Times New Roman" w:cs="Times New Roman"/>
        </w:rPr>
        <w:t>2.4 Long-pass edge-filter design</w:t>
      </w:r>
    </w:p>
    <w:p w14:paraId="02D66293" w14:textId="7C038950" w:rsidR="00697FEE" w:rsidRDefault="0018058D" w:rsidP="00697FEE">
      <w:pPr>
        <w:pStyle w:val="09BodyFirstParagraph"/>
        <w:rPr>
          <w:rFonts w:cs="Times New Roman"/>
        </w:rPr>
      </w:pPr>
      <w:r>
        <w:rPr>
          <w:rFonts w:cs="Times New Roman"/>
        </w:rPr>
        <w:t xml:space="preserve">In all previous examples, the </w:t>
      </w:r>
      <w:r w:rsidR="006A7C1F">
        <w:rPr>
          <w:rFonts w:cs="Times New Roman"/>
        </w:rPr>
        <w:t>reflectance</w:t>
      </w:r>
      <w:r>
        <w:rPr>
          <w:rFonts w:cs="Times New Roman"/>
        </w:rPr>
        <w:t xml:space="preserve"> after Sb</w:t>
      </w:r>
      <w:r>
        <w:rPr>
          <w:rFonts w:cs="Times New Roman"/>
          <w:vertAlign w:val="subscript"/>
        </w:rPr>
        <w:t>2</w:t>
      </w:r>
      <w:r>
        <w:rPr>
          <w:rFonts w:cs="Times New Roman"/>
        </w:rPr>
        <w:t>Se</w:t>
      </w:r>
      <w:r>
        <w:rPr>
          <w:rFonts w:cs="Times New Roman"/>
          <w:vertAlign w:val="subscript"/>
        </w:rPr>
        <w:t>3</w:t>
      </w:r>
      <w:r>
        <w:rPr>
          <w:rFonts w:cs="Times New Roman"/>
        </w:rPr>
        <w:t xml:space="preserve"> transitioned to </w:t>
      </w:r>
      <w:r>
        <w:rPr>
          <w:rFonts w:eastAsia="MS Mincho" w:cs="Times New Roman"/>
          <w:color w:val="000000"/>
        </w:rPr>
        <w:t>the crystalline phase ha</w:t>
      </w:r>
      <w:r w:rsidR="006A7C1F">
        <w:rPr>
          <w:rFonts w:cs="Times New Roman"/>
        </w:rPr>
        <w:t>ve</w:t>
      </w:r>
      <w:r>
        <w:rPr>
          <w:rFonts w:cs="Times New Roman"/>
        </w:rPr>
        <w:t xml:space="preserve"> not </w:t>
      </w:r>
      <w:r>
        <w:rPr>
          <w:rFonts w:eastAsia="MS Mincho" w:cs="Times New Roman"/>
          <w:color w:val="000000"/>
        </w:rPr>
        <w:t>yet been considered</w:t>
      </w:r>
      <w:r>
        <w:rPr>
          <w:rFonts w:cs="Times New Roman"/>
        </w:rPr>
        <w:t>.</w:t>
      </w:r>
      <w:r w:rsidRPr="007D7F7D">
        <w:rPr>
          <w:rFonts w:cs="Times New Roman"/>
        </w:rPr>
        <w:t xml:space="preserve"> In addition to </w:t>
      </w:r>
      <w:r>
        <w:rPr>
          <w:rFonts w:eastAsia="MS Mincho" w:cs="Times New Roman"/>
          <w:color w:val="000000"/>
        </w:rPr>
        <w:t>low reflectance</w:t>
      </w:r>
      <w:r>
        <w:rPr>
          <w:rFonts w:cs="Times New Roman"/>
        </w:rPr>
        <w:t xml:space="preserve"> in </w:t>
      </w:r>
      <w:r>
        <w:rPr>
          <w:rFonts w:eastAsia="MS Mincho" w:cs="Times New Roman"/>
          <w:color w:val="000000"/>
        </w:rPr>
        <w:t>the ON mode</w:t>
      </w:r>
      <w:r w:rsidRPr="007D7F7D">
        <w:rPr>
          <w:rFonts w:cs="Times New Roman"/>
        </w:rPr>
        <w:t xml:space="preserve">, </w:t>
      </w:r>
      <w:r>
        <w:rPr>
          <w:rFonts w:cs="Times New Roman"/>
        </w:rPr>
        <w:t xml:space="preserve">transmittance </w:t>
      </w:r>
      <w:r w:rsidR="006A7C1F">
        <w:rPr>
          <w:rFonts w:cs="Times New Roman"/>
        </w:rPr>
        <w:t>tuning</w:t>
      </w:r>
      <w:r>
        <w:rPr>
          <w:rFonts w:cs="Times New Roman"/>
        </w:rPr>
        <w:t xml:space="preserve"> </w:t>
      </w:r>
      <w:r w:rsidR="004D705E">
        <w:rPr>
          <w:rFonts w:eastAsia="MS Mincho" w:cs="Times New Roman"/>
          <w:color w:val="000000"/>
        </w:rPr>
        <w:t xml:space="preserve">also required </w:t>
      </w:r>
      <w:r>
        <w:rPr>
          <w:rFonts w:eastAsia="MS Mincho" w:cs="Times New Roman"/>
          <w:color w:val="000000"/>
        </w:rPr>
        <w:t xml:space="preserve">high optical contrast between the two modes. Figure </w:t>
      </w:r>
      <w:r w:rsidR="00253542">
        <w:rPr>
          <w:rFonts w:cs="Times New Roman"/>
        </w:rPr>
        <w:t>4</w:t>
      </w:r>
      <w:r w:rsidRPr="007D7F7D">
        <w:rPr>
          <w:rFonts w:cs="Times New Roman"/>
        </w:rPr>
        <w:t xml:space="preserve"> shows a reflectance comparison between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 xml:space="preserve">in </w:t>
      </w:r>
      <w:r>
        <w:rPr>
          <w:rFonts w:eastAsia="MS Mincho" w:cs="Times New Roman"/>
          <w:color w:val="000000"/>
        </w:rPr>
        <w:t>amorphous (solid) and crystalline (dotted) phases, which represent</w:t>
      </w:r>
      <w:r w:rsidRPr="007D7F7D">
        <w:rPr>
          <w:rFonts w:cs="Times New Roman"/>
        </w:rPr>
        <w:t xml:space="preserve"> the device</w:t>
      </w:r>
      <w:r>
        <w:rPr>
          <w:rFonts w:eastAsia="MS Mincho" w:cs="Times New Roman"/>
          <w:color w:val="000000"/>
        </w:rPr>
        <w:t>s in the ON and OFF modes, respectively. The</w:t>
      </w:r>
      <w:r w:rsidR="00253542">
        <w:rPr>
          <w:rFonts w:cs="Times New Roman"/>
        </w:rPr>
        <w:t>se</w:t>
      </w:r>
      <w:r w:rsidRPr="007D7F7D">
        <w:rPr>
          <w:rFonts w:cs="Times New Roman"/>
        </w:rPr>
        <w:t xml:space="preserve"> designs </w:t>
      </w:r>
      <w:r w:rsidR="007B04C2">
        <w:rPr>
          <w:rFonts w:cs="Times New Roman"/>
        </w:rPr>
        <w:t>a</w:t>
      </w:r>
      <w:r w:rsidRPr="007D7F7D">
        <w:rPr>
          <w:rFonts w:cs="Times New Roman"/>
        </w:rPr>
        <w:t xml:space="preserve">re the same as </w:t>
      </w:r>
      <w:r>
        <w:rPr>
          <w:rFonts w:eastAsia="MS Mincho" w:cs="Times New Roman"/>
          <w:color w:val="000000"/>
        </w:rPr>
        <w:t xml:space="preserve">those described in Fig. </w:t>
      </w:r>
      <w:r w:rsidR="00253542">
        <w:rPr>
          <w:rFonts w:cs="Times New Roman"/>
        </w:rPr>
        <w:t>3</w:t>
      </w:r>
      <w:r w:rsidRPr="007D7F7D">
        <w:rPr>
          <w:rFonts w:cs="Times New Roman"/>
        </w:rPr>
        <w:t xml:space="preserve">. The single-layer design exhibited the highest reflectance contrast of 55.0% (Fig. </w:t>
      </w:r>
      <w:r w:rsidR="00253542">
        <w:rPr>
          <w:rFonts w:cs="Times New Roman"/>
        </w:rPr>
        <w:t>4</w:t>
      </w:r>
      <w:r w:rsidRPr="007D7F7D">
        <w:rPr>
          <w:rFonts w:cs="Times New Roman"/>
        </w:rPr>
        <w:t xml:space="preserve">a, blue). </w:t>
      </w:r>
      <w:r w:rsidR="007B04C2">
        <w:rPr>
          <w:rFonts w:cs="Times New Roman"/>
        </w:rPr>
        <w:t>But for</w:t>
      </w:r>
      <w:r w:rsidRPr="007D7F7D">
        <w:rPr>
          <w:rFonts w:cs="Times New Roman"/>
        </w:rPr>
        <w:t xml:space="preserve"> the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the middle layer (Fig. 5b, red), even though it has the lowest reflectance in</w:t>
      </w:r>
      <w:r>
        <w:rPr>
          <w:rFonts w:eastAsia="MS Mincho" w:cs="Times New Roman"/>
          <w:color w:val="000000"/>
        </w:rPr>
        <w:t xml:space="preserve"> amorphous phase</w:t>
      </w:r>
      <w:r w:rsidRPr="007D7F7D">
        <w:rPr>
          <w:rFonts w:cs="Times New Roman"/>
        </w:rPr>
        <w:t xml:space="preserve"> (3.4%</w:t>
      </w:r>
      <w:r>
        <w:rPr>
          <w:rFonts w:eastAsia="MS Mincho" w:cs="Times New Roman"/>
          <w:color w:val="000000"/>
        </w:rPr>
        <w:t>), its crystalline phase reflectance only</w:t>
      </w:r>
      <w:r w:rsidR="007B04C2">
        <w:rPr>
          <w:rFonts w:eastAsia="MS Mincho" w:cs="Times New Roman"/>
          <w:color w:val="000000"/>
        </w:rPr>
        <w:t xml:space="preserve"> increased to</w:t>
      </w:r>
      <w:r>
        <w:rPr>
          <w:rFonts w:eastAsia="MS Mincho" w:cs="Times New Roman"/>
          <w:color w:val="000000"/>
        </w:rPr>
        <w:t xml:space="preserve"> 14.8%, which </w:t>
      </w:r>
      <w:r w:rsidRPr="007D7F7D">
        <w:rPr>
          <w:rFonts w:cs="Times New Roman"/>
        </w:rPr>
        <w:t>results in a reflectance contrast of only 11.4%.</w:t>
      </w:r>
    </w:p>
    <w:p w14:paraId="013F0AAF" w14:textId="2BBEB2BF" w:rsidR="00DE64AD" w:rsidRDefault="00257D6C" w:rsidP="00DE64AD">
      <w:pPr>
        <w:pStyle w:val="10BodySubsequentParagraph"/>
        <w:rPr>
          <w:rFonts w:cs="Times New Roman"/>
        </w:rPr>
      </w:pPr>
      <w:r>
        <w:t xml:space="preserve">Another antireflection design is </w:t>
      </w:r>
      <w:r>
        <w:rPr>
          <w:rFonts w:cs="Times New Roman"/>
        </w:rPr>
        <w:t>called an e</w:t>
      </w:r>
      <w:r w:rsidRPr="007D7F7D">
        <w:rPr>
          <w:rFonts w:cs="Times New Roman"/>
        </w:rPr>
        <w:t>dge-filter design</w:t>
      </w:r>
      <w:r>
        <w:rPr>
          <w:rFonts w:cs="Times New Roman"/>
        </w:rPr>
        <w:t>, which</w:t>
      </w:r>
      <w:r w:rsidRPr="007D7F7D">
        <w:rPr>
          <w:rFonts w:cs="Times New Roman"/>
        </w:rPr>
        <w:t xml:space="preserve"> has high reflection in the region </w:t>
      </w:r>
      <w:r>
        <w:rPr>
          <w:rFonts w:cs="Times New Roman"/>
        </w:rPr>
        <w:t>surrounding the</w:t>
      </w:r>
      <w:r w:rsidRPr="007D7F7D">
        <w:rPr>
          <w:rFonts w:cs="Times New Roman"/>
        </w:rPr>
        <w:t xml:space="preserve"> reference wavelength </w:t>
      </w:r>
      <w:r w:rsidRPr="007D7F7D">
        <w:rPr>
          <w:rFonts w:cs="Times New Roman"/>
          <w:i/>
          <w:iCs/>
        </w:rPr>
        <w:t>λ</w:t>
      </w:r>
      <w:r w:rsidRPr="00E03C74">
        <w:rPr>
          <w:rFonts w:cs="Times New Roman"/>
          <w:vertAlign w:val="subscript"/>
        </w:rPr>
        <w:t>0</w:t>
      </w:r>
      <w:r w:rsidRPr="007D7F7D">
        <w:rPr>
          <w:rFonts w:cs="Times New Roman"/>
        </w:rPr>
        <w:t xml:space="preserve"> but exhibits strong antireflection </w:t>
      </w:r>
      <w:r>
        <w:rPr>
          <w:rFonts w:cs="Times New Roman"/>
        </w:rPr>
        <w:t xml:space="preserve">(AR) </w:t>
      </w:r>
      <w:r w:rsidRPr="007D7F7D">
        <w:rPr>
          <w:rFonts w:cs="Times New Roman"/>
        </w:rPr>
        <w:t xml:space="preserve">properties outside </w:t>
      </w:r>
      <w:r>
        <w:rPr>
          <w:rFonts w:cs="Times New Roman"/>
        </w:rPr>
        <w:t xml:space="preserve">of </w:t>
      </w:r>
      <w:r w:rsidRPr="007D7F7D">
        <w:rPr>
          <w:rFonts w:cs="Times New Roman"/>
        </w:rPr>
        <w:t xml:space="preserve">this region. </w:t>
      </w:r>
      <w:r>
        <w:rPr>
          <w:rFonts w:cs="Times New Roman"/>
        </w:rPr>
        <w:t>The filter can be designed such that the desired operating wavelength is in the AR region, at the edge of these two regions. When phase transition occurs and the device change</w:t>
      </w:r>
      <w:r>
        <w:rPr>
          <w:rFonts w:eastAsia="MS Mincho" w:cs="Times New Roman"/>
          <w:color w:val="000000"/>
        </w:rPr>
        <w:t xml:space="preserve">s to OFF mode, the reflectance profile will be shifted and the operating wavelength will be inside the high-reflection region instead. The </w:t>
      </w:r>
      <w:r>
        <w:rPr>
          <w:rFonts w:cs="Times New Roman"/>
        </w:rPr>
        <w:t xml:space="preserve">edge filter design </w:t>
      </w:r>
      <w:r>
        <w:rPr>
          <w:rFonts w:eastAsia="MS Mincho" w:cs="Times New Roman"/>
          <w:color w:val="000000"/>
        </w:rPr>
        <w:t xml:space="preserve">is composed of </w:t>
      </w:r>
      <w:r>
        <w:rPr>
          <w:rFonts w:cs="Times New Roman"/>
        </w:rPr>
        <w:t>QWOT-thick high refractive index (</w:t>
      </w:r>
      <w:r w:rsidRPr="008668A8">
        <w:rPr>
          <w:rFonts w:cs="Times New Roman"/>
          <w:i/>
          <w:iCs/>
        </w:rPr>
        <w:t>H</w:t>
      </w:r>
      <w:r>
        <w:rPr>
          <w:rFonts w:cs="Times New Roman"/>
        </w:rPr>
        <w:t>) and low refractive index (</w:t>
      </w:r>
      <w:r w:rsidRPr="008668A8">
        <w:rPr>
          <w:rFonts w:cs="Times New Roman"/>
          <w:i/>
          <w:iCs/>
        </w:rPr>
        <w:t>L</w:t>
      </w:r>
      <w:r>
        <w:rPr>
          <w:rFonts w:cs="Times New Roman"/>
        </w:rPr>
        <w:t xml:space="preserve">) layers deposited symmetrically on top of each other in a structure called </w:t>
      </w:r>
      <w:r w:rsidR="00D43B77">
        <w:rPr>
          <w:rFonts w:cs="Times New Roman"/>
        </w:rPr>
        <w:t xml:space="preserve">a </w:t>
      </w:r>
      <w:r>
        <w:rPr>
          <w:rFonts w:eastAsia="MS Mincho" w:cs="Times New Roman"/>
          <w:color w:val="000000"/>
        </w:rPr>
        <w:t>unit cell (</w:t>
      </w:r>
      <w:r w:rsidRPr="008668A8">
        <w:rPr>
          <w:rFonts w:cs="Times New Roman"/>
          <w:i/>
          <w:iCs/>
        </w:rPr>
        <w:t>U</w:t>
      </w:r>
      <w:r>
        <w:rPr>
          <w:rFonts w:cs="Times New Roman"/>
        </w:rPr>
        <w:t>). Only one side of the AR region have a stable reflectance profile, determined by the unit cell structure;</w:t>
      </w:r>
      <w:r w:rsidRPr="007D7F7D">
        <w:rPr>
          <w:rFonts w:cs="Times New Roman"/>
          <w:lang w:bidi="th-TH"/>
        </w:rPr>
        <w:t xml:space="preserve"> long-pass</w:t>
      </w:r>
      <w:r>
        <w:rPr>
          <w:rFonts w:cs="Times New Roman"/>
          <w:lang w:bidi="th-TH"/>
        </w:rPr>
        <w:t xml:space="preserve">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oMath>
      <w:r w:rsidRPr="007D7F7D">
        <w:rPr>
          <w:rFonts w:cs="Times New Roman"/>
        </w:rPr>
        <w:t xml:space="preserve"> </w:t>
      </w:r>
      <w:r>
        <w:rPr>
          <w:rFonts w:cs="Times New Roman"/>
        </w:rPr>
        <w:t>has a stable AR at wavelengths</w:t>
      </w:r>
      <w:r w:rsidRPr="007D7F7D">
        <w:rPr>
          <w:rFonts w:cs="Times New Roman"/>
        </w:rPr>
        <w:t xml:space="preserve"> </w:t>
      </w:r>
      <w:r>
        <w:rPr>
          <w:rFonts w:cs="Times New Roman"/>
        </w:rPr>
        <w:t xml:space="preserve">longer than </w:t>
      </w:r>
      <w:r>
        <w:rPr>
          <w:rFonts w:eastAsia="MS Mincho" w:cs="Times New Roman"/>
          <w:color w:val="000000"/>
        </w:rPr>
        <w:t>the high-reflection region</w:t>
      </w:r>
      <w:r w:rsidRPr="007D7F7D">
        <w:rPr>
          <w:rFonts w:cs="Times New Roman"/>
        </w:rPr>
        <w:t xml:space="preserve">, </w:t>
      </w:r>
      <w:r>
        <w:rPr>
          <w:rFonts w:cs="Times New Roman"/>
        </w:rPr>
        <w:t>but</w:t>
      </w:r>
      <w:r w:rsidRPr="007D7F7D">
        <w:rPr>
          <w:rFonts w:cs="Times New Roman"/>
        </w:rPr>
        <w:t xml:space="preserve"> the short-pass </w:t>
      </w:r>
      <w:r>
        <w:rPr>
          <w:rFonts w:cs="Times New Roman"/>
        </w:rPr>
        <w:t>structure</w:t>
      </w:r>
      <w:r w:rsidRPr="007D7F7D">
        <w:rPr>
          <w:rFonts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e>
        </m:d>
      </m:oMath>
      <w:r w:rsidRPr="007D7F7D">
        <w:rPr>
          <w:rFonts w:cs="Times New Roman"/>
        </w:rPr>
        <w:t xml:space="preserve"> has </w:t>
      </w:r>
      <w:r>
        <w:rPr>
          <w:rFonts w:cs="Times New Roman"/>
        </w:rPr>
        <w:t>a stable AR at shorter wavelengths</w:t>
      </w:r>
      <w:r w:rsidRPr="007D7F7D">
        <w:rPr>
          <w:rFonts w:cs="Times New Roman"/>
        </w:rPr>
        <w:t xml:space="preserve">, </w:t>
      </w:r>
      <w:r>
        <w:rPr>
          <w:rFonts w:cs="Times New Roman"/>
        </w:rPr>
        <w:t>the</w:t>
      </w:r>
      <w:r w:rsidRPr="007D7F7D">
        <w:rPr>
          <w:rFonts w:cs="Times New Roman"/>
        </w:rPr>
        <w:t xml:space="preserve"> 1/2 denotes a layer with half-QWOT thickness.</w:t>
      </w:r>
      <w:r>
        <w:rPr>
          <w:rFonts w:cs="Times New Roman"/>
        </w:rPr>
        <w:t xml:space="preserve"> The number of unit cells could be one or more, and this number </w:t>
      </w:r>
      <w:r>
        <w:rPr>
          <w:rFonts w:eastAsia="MS Mincho" w:cs="Times New Roman"/>
          <w:color w:val="000000"/>
        </w:rPr>
        <w:t xml:space="preserve">is directly correlated to the steepness of </w:t>
      </w:r>
      <w:r>
        <w:rPr>
          <w:rFonts w:cs="Times New Roman"/>
        </w:rPr>
        <w:t>regions’ edges</w:t>
      </w:r>
      <w:r>
        <w:rPr>
          <w:rFonts w:eastAsia="MS Mincho" w:cs="Times New Roman"/>
          <w:color w:val="000000"/>
        </w:rPr>
        <w:t>. To minimize the thickness of the device, a long</w:t>
      </w:r>
      <w:r w:rsidRPr="007D7F7D">
        <w:rPr>
          <w:rFonts w:cs="Times New Roman"/>
        </w:rPr>
        <w:t xml:space="preserve">-pass design is preferred because </w:t>
      </w:r>
      <w:r w:rsidRPr="007D7F7D">
        <w:rPr>
          <w:rFonts w:cs="Times New Roman"/>
          <w:i/>
          <w:iCs/>
        </w:rPr>
        <w:t>λ</w:t>
      </w:r>
      <w:r w:rsidRPr="00E03C74">
        <w:rPr>
          <w:rFonts w:cs="Times New Roman"/>
          <w:vertAlign w:val="subscript"/>
        </w:rPr>
        <w:t>0</w:t>
      </w:r>
      <w:r w:rsidRPr="007D7F7D">
        <w:rPr>
          <w:rFonts w:cs="Times New Roman"/>
        </w:rPr>
        <w:t xml:space="preserve"> is at a shorter wavelength</w:t>
      </w:r>
      <w:r>
        <w:rPr>
          <w:rFonts w:cs="Times New Roman"/>
        </w:rPr>
        <w:t>, so optical and physical thickness will be thinner</w:t>
      </w:r>
      <w:r w:rsidRPr="007D7F7D">
        <w:rPr>
          <w:rFonts w:cs="Times New Roman"/>
        </w:rPr>
        <w:t xml:space="preserve">. </w:t>
      </w:r>
      <w:r>
        <w:rPr>
          <w:rFonts w:cs="Times New Roman"/>
        </w:rPr>
        <w:t>T</w:t>
      </w:r>
      <w:r w:rsidRPr="007D7F7D">
        <w:rPr>
          <w:rFonts w:cs="Times New Roman"/>
        </w:rPr>
        <w:t xml:space="preserve">he spectral width of </w:t>
      </w:r>
      <w:r>
        <w:rPr>
          <w:rFonts w:eastAsia="MS Mincho" w:cs="Times New Roman"/>
          <w:color w:val="000000"/>
        </w:rPr>
        <w:t xml:space="preserve">the high-reflection region is directly correlated </w:t>
      </w:r>
      <w:r w:rsidRPr="007D7F7D">
        <w:rPr>
          <w:rFonts w:cs="Times New Roman"/>
        </w:rPr>
        <w:t xml:space="preserve">with the </w:t>
      </w:r>
      <w:r>
        <w:rPr>
          <w:rFonts w:cs="Times New Roman"/>
        </w:rPr>
        <w:t xml:space="preserve">differences </w:t>
      </w:r>
      <w:r w:rsidRPr="007D7F7D">
        <w:rPr>
          <w:rFonts w:cs="Times New Roman"/>
        </w:rPr>
        <w:t xml:space="preserve">between </w:t>
      </w:r>
      <w:r>
        <w:rPr>
          <w:rFonts w:eastAsia="MS Mincho" w:cs="Times New Roman"/>
          <w:color w:val="000000"/>
        </w:rPr>
        <w:t xml:space="preserve">the H and L </w:t>
      </w:r>
      <w:r>
        <w:rPr>
          <w:rFonts w:cs="Times New Roman"/>
        </w:rPr>
        <w:t>refractive indices.</w:t>
      </w:r>
    </w:p>
    <w:p w14:paraId="75905806" w14:textId="568B1C50" w:rsidR="00697FEE" w:rsidRPr="007D7F7D" w:rsidRDefault="004D705E" w:rsidP="00697FEE">
      <w:pPr>
        <w:pStyle w:val="11Figure"/>
        <w:rPr>
          <w:rFonts w:cs="Times New Roman"/>
        </w:rPr>
      </w:pPr>
      <w:r>
        <w:rPr>
          <w:rFonts w:cs="Times New Roman"/>
          <w:noProof/>
        </w:rPr>
        <w:lastRenderedPageBreak/>
        <w:drawing>
          <wp:inline distT="0" distB="0" distL="0" distR="0" wp14:anchorId="31CA10B1" wp14:editId="350961DB">
            <wp:extent cx="4789170" cy="2446020"/>
            <wp:effectExtent l="0" t="0" r="0" b="0"/>
            <wp:docPr id="603831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31197" name="Picture 603831197"/>
                    <pic:cNvPicPr/>
                  </pic:nvPicPr>
                  <pic:blipFill rotWithShape="1">
                    <a:blip r:embed="rId9" cstate="print">
                      <a:extLst>
                        <a:ext uri="{28A0092B-C50C-407E-A947-70E740481C1C}">
                          <a14:useLocalDpi xmlns:a14="http://schemas.microsoft.com/office/drawing/2010/main" val="0"/>
                        </a:ext>
                      </a:extLst>
                    </a:blip>
                    <a:srcRect t="6262" b="2950"/>
                    <a:stretch>
                      <a:fillRect/>
                    </a:stretch>
                  </pic:blipFill>
                  <pic:spPr bwMode="auto">
                    <a:xfrm>
                      <a:off x="0" y="0"/>
                      <a:ext cx="4791710" cy="2447317"/>
                    </a:xfrm>
                    <a:prstGeom prst="rect">
                      <a:avLst/>
                    </a:prstGeom>
                    <a:ln>
                      <a:noFill/>
                    </a:ln>
                    <a:extLst>
                      <a:ext uri="{53640926-AAD7-44D8-BBD7-CCE9431645EC}">
                        <a14:shadowObscured xmlns:a14="http://schemas.microsoft.com/office/drawing/2010/main"/>
                      </a:ext>
                    </a:extLst>
                  </pic:spPr>
                </pic:pic>
              </a:graphicData>
            </a:graphic>
          </wp:inline>
        </w:drawing>
      </w:r>
    </w:p>
    <w:p w14:paraId="0F8685D5" w14:textId="7F32CEED" w:rsidR="00161663" w:rsidRDefault="0018058D" w:rsidP="00257D6C">
      <w:pPr>
        <w:pStyle w:val="12FigureCaptionLong"/>
        <w:rPr>
          <w:rFonts w:cs="Times New Roman"/>
          <w:szCs w:val="16"/>
        </w:rPr>
      </w:pPr>
      <w:r w:rsidRPr="00DE64AD">
        <w:rPr>
          <w:rFonts w:cs="Times New Roman"/>
          <w:b/>
          <w:bCs/>
          <w:szCs w:val="16"/>
        </w:rPr>
        <w:t xml:space="preserve">Fig. </w:t>
      </w:r>
      <w:r w:rsidR="00253542" w:rsidRPr="00DE64AD">
        <w:rPr>
          <w:rFonts w:cs="Times New Roman"/>
          <w:b/>
          <w:bCs/>
          <w:szCs w:val="16"/>
          <w:lang w:bidi="th-TH"/>
        </w:rPr>
        <w:t>4</w:t>
      </w:r>
      <w:r w:rsidRPr="00DE64AD">
        <w:rPr>
          <w:rFonts w:cs="Times New Roman"/>
          <w:b/>
          <w:bCs/>
          <w:szCs w:val="16"/>
          <w:cs/>
          <w:lang w:bidi="th-TH"/>
        </w:rPr>
        <w:t>.</w:t>
      </w:r>
      <w:r w:rsidRPr="00DE64AD">
        <w:rPr>
          <w:rFonts w:cs="Times New Roman"/>
          <w:szCs w:val="16"/>
        </w:rPr>
        <w:t xml:space="preserve"> Reflectance</w:t>
      </w:r>
      <w:r w:rsidR="00161663">
        <w:rPr>
          <w:rFonts w:cs="Times New Roman"/>
          <w:szCs w:val="16"/>
        </w:rPr>
        <w:t xml:space="preserve"> of the designs shown in Fig. 3 before (solid) and after (dotted) phase transition. The single-layer design has the highest reflectance contrast (</w:t>
      </w:r>
      <w:r w:rsidR="00161663" w:rsidRPr="00161663">
        <w:rPr>
          <w:rFonts w:cs="Times New Roman"/>
          <w:i/>
          <w:iCs/>
          <w:szCs w:val="16"/>
        </w:rPr>
        <w:t>ΔR</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a</w:t>
      </w:r>
      <w:r w:rsidR="00161663">
        <w:rPr>
          <w:rFonts w:cs="Times New Roman"/>
          <w:szCs w:val="16"/>
        </w:rPr>
        <w:t xml:space="preserve"> – </w:t>
      </w:r>
      <w:r w:rsidR="00161663" w:rsidRPr="00161663">
        <w:rPr>
          <w:rFonts w:cs="Times New Roman"/>
          <w:i/>
          <w:iCs/>
          <w:szCs w:val="16"/>
        </w:rPr>
        <w:t>R</w:t>
      </w:r>
      <w:r w:rsidR="00161663" w:rsidRPr="00161663">
        <w:rPr>
          <w:rFonts w:cs="Times New Roman"/>
          <w:i/>
          <w:iCs/>
          <w:szCs w:val="16"/>
          <w:vertAlign w:val="subscript"/>
        </w:rPr>
        <w:t>c</w:t>
      </w:r>
      <w:r w:rsidR="00161663">
        <w:rPr>
          <w:rFonts w:cs="Times New Roman"/>
          <w:szCs w:val="16"/>
        </w:rPr>
        <w:t>) of 55.0%.</w:t>
      </w:r>
    </w:p>
    <w:p w14:paraId="1C4FF05E" w14:textId="77777777" w:rsidR="00257D6C" w:rsidRPr="008D6E6A" w:rsidRDefault="00257D6C" w:rsidP="00257D6C">
      <w:pPr>
        <w:pStyle w:val="10BodySubsequentParagraph"/>
        <w:rPr>
          <w:sz w:val="16"/>
          <w:szCs w:val="16"/>
        </w:rPr>
      </w:pPr>
    </w:p>
    <w:p w14:paraId="150ADD37" w14:textId="5E17C847" w:rsidR="00697FEE" w:rsidRPr="00257D6C" w:rsidRDefault="0018058D" w:rsidP="00697FEE">
      <w:pPr>
        <w:pStyle w:val="10BodySubsequentParagraph"/>
        <w:rPr>
          <w:rFonts w:eastAsia="MS Mincho" w:cs="Times New Roman"/>
          <w:color w:val="000000"/>
        </w:rPr>
      </w:pPr>
      <w:r w:rsidRPr="007D7F7D">
        <w:rPr>
          <w:rFonts w:cs="Times New Roman"/>
          <w:lang w:bidi="th-TH"/>
        </w:rPr>
        <w:t xml:space="preserve">Figure </w:t>
      </w:r>
      <w:r w:rsidR="005651D0">
        <w:rPr>
          <w:rFonts w:cs="Times New Roman"/>
          <w:lang w:bidi="th-TH"/>
        </w:rPr>
        <w:t>5</w:t>
      </w:r>
      <w:r w:rsidRPr="007D7F7D">
        <w:rPr>
          <w:rFonts w:cs="Times New Roman"/>
          <w:lang w:bidi="th-TH"/>
        </w:rPr>
        <w:t xml:space="preserve"> shows five long-pass</w:t>
      </w:r>
      <w:r w:rsidR="007D534D">
        <w:rPr>
          <w:rFonts w:cs="Times New Roman"/>
          <w:lang w:bidi="th-TH"/>
        </w:rPr>
        <w:t xml:space="preserve"> edge filter</w:t>
      </w:r>
      <w:r w:rsidRPr="007D7F7D">
        <w:rPr>
          <w:rFonts w:cs="Times New Roman"/>
          <w:lang w:bidi="th-TH"/>
        </w:rPr>
        <w:t xml:space="preserve"> </w:t>
      </w:r>
      <w:r w:rsidRPr="007D7F7D">
        <w:rPr>
          <w:rFonts w:cs="Times New Roman"/>
        </w:rPr>
        <w:t>designs</w:t>
      </w:r>
      <w:r w:rsidRPr="007D7F7D">
        <w:rPr>
          <w:rFonts w:cs="Times New Roman"/>
          <w:lang w:bidi="th-TH"/>
        </w:rPr>
        <w:t xml:space="preserve"> </w:t>
      </w:r>
      <w:r w:rsidR="00E94D32">
        <w:rPr>
          <w:rFonts w:cs="Times New Roman"/>
          <w:lang w:bidi="th-TH"/>
        </w:rPr>
        <w:t>w</w:t>
      </w:r>
      <w:r w:rsidRPr="007D7F7D">
        <w:rPr>
          <w:rFonts w:cs="Times New Roman"/>
        </w:rPr>
        <w:t xml:space="preserve">ith </w:t>
      </w:r>
      <w:r>
        <w:rPr>
          <w:rFonts w:eastAsia="MS Mincho" w:cs="Times New Roman"/>
          <w:color w:val="000000"/>
        </w:rPr>
        <w:t>number of unit cells (</w:t>
      </w:r>
      <w:r w:rsidRPr="007D7F7D">
        <w:rPr>
          <w:rFonts w:cs="Times New Roman"/>
          <w:i/>
          <w:iCs/>
        </w:rPr>
        <w:t>N</w:t>
      </w:r>
      <w:r w:rsidRPr="007D7F7D">
        <w:rPr>
          <w:rFonts w:cs="Times New Roman"/>
        </w:rPr>
        <w:t xml:space="preserve">) from 1 to </w:t>
      </w:r>
      <w:r w:rsidR="0096484D">
        <w:rPr>
          <w:rFonts w:cs="Times New Roman"/>
        </w:rPr>
        <w:t>6</w:t>
      </w:r>
      <w:r w:rsidR="007D534D">
        <w:rPr>
          <w:rFonts w:cs="Times New Roman"/>
        </w:rPr>
        <w:t>. T</w:t>
      </w:r>
      <w:r w:rsidRPr="007D7F7D">
        <w:rPr>
          <w:rFonts w:cs="Times New Roman"/>
        </w:rPr>
        <w:t>hese designs use</w:t>
      </w:r>
      <w:r>
        <w:rPr>
          <w:rFonts w:eastAsia="MS Mincho" w:cs="Times New Roman"/>
          <w:color w:val="000000"/>
        </w:rPr>
        <w:t>d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w:t>
      </w:r>
      <w:r>
        <w:rPr>
          <w:rFonts w:eastAsia="MS Mincho" w:cs="Times New Roman"/>
          <w:color w:val="000000"/>
        </w:rPr>
        <w:t>the H layer and MgF</w:t>
      </w:r>
      <w:r w:rsidRPr="007D7F7D">
        <w:rPr>
          <w:rFonts w:cs="Times New Roman"/>
          <w:vertAlign w:val="subscript"/>
        </w:rPr>
        <w:t>2</w:t>
      </w:r>
      <w:r w:rsidRPr="007D7F7D">
        <w:rPr>
          <w:rFonts w:cs="Times New Roman"/>
        </w:rPr>
        <w:t xml:space="preserve"> as </w:t>
      </w:r>
      <w:r>
        <w:rPr>
          <w:rFonts w:eastAsia="MS Mincho" w:cs="Times New Roman"/>
          <w:color w:val="000000"/>
        </w:rPr>
        <w:t>the L layer</w:t>
      </w:r>
      <w:r w:rsidR="007D534D">
        <w:rPr>
          <w:rFonts w:cs="Times New Roman"/>
        </w:rPr>
        <w:t>; t</w:t>
      </w:r>
      <w:r w:rsidRPr="007D7F7D">
        <w:rPr>
          <w:rFonts w:cs="Times New Roman"/>
        </w:rPr>
        <w:t xml:space="preserve">he reference wavelength </w:t>
      </w:r>
      <w:r w:rsidR="007D534D">
        <w:rPr>
          <w:rFonts w:cs="Times New Roman"/>
        </w:rPr>
        <w:t xml:space="preserve">is changed to </w:t>
      </w:r>
      <w:r w:rsidRPr="007D7F7D">
        <w:rPr>
          <w:rFonts w:cs="Times New Roman"/>
          <w:i/>
          <w:iCs/>
        </w:rPr>
        <w:t>λ</w:t>
      </w:r>
      <w:r w:rsidRPr="00E03C74">
        <w:rPr>
          <w:rFonts w:cs="Times New Roman"/>
          <w:vertAlign w:val="subscript"/>
        </w:rPr>
        <w:t>0</w:t>
      </w:r>
      <w:r w:rsidRPr="007D7F7D">
        <w:rPr>
          <w:rFonts w:cs="Times New Roman"/>
        </w:rPr>
        <w:t xml:space="preserve"> = 740 nm</w:t>
      </w:r>
      <w:r w:rsidR="00257D6C">
        <w:rPr>
          <w:rFonts w:cs="Times New Roman"/>
        </w:rPr>
        <w:t xml:space="preserve">. </w:t>
      </w:r>
      <w:r w:rsidRPr="007D7F7D">
        <w:rPr>
          <w:rFonts w:cs="Times New Roman"/>
        </w:rPr>
        <w:t xml:space="preserve">When </w:t>
      </w:r>
      <w:r w:rsidR="007D534D">
        <w:rPr>
          <w:rFonts w:cs="Times New Roman"/>
        </w:rPr>
        <w:t>these devices</w:t>
      </w:r>
      <w:r w:rsidRPr="007D7F7D">
        <w:rPr>
          <w:rFonts w:cs="Times New Roman"/>
        </w:rPr>
        <w:t xml:space="preserve"> are in </w:t>
      </w:r>
      <w:r>
        <w:rPr>
          <w:rFonts w:eastAsia="MS Mincho" w:cs="Times New Roman"/>
          <w:color w:val="000000"/>
        </w:rPr>
        <w:t xml:space="preserve">the amorphous phase (Fig. </w:t>
      </w:r>
      <w:r w:rsidR="007D534D">
        <w:rPr>
          <w:rFonts w:cs="Times New Roman"/>
        </w:rPr>
        <w:t>5</w:t>
      </w:r>
      <w:r w:rsidRPr="007D7F7D">
        <w:rPr>
          <w:rFonts w:cs="Times New Roman"/>
        </w:rPr>
        <w:t>a)</w:t>
      </w:r>
      <w:r>
        <w:rPr>
          <w:rFonts w:eastAsia="MS Mincho" w:cs="Times New Roman"/>
          <w:color w:val="000000"/>
        </w:rPr>
        <w:t xml:space="preserve">, the </w:t>
      </w:r>
      <w:r w:rsidR="003E44ED">
        <w:rPr>
          <w:rFonts w:eastAsia="MS Mincho" w:cs="Times New Roman"/>
          <w:color w:val="000000"/>
        </w:rPr>
        <w:t>wavelengths</w:t>
      </w:r>
      <w:r>
        <w:rPr>
          <w:rFonts w:eastAsia="MS Mincho" w:cs="Times New Roman"/>
          <w:color w:val="000000"/>
        </w:rPr>
        <w:t xml:space="preserve"> </w:t>
      </w:r>
      <w:r w:rsidR="003E44ED">
        <w:rPr>
          <w:rFonts w:eastAsia="MS Mincho" w:cs="Times New Roman"/>
          <w:color w:val="000000"/>
        </w:rPr>
        <w:t>surrounding</w:t>
      </w:r>
      <w:r>
        <w:rPr>
          <w:rFonts w:eastAsia="MS Mincho" w:cs="Times New Roman"/>
          <w:color w:val="000000"/>
        </w:rPr>
        <w:t xml:space="preserve"> the </w:t>
      </w:r>
      <w:r w:rsidR="007D534D">
        <w:rPr>
          <w:rFonts w:cs="Times New Roman"/>
        </w:rPr>
        <w:t>operating</w:t>
      </w:r>
      <w:r w:rsidRPr="007D7F7D">
        <w:rPr>
          <w:rFonts w:cs="Times New Roman"/>
        </w:rPr>
        <w:t xml:space="preserve"> wavelength (</w:t>
      </w:r>
      <w:r w:rsidRPr="007D7F7D">
        <w:rPr>
          <w:rFonts w:cs="Times New Roman"/>
          <w:i/>
          <w:iCs/>
        </w:rPr>
        <w:t>λ</w:t>
      </w:r>
      <w:r w:rsidRPr="007D7F7D">
        <w:rPr>
          <w:rFonts w:cs="Times New Roman"/>
        </w:rPr>
        <w:t xml:space="preserve"> = 1064 nm) </w:t>
      </w:r>
      <w:r w:rsidR="00257D6C">
        <w:rPr>
          <w:rFonts w:cs="Times New Roman"/>
        </w:rPr>
        <w:t>are</w:t>
      </w:r>
      <w:r w:rsidRPr="007D7F7D">
        <w:rPr>
          <w:rFonts w:cs="Times New Roman"/>
        </w:rPr>
        <w:t xml:space="preserve"> in </w:t>
      </w:r>
      <w:r>
        <w:rPr>
          <w:rFonts w:eastAsia="MS Mincho" w:cs="Times New Roman"/>
          <w:color w:val="000000"/>
        </w:rPr>
        <w:t xml:space="preserve">the </w:t>
      </w:r>
      <w:r w:rsidR="00257D6C">
        <w:rPr>
          <w:rFonts w:eastAsia="MS Mincho" w:cs="Times New Roman"/>
          <w:color w:val="000000"/>
        </w:rPr>
        <w:t xml:space="preserve">AR </w:t>
      </w:r>
      <w:r>
        <w:rPr>
          <w:rFonts w:eastAsia="MS Mincho" w:cs="Times New Roman"/>
          <w:color w:val="000000"/>
        </w:rPr>
        <w:t xml:space="preserve">region, </w:t>
      </w:r>
      <w:r w:rsidRPr="007D7F7D">
        <w:rPr>
          <w:rFonts w:cs="Times New Roman"/>
        </w:rPr>
        <w:t xml:space="preserve">when </w:t>
      </w:r>
      <w:r w:rsidR="003E44ED">
        <w:rPr>
          <w:rFonts w:eastAsia="MS Mincho" w:cs="Times New Roman"/>
          <w:color w:val="000000"/>
        </w:rPr>
        <w:t xml:space="preserve">they are </w:t>
      </w:r>
      <w:r>
        <w:rPr>
          <w:rFonts w:eastAsia="MS Mincho" w:cs="Times New Roman"/>
          <w:color w:val="000000"/>
        </w:rPr>
        <w:t>switch</w:t>
      </w:r>
      <w:r w:rsidR="003E44ED">
        <w:rPr>
          <w:rFonts w:eastAsia="MS Mincho" w:cs="Times New Roman"/>
          <w:color w:val="000000"/>
        </w:rPr>
        <w:t>ed</w:t>
      </w:r>
      <w:r>
        <w:rPr>
          <w:rFonts w:eastAsia="MS Mincho" w:cs="Times New Roman"/>
          <w:color w:val="000000"/>
        </w:rPr>
        <w:t xml:space="preserve"> to crystalline phase (Fig. </w:t>
      </w:r>
      <w:r w:rsidR="007D534D">
        <w:rPr>
          <w:rFonts w:cs="Times New Roman"/>
        </w:rPr>
        <w:t>5</w:t>
      </w:r>
      <w:r w:rsidRPr="007D7F7D">
        <w:rPr>
          <w:rFonts w:cs="Times New Roman"/>
        </w:rPr>
        <w:t>b)</w:t>
      </w:r>
      <w:r>
        <w:rPr>
          <w:rFonts w:eastAsia="MS Mincho" w:cs="Times New Roman"/>
          <w:color w:val="000000"/>
        </w:rPr>
        <w:t xml:space="preserve"> the </w:t>
      </w:r>
      <w:r w:rsidRPr="007D7F7D">
        <w:rPr>
          <w:rFonts w:cs="Times New Roman"/>
        </w:rPr>
        <w:t xml:space="preserve">wavelength </w:t>
      </w:r>
      <w:r>
        <w:rPr>
          <w:rFonts w:eastAsia="MS Mincho" w:cs="Times New Roman"/>
          <w:color w:val="000000"/>
        </w:rPr>
        <w:t xml:space="preserve">of interest </w:t>
      </w:r>
      <w:r w:rsidR="00257D6C">
        <w:rPr>
          <w:rFonts w:cs="Times New Roman"/>
        </w:rPr>
        <w:t>is</w:t>
      </w:r>
      <w:r w:rsidR="007D534D">
        <w:rPr>
          <w:rFonts w:cs="Times New Roman"/>
        </w:rPr>
        <w:t xml:space="preserve"> </w:t>
      </w:r>
      <w:r w:rsidRPr="007D7F7D">
        <w:rPr>
          <w:rFonts w:cs="Times New Roman"/>
        </w:rPr>
        <w:t xml:space="preserve">in </w:t>
      </w:r>
      <w:r>
        <w:rPr>
          <w:rFonts w:eastAsia="MS Mincho" w:cs="Times New Roman"/>
          <w:color w:val="000000"/>
        </w:rPr>
        <w:t xml:space="preserve">the high-reflection region. </w:t>
      </w:r>
      <w:r w:rsidR="00257D6C">
        <w:rPr>
          <w:rFonts w:eastAsia="MS Mincho" w:cs="Times New Roman"/>
          <w:color w:val="000000"/>
        </w:rPr>
        <w:t xml:space="preserve">These shifts cause the reflectance contrast to be higher than any previous designs, with more </w:t>
      </w:r>
      <w:r>
        <w:rPr>
          <w:rFonts w:eastAsia="MS Mincho" w:cs="Times New Roman"/>
          <w:color w:val="000000"/>
        </w:rPr>
        <w:t xml:space="preserve">than </w:t>
      </w:r>
      <w:r w:rsidRPr="007D7F7D">
        <w:rPr>
          <w:rFonts w:cs="Times New Roman"/>
        </w:rPr>
        <w:t xml:space="preserve">90% </w:t>
      </w:r>
      <w:r w:rsidR="007D534D">
        <w:rPr>
          <w:rFonts w:cs="Times New Roman"/>
        </w:rPr>
        <w:t xml:space="preserve">contrast </w:t>
      </w:r>
      <w:r w:rsidRPr="007D7F7D">
        <w:rPr>
          <w:rFonts w:cs="Times New Roman"/>
        </w:rPr>
        <w:t xml:space="preserve">for </w:t>
      </w:r>
      <w:r w:rsidR="003E44ED">
        <w:rPr>
          <w:rFonts w:cs="Times New Roman"/>
        </w:rPr>
        <w:t>four</w:t>
      </w:r>
      <w:r w:rsidRPr="007D7F7D">
        <w:rPr>
          <w:rFonts w:cs="Times New Roman"/>
        </w:rPr>
        <w:t>, six</w:t>
      </w:r>
      <w:r>
        <w:rPr>
          <w:rFonts w:eastAsia="MS Mincho" w:cs="Times New Roman"/>
          <w:color w:val="000000"/>
        </w:rPr>
        <w:t xml:space="preserve"> and </w:t>
      </w:r>
      <w:r w:rsidRPr="007D7F7D">
        <w:rPr>
          <w:rFonts w:cs="Times New Roman"/>
        </w:rPr>
        <w:t>eight unit-cell designs</w:t>
      </w:r>
      <w:r>
        <w:rPr>
          <w:rFonts w:eastAsia="MS Mincho" w:cs="Times New Roman"/>
          <w:color w:val="000000"/>
        </w:rPr>
        <w:t>. It can also be seen that</w:t>
      </w:r>
      <w:r w:rsidR="00350001">
        <w:rPr>
          <w:rFonts w:cs="Times New Roman"/>
        </w:rPr>
        <w:t xml:space="preserve"> </w:t>
      </w:r>
      <w:r w:rsidRPr="007D7F7D">
        <w:rPr>
          <w:rFonts w:cs="Times New Roman"/>
        </w:rPr>
        <w:t>increasing</w:t>
      </w:r>
      <w:r>
        <w:rPr>
          <w:rFonts w:eastAsia="MS Mincho" w:cs="Times New Roman"/>
          <w:color w:val="000000"/>
        </w:rPr>
        <w:t xml:space="preserve"> </w:t>
      </w:r>
      <w:r w:rsidR="006C6E6D" w:rsidRPr="006C6E6D">
        <w:rPr>
          <w:rFonts w:eastAsia="MS Mincho" w:cs="Times New Roman"/>
          <w:i/>
          <w:iCs/>
          <w:color w:val="000000"/>
        </w:rPr>
        <w:t>N</w:t>
      </w:r>
      <w:r>
        <w:rPr>
          <w:rFonts w:eastAsia="MS Mincho" w:cs="Times New Roman"/>
          <w:color w:val="000000"/>
        </w:rPr>
        <w:t xml:space="preserve"> makes the </w:t>
      </w:r>
      <w:r w:rsidR="006C6E6D">
        <w:rPr>
          <w:rFonts w:eastAsia="MS Mincho" w:cs="Times New Roman"/>
          <w:color w:val="000000"/>
        </w:rPr>
        <w:t>region’s</w:t>
      </w:r>
      <w:r>
        <w:rPr>
          <w:rFonts w:eastAsia="MS Mincho" w:cs="Times New Roman"/>
          <w:color w:val="000000"/>
        </w:rPr>
        <w:t xml:space="preserve"> edge steeper</w:t>
      </w:r>
      <w:r w:rsidR="0005172A">
        <w:rPr>
          <w:rFonts w:cs="Times New Roman"/>
        </w:rPr>
        <w:t>,</w:t>
      </w:r>
      <w:r w:rsidRPr="007D7F7D">
        <w:rPr>
          <w:rFonts w:cs="Times New Roman"/>
        </w:rPr>
        <w:t xml:space="preserve"> but the </w:t>
      </w:r>
      <w:r w:rsidR="00D43B77">
        <w:rPr>
          <w:rFonts w:cs="Times New Roman"/>
        </w:rPr>
        <w:t>improvement</w:t>
      </w:r>
      <w:r w:rsidR="00D43B77" w:rsidRPr="007D7F7D">
        <w:rPr>
          <w:rFonts w:cs="Times New Roman"/>
        </w:rPr>
        <w:t xml:space="preserve"> </w:t>
      </w:r>
      <w:r w:rsidRPr="007D7F7D">
        <w:rPr>
          <w:rFonts w:cs="Times New Roman"/>
        </w:rPr>
        <w:t xml:space="preserve">from </w:t>
      </w:r>
      <w:r w:rsidR="0096484D">
        <w:rPr>
          <w:rFonts w:cs="Times New Roman"/>
        </w:rPr>
        <w:t>4</w:t>
      </w:r>
      <w:r w:rsidRPr="007D7F7D">
        <w:rPr>
          <w:rFonts w:cs="Times New Roman"/>
        </w:rPr>
        <w:t xml:space="preserve"> to </w:t>
      </w:r>
      <w:r w:rsidR="0096484D">
        <w:rPr>
          <w:rFonts w:cs="Times New Roman"/>
        </w:rPr>
        <w:t>6</w:t>
      </w:r>
      <w:r w:rsidRPr="007D7F7D">
        <w:rPr>
          <w:rFonts w:cs="Times New Roman"/>
        </w:rPr>
        <w:t xml:space="preserve"> unit cells is </w:t>
      </w:r>
      <w:r w:rsidR="00D43B77">
        <w:rPr>
          <w:rFonts w:cs="Times New Roman"/>
        </w:rPr>
        <w:t>smaller</w:t>
      </w:r>
      <w:r w:rsidR="00D43B77" w:rsidRPr="007D7F7D">
        <w:rPr>
          <w:rFonts w:cs="Times New Roman"/>
        </w:rPr>
        <w:t xml:space="preserve"> </w:t>
      </w:r>
      <w:r w:rsidRPr="007D7F7D">
        <w:rPr>
          <w:rFonts w:cs="Times New Roman"/>
        </w:rPr>
        <w:t>than from 1 to 2 unit cells</w:t>
      </w:r>
      <w:r w:rsidR="006C6E6D">
        <w:rPr>
          <w:rFonts w:cs="Times New Roman"/>
        </w:rPr>
        <w:t>.</w:t>
      </w:r>
      <w:r w:rsidRPr="007D7F7D">
        <w:rPr>
          <w:rFonts w:cs="Times New Roman"/>
        </w:rPr>
        <w:t xml:space="preserve"> </w:t>
      </w:r>
    </w:p>
    <w:p w14:paraId="02B260C3" w14:textId="77777777" w:rsidR="004D705E" w:rsidRPr="00567618" w:rsidRDefault="004D705E" w:rsidP="00697FEE">
      <w:pPr>
        <w:jc w:val="center"/>
        <w:rPr>
          <w:rFonts w:ascii="Times New Roman" w:hAnsi="Times New Roman" w:cs="Times New Roman"/>
          <w:sz w:val="16"/>
          <w:szCs w:val="16"/>
        </w:rPr>
      </w:pPr>
    </w:p>
    <w:p w14:paraId="5CD554D4" w14:textId="3B84F56A" w:rsidR="00697FEE" w:rsidRPr="007D7F7D" w:rsidRDefault="007F37DE" w:rsidP="00697FEE">
      <w:pPr>
        <w:jc w:val="center"/>
        <w:rPr>
          <w:rFonts w:ascii="Times New Roman" w:hAnsi="Times New Roman" w:cs="Times New Roman"/>
        </w:rPr>
      </w:pPr>
      <w:r>
        <w:rPr>
          <w:rFonts w:ascii="Times New Roman" w:hAnsi="Times New Roman" w:cs="Times New Roman"/>
          <w:noProof/>
        </w:rPr>
        <w:drawing>
          <wp:inline distT="0" distB="0" distL="0" distR="0" wp14:anchorId="76C7A5AB" wp14:editId="2EC150C5">
            <wp:extent cx="4791710" cy="2494915"/>
            <wp:effectExtent l="0" t="0" r="8890" b="635"/>
            <wp:docPr id="12661143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14344" name="Picture 12661143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1710" cy="2494915"/>
                    </a:xfrm>
                    <a:prstGeom prst="rect">
                      <a:avLst/>
                    </a:prstGeom>
                  </pic:spPr>
                </pic:pic>
              </a:graphicData>
            </a:graphic>
          </wp:inline>
        </w:drawing>
      </w:r>
    </w:p>
    <w:p w14:paraId="7F243EA6" w14:textId="69638E60" w:rsidR="00697FEE" w:rsidRDefault="0018058D" w:rsidP="00697FEE">
      <w:pPr>
        <w:pStyle w:val="12FigureCaptionLong"/>
        <w:rPr>
          <w:rFonts w:cs="Times New Roman"/>
        </w:rPr>
      </w:pPr>
      <w:r w:rsidRPr="007D7F7D">
        <w:rPr>
          <w:rFonts w:cs="Times New Roman"/>
          <w:b/>
          <w:bCs/>
        </w:rPr>
        <w:t xml:space="preserve">Fig. </w:t>
      </w:r>
      <w:r w:rsidR="005651D0">
        <w:rPr>
          <w:rFonts w:cs="Times New Roman"/>
          <w:b/>
          <w:bCs/>
          <w:szCs w:val="20"/>
          <w:lang w:bidi="th-TH"/>
        </w:rPr>
        <w:t>5</w:t>
      </w:r>
      <w:r w:rsidRPr="007D7F7D">
        <w:rPr>
          <w:rFonts w:cs="Times New Roman"/>
          <w:b/>
          <w:bCs/>
          <w:szCs w:val="20"/>
          <w:cs/>
          <w:lang w:bidi="th-TH"/>
        </w:rPr>
        <w:t>.</w:t>
      </w:r>
      <w:r w:rsidRPr="007D7F7D">
        <w:rPr>
          <w:rFonts w:cs="Times New Roman"/>
        </w:rPr>
        <w:t xml:space="preserve"> Reflectance comparison of long-pass edge-filter designs </w:t>
      </w:r>
      <w:r w:rsidR="00257D6C">
        <w:rPr>
          <w:rFonts w:cs="Times New Roman"/>
        </w:rPr>
        <w:t>w</w:t>
      </w:r>
      <w:r w:rsidRPr="007D7F7D">
        <w:rPr>
          <w:rFonts w:cs="Times New Roman"/>
        </w:rPr>
        <w:t xml:space="preserve">ith </w:t>
      </w:r>
      <w:r w:rsidR="00257D6C">
        <w:rPr>
          <w:rFonts w:cs="Times New Roman"/>
        </w:rPr>
        <w:t>increasing</w:t>
      </w:r>
      <w:r w:rsidRPr="007D7F7D">
        <w:rPr>
          <w:rFonts w:cs="Times New Roman"/>
        </w:rPr>
        <w:t xml:space="preserve"> number of unit cells</w:t>
      </w:r>
      <w:r w:rsidR="00257D6C">
        <w:rPr>
          <w:rFonts w:cs="Times New Roman"/>
        </w:rPr>
        <w:t xml:space="preserve"> (</w:t>
      </w:r>
      <w:r w:rsidR="00257D6C" w:rsidRPr="00257D6C">
        <w:rPr>
          <w:rFonts w:cs="Times New Roman"/>
          <w:i/>
          <w:iCs/>
        </w:rPr>
        <w:t>N</w:t>
      </w:r>
      <w:r w:rsidR="00257D6C">
        <w:rPr>
          <w:rFonts w:cs="Times New Roman"/>
        </w:rPr>
        <w:t>)</w:t>
      </w:r>
      <w:r w:rsidRPr="007D7F7D">
        <w:rPr>
          <w:rFonts w:cs="Times New Roman"/>
        </w:rPr>
        <w:t xml:space="preserve">. (a) When devices are in amorphous phase (ON mode), the wavelength </w:t>
      </w:r>
      <w:r w:rsidR="006521C4">
        <w:rPr>
          <w:rFonts w:cs="Times New Roman"/>
        </w:rPr>
        <w:t xml:space="preserve">of interest </w:t>
      </w:r>
      <w:r w:rsidRPr="007D7F7D">
        <w:rPr>
          <w:rFonts w:cs="Times New Roman"/>
        </w:rPr>
        <w:t xml:space="preserve">(black vertical line) is in </w:t>
      </w:r>
      <w:r w:rsidR="006521C4">
        <w:rPr>
          <w:rFonts w:cs="Times New Roman"/>
        </w:rPr>
        <w:t xml:space="preserve">the </w:t>
      </w:r>
      <w:r w:rsidRPr="007D7F7D">
        <w:rPr>
          <w:rFonts w:cs="Times New Roman"/>
        </w:rPr>
        <w:t xml:space="preserve">AR region. (b) When devices are </w:t>
      </w:r>
      <w:r w:rsidR="00161663">
        <w:rPr>
          <w:rFonts w:cs="Times New Roman"/>
        </w:rPr>
        <w:t>changed to</w:t>
      </w:r>
      <w:r w:rsidRPr="007D7F7D">
        <w:rPr>
          <w:rFonts w:cs="Times New Roman"/>
        </w:rPr>
        <w:t xml:space="preserve"> crystalline phase (OFF mode), the wavelength </w:t>
      </w:r>
      <w:r w:rsidR="006521C4">
        <w:rPr>
          <w:rFonts w:cs="Times New Roman"/>
        </w:rPr>
        <w:t xml:space="preserve">of interest </w:t>
      </w:r>
      <w:r w:rsidRPr="007D7F7D">
        <w:rPr>
          <w:rFonts w:cs="Times New Roman"/>
        </w:rPr>
        <w:t xml:space="preserve">is in </w:t>
      </w:r>
      <w:r w:rsidR="006521C4">
        <w:rPr>
          <w:rFonts w:cs="Times New Roman"/>
        </w:rPr>
        <w:t xml:space="preserve">the </w:t>
      </w:r>
      <w:r w:rsidRPr="007D7F7D">
        <w:rPr>
          <w:rFonts w:cs="Times New Roman"/>
        </w:rPr>
        <w:t>high-reflection region.</w:t>
      </w:r>
    </w:p>
    <w:p w14:paraId="3BB4C42B" w14:textId="17B2402E" w:rsidR="00697FEE" w:rsidRPr="007D7F7D" w:rsidRDefault="0018058D" w:rsidP="000A6F85">
      <w:pPr>
        <w:pStyle w:val="08SectionHeader1"/>
        <w:rPr>
          <w:rFonts w:ascii="Times New Roman" w:hAnsi="Times New Roman" w:cs="Times New Roman"/>
        </w:rPr>
      </w:pPr>
      <w:r w:rsidRPr="007D7F7D">
        <w:rPr>
          <w:rFonts w:ascii="Times New Roman" w:hAnsi="Times New Roman" w:cs="Times New Roman"/>
        </w:rPr>
        <w:lastRenderedPageBreak/>
        <w:t>Methods</w:t>
      </w:r>
    </w:p>
    <w:p w14:paraId="508B9D5D" w14:textId="1972E8C2"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3.1 Simulation of optical performances</w:t>
      </w:r>
    </w:p>
    <w:p w14:paraId="3A43AA5C" w14:textId="0EC091FA" w:rsidR="000A6F85" w:rsidRPr="007D7F7D" w:rsidRDefault="0018058D" w:rsidP="000A6F85">
      <w:pPr>
        <w:pStyle w:val="09BodyFirstParagraph"/>
        <w:rPr>
          <w:rFonts w:cs="Times New Roman"/>
        </w:rPr>
      </w:pPr>
      <w:r w:rsidRPr="007D7F7D">
        <w:rPr>
          <w:rFonts w:cs="Times New Roman"/>
        </w:rPr>
        <w:t xml:space="preserve">In this study, we use </w:t>
      </w:r>
      <w:r>
        <w:rPr>
          <w:rFonts w:eastAsia="MS Mincho" w:cs="Times New Roman"/>
          <w:color w:val="000000"/>
        </w:rPr>
        <w:t xml:space="preserve">the transfer matrix method (TMM) </w:t>
      </w:r>
      <w:r w:rsidR="006521C4">
        <w:rPr>
          <w:rFonts w:eastAsia="MS Mincho" w:cs="Times New Roman"/>
          <w:color w:val="000000"/>
        </w:rPr>
        <w:t>with the</w:t>
      </w:r>
      <w:r>
        <w:rPr>
          <w:rFonts w:eastAsia="MS Mincho" w:cs="Times New Roman"/>
          <w:color w:val="000000"/>
        </w:rPr>
        <w:t xml:space="preserve"> </w:t>
      </w:r>
      <w:r w:rsidRPr="00FA3527">
        <w:rPr>
          <w:rFonts w:cs="Times New Roman"/>
        </w:rPr>
        <w:t>Fresnel equation to calculate the transmittance, absorptance</w:t>
      </w:r>
      <w:r>
        <w:rPr>
          <w:rFonts w:eastAsia="MS Mincho" w:cs="Times New Roman"/>
          <w:color w:val="000000"/>
        </w:rPr>
        <w:t xml:space="preserve">, and reflectance of </w:t>
      </w:r>
      <w:r w:rsidRPr="00FA3527">
        <w:rPr>
          <w:rFonts w:cs="Times New Roman"/>
        </w:rPr>
        <w:t>each design</w:t>
      </w:r>
      <w:r w:rsidR="006521C4">
        <w:rPr>
          <w:rFonts w:cs="Times New Roman"/>
        </w:rPr>
        <w:t>.</w:t>
      </w:r>
      <w:r w:rsidRPr="00FA3527">
        <w:rPr>
          <w:rFonts w:cs="Times New Roman"/>
        </w:rPr>
        <w:t xml:space="preserve"> </w:t>
      </w:r>
      <w:r w:rsidR="006521C4">
        <w:rPr>
          <w:rFonts w:cs="Times New Roman"/>
        </w:rPr>
        <w:t>Although the computations are</w:t>
      </w:r>
      <w:r w:rsidRPr="00FA3527">
        <w:rPr>
          <w:rFonts w:cs="Times New Roman"/>
        </w:rPr>
        <w:t xml:space="preserve"> based on </w:t>
      </w:r>
      <w:r w:rsidRPr="00FA3527">
        <w:rPr>
          <w:rFonts w:cs="Times New Roman"/>
        </w:rPr>
        <w:fldChar w:fldCharType="begin"/>
      </w:r>
      <w:r w:rsidR="00D34F4A">
        <w:rPr>
          <w:rFonts w:cs="Times New Roman"/>
        </w:rPr>
        <w:instrText xml:space="preserve"> ADDIN EN.CITE &lt;EndNote&gt;&lt;Cite&gt;&lt;Author&gt;Sarangan&lt;/Author&gt;&lt;Year&gt;2020&lt;/Year&gt;&lt;RecNum&gt;66&lt;/RecNum&gt;&lt;DisplayText&gt;[23]&lt;/DisplayText&gt;&lt;record&gt;&lt;rec-number&gt;66&lt;/rec-number&gt;&lt;foreign-keys&gt;&lt;key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A3527">
        <w:rPr>
          <w:rFonts w:cs="Times New Roman"/>
        </w:rPr>
        <w:fldChar w:fldCharType="separate"/>
      </w:r>
      <w:r w:rsidR="00D34F4A">
        <w:rPr>
          <w:rFonts w:cs="Times New Roman"/>
          <w:noProof/>
        </w:rPr>
        <w:t>[23]</w:t>
      </w:r>
      <w:r w:rsidRPr="00FA3527">
        <w:rPr>
          <w:rFonts w:cs="Times New Roman"/>
        </w:rPr>
        <w:fldChar w:fldCharType="end"/>
      </w:r>
      <w:r w:rsidRPr="00FA3527">
        <w:rPr>
          <w:rFonts w:cs="Times New Roman"/>
        </w:rPr>
        <w:t xml:space="preserve">, </w:t>
      </w:r>
      <w:r w:rsidR="00C96AEE">
        <w:rPr>
          <w:rFonts w:cs="Times New Roman"/>
        </w:rPr>
        <w:t xml:space="preserve">other </w:t>
      </w:r>
      <w:r w:rsidRPr="00FA3527">
        <w:rPr>
          <w:rFonts w:cs="Times New Roman"/>
        </w:rPr>
        <w:t>simulation software such as COMSOL</w:t>
      </w:r>
      <w:r w:rsidR="00B56E4B" w:rsidRPr="00FA3527">
        <w:rPr>
          <w:rFonts w:cs="Times New Roman"/>
        </w:rPr>
        <w:t xml:space="preserve">, or OpenFilters </w:t>
      </w:r>
      <w:r w:rsidR="00B56E4B" w:rsidRPr="00FA3527">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B56E4B" w:rsidRPr="00FA3527">
        <w:rPr>
          <w:rFonts w:cs="Times New Roman"/>
        </w:rPr>
        <w:fldChar w:fldCharType="separate"/>
      </w:r>
      <w:r w:rsidR="000C2047">
        <w:rPr>
          <w:rFonts w:cs="Times New Roman"/>
          <w:noProof/>
        </w:rPr>
        <w:t>[30]</w:t>
      </w:r>
      <w:r w:rsidR="00B56E4B" w:rsidRPr="00FA3527">
        <w:rPr>
          <w:rFonts w:cs="Times New Roman"/>
        </w:rPr>
        <w:fldChar w:fldCharType="end"/>
      </w:r>
      <w:r w:rsidRPr="00FA3527">
        <w:rPr>
          <w:rFonts w:cs="Times New Roman"/>
        </w:rPr>
        <w:t xml:space="preserve"> </w:t>
      </w:r>
      <w:r w:rsidR="00B56E4B" w:rsidRPr="00FA3527">
        <w:rPr>
          <w:rFonts w:cs="Times New Roman"/>
        </w:rPr>
        <w:t>can also be used</w:t>
      </w:r>
      <w:r w:rsidRPr="00FA3527">
        <w:rPr>
          <w:rFonts w:cs="Times New Roman"/>
        </w:rPr>
        <w:t xml:space="preserve">. </w:t>
      </w:r>
      <w:r w:rsidR="00196EEC" w:rsidRPr="00FA3527">
        <w:rPr>
          <w:rFonts w:cs="Times New Roman"/>
        </w:rPr>
        <w:t>W</w:t>
      </w:r>
      <w:r w:rsidRPr="00FA3527">
        <w:rPr>
          <w:rFonts w:cs="Times New Roman"/>
        </w:rPr>
        <w:t>e use 3-mm thick silica (SiO</w:t>
      </w:r>
      <w:r w:rsidRPr="00FA3527">
        <w:rPr>
          <w:rFonts w:cs="Times New Roman"/>
          <w:vertAlign w:val="subscript"/>
        </w:rPr>
        <w:t>2</w:t>
      </w:r>
      <w:r w:rsidRPr="00FA3527">
        <w:rPr>
          <w:rFonts w:cs="Times New Roman"/>
        </w:rPr>
        <w:t xml:space="preserve">) as </w:t>
      </w:r>
      <w:r>
        <w:rPr>
          <w:rFonts w:eastAsia="MS Mincho" w:cs="Times New Roman"/>
          <w:color w:val="000000"/>
        </w:rPr>
        <w:t>the substrate (</w:t>
      </w:r>
      <w:r w:rsidRPr="00FA3527">
        <w:rPr>
          <w:rFonts w:cs="Times New Roman"/>
          <w:i/>
          <w:iCs/>
        </w:rPr>
        <w:t>n</w:t>
      </w:r>
      <w:r w:rsidRPr="00FA3527">
        <w:rPr>
          <w:rFonts w:cs="Times New Roman"/>
          <w:i/>
          <w:iCs/>
          <w:vertAlign w:val="subscript"/>
        </w:rPr>
        <w:t>s</w:t>
      </w:r>
      <w:r w:rsidRPr="00FA3527">
        <w:rPr>
          <w:rFonts w:cs="Times New Roman"/>
        </w:rPr>
        <w:t xml:space="preserve"> = 1.47) </w:t>
      </w:r>
      <w:r w:rsidRPr="00FA3527">
        <w:rPr>
          <w:rFonts w:cs="Times New Roman"/>
        </w:rPr>
        <w:fldChar w:fldCharType="begin"/>
      </w:r>
      <w:r w:rsidR="000C2047">
        <w:rPr>
          <w:rFonts w:cs="Times New Roman"/>
        </w:rPr>
        <w:instrText xml:space="preserve"> ADDIN EN.CITE &lt;EndNote&gt;&lt;Cite&gt;&lt;Author&gt;Franta&lt;/Author&gt;&lt;Year&gt;2016&lt;/Year&gt;&lt;RecNum&gt;97&lt;/RecNum&gt;&lt;DisplayText&gt;[24]&lt;/DisplayText&gt;&lt;record&gt;&lt;rec-number&gt;97&lt;/rec-number&gt;&lt;foreign-keys&gt;&lt;key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0C2047">
        <w:rPr>
          <w:rFonts w:cs="Times New Roman"/>
          <w:noProof/>
        </w:rPr>
        <w:t>[24]</w:t>
      </w:r>
      <w:r w:rsidRPr="00FA3527">
        <w:rPr>
          <w:rFonts w:cs="Times New Roman"/>
        </w:rPr>
        <w:fldChar w:fldCharType="end"/>
      </w:r>
      <w:r w:rsidR="00C96AEE">
        <w:rPr>
          <w:rFonts w:cs="Times New Roman"/>
        </w:rPr>
        <w:t>.</w:t>
      </w:r>
      <w:r w:rsidRPr="00FA3527">
        <w:rPr>
          <w:rFonts w:cs="Times New Roman"/>
        </w:rPr>
        <w:t xml:space="preserve"> </w:t>
      </w:r>
      <w:r>
        <w:rPr>
          <w:rFonts w:eastAsia="MS Mincho" w:cs="Times New Roman"/>
          <w:color w:val="000000"/>
        </w:rPr>
        <w:t xml:space="preserve">The high-index layers (H) </w:t>
      </w:r>
      <w:r w:rsidRPr="00FA3527">
        <w:rPr>
          <w:rFonts w:cs="Times New Roman"/>
        </w:rPr>
        <w:t xml:space="preserve">are Si </w:t>
      </w:r>
      <w:r w:rsidRPr="00FA3527">
        <w:rPr>
          <w:rFonts w:cs="Times New Roman"/>
        </w:rPr>
        <w:fldChar w:fldCharType="begin"/>
      </w:r>
      <w:r w:rsidR="000C2047">
        <w:rPr>
          <w:rFonts w:cs="Times New Roman"/>
        </w:rPr>
        <w:instrText xml:space="preserve"> ADDIN EN.CITE &lt;EndNote&gt;&lt;Cite&gt;&lt;Author&gt;Franta&lt;/Author&gt;&lt;Year&gt;2018&lt;/Year&gt;&lt;RecNum&gt;95&lt;/RecNum&gt;&lt;DisplayText&gt;[28]&lt;/DisplayText&gt;&lt;record&gt;&lt;rec-number&gt;95&lt;/rec-number&gt;&lt;foreign-keys&gt;&lt;key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FA3527">
        <w:rPr>
          <w:rFonts w:cs="Times New Roman"/>
        </w:rPr>
        <w:fldChar w:fldCharType="separate"/>
      </w:r>
      <w:r w:rsidR="000C2047">
        <w:rPr>
          <w:rFonts w:cs="Times New Roman"/>
          <w:noProof/>
        </w:rPr>
        <w:t>[28]</w:t>
      </w:r>
      <w:r w:rsidRPr="00FA3527">
        <w:rPr>
          <w:rFonts w:cs="Times New Roman"/>
        </w:rPr>
        <w:fldChar w:fldCharType="end"/>
      </w:r>
      <w:r w:rsidRPr="00FA3527">
        <w:rPr>
          <w:rFonts w:cs="Times New Roman"/>
        </w:rPr>
        <w:t>, TiO</w:t>
      </w:r>
      <w:r w:rsidRPr="00FA3527">
        <w:rPr>
          <w:rFonts w:cs="Times New Roman"/>
          <w:vertAlign w:val="subscript"/>
        </w:rPr>
        <w:t>2</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rPr>
          <w:rFonts w:cs="Times New Roman"/>
        </w:rPr>
        <w:fldChar w:fldCharType="separate"/>
      </w:r>
      <w:r w:rsidR="000C2047">
        <w:rPr>
          <w:rFonts w:cs="Times New Roman"/>
          <w:noProof/>
        </w:rPr>
        <w:t>[26]</w:t>
      </w:r>
      <w:r w:rsidRPr="00FA3527">
        <w:rPr>
          <w:rFonts w:cs="Times New Roman"/>
        </w:rPr>
        <w:fldChar w:fldCharType="end"/>
      </w:r>
      <w:r w:rsidRPr="00FA3527">
        <w:rPr>
          <w:rFonts w:cs="Times New Roman"/>
        </w:rPr>
        <w:t xml:space="preserve">, </w:t>
      </w:r>
      <w:r w:rsidR="00196EEC" w:rsidRPr="00FA3527">
        <w:rPr>
          <w:rFonts w:cs="Times New Roman"/>
        </w:rPr>
        <w:t>and</w:t>
      </w:r>
      <w:r w:rsidRPr="00FA3527">
        <w:rPr>
          <w:rFonts w:cs="Times New Roman"/>
        </w:rPr>
        <w:t xml:space="preserve"> Si</w:t>
      </w:r>
      <w:r w:rsidRPr="00FA3527">
        <w:rPr>
          <w:rFonts w:cs="Times New Roman"/>
          <w:vertAlign w:val="subscript"/>
        </w:rPr>
        <w:t>3</w:t>
      </w:r>
      <w:r w:rsidRPr="00FA3527">
        <w:rPr>
          <w:rFonts w:cs="Times New Roman"/>
        </w:rPr>
        <w:t>N</w:t>
      </w:r>
      <w:r w:rsidRPr="00FA3527">
        <w:rPr>
          <w:rFonts w:cs="Times New Roman"/>
          <w:vertAlign w:val="subscript"/>
        </w:rPr>
        <w:t>4</w:t>
      </w:r>
      <w:r w:rsidRPr="00FA3527">
        <w:rPr>
          <w:rFonts w:cs="Times New Roman"/>
        </w:rPr>
        <w:t xml:space="preserve"> </w:t>
      </w:r>
      <w:r w:rsidRPr="00FA3527">
        <w:rPr>
          <w:rFonts w:cs="Times New Roman"/>
        </w:rPr>
        <w:fldChar w:fldCharType="begin"/>
      </w:r>
      <w:r w:rsidR="000C2047">
        <w:rPr>
          <w:rFonts w:cs="Times New Roman"/>
        </w:rPr>
        <w:instrText xml:space="preserve"> ADDIN EN.CITE &lt;EndNote&gt;&lt;Cite&gt;&lt;Author&gt;Beliaev&lt;/Author&gt;&lt;Year&gt;2022&lt;/Year&gt;&lt;RecNum&gt;70&lt;/RecNum&gt;&lt;DisplayText&gt;[29]&lt;/DisplayText&gt;&lt;record&gt;&lt;rec-number&gt;70&lt;/rec-number&gt;&lt;foreign-keys&gt;&lt;key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rPr>
          <w:rFonts w:cs="Times New Roman"/>
        </w:rPr>
        <w:fldChar w:fldCharType="separate"/>
      </w:r>
      <w:r w:rsidR="000C2047">
        <w:rPr>
          <w:rFonts w:cs="Times New Roman"/>
          <w:noProof/>
        </w:rPr>
        <w:t>[29]</w:t>
      </w:r>
      <w:r w:rsidRPr="00FA3527">
        <w:rPr>
          <w:rFonts w:cs="Times New Roman"/>
        </w:rPr>
        <w:fldChar w:fldCharType="end"/>
      </w:r>
      <w:r w:rsidR="00196EEC" w:rsidRPr="00FA3527">
        <w:rPr>
          <w:rFonts w:cs="Times New Roman"/>
        </w:rPr>
        <w:t>,</w:t>
      </w:r>
      <w:r>
        <w:rPr>
          <w:rFonts w:eastAsia="MS Mincho" w:cs="Times New Roman"/>
          <w:color w:val="000000"/>
        </w:rPr>
        <w:t xml:space="preserve"> t</w:t>
      </w:r>
      <w:r w:rsidRPr="00FA3527">
        <w:rPr>
          <w:rFonts w:cs="Times New Roman"/>
        </w:rPr>
        <w:t>heir refractive</w:t>
      </w:r>
      <w:r w:rsidRPr="007D7F7D">
        <w:rPr>
          <w:rFonts w:cs="Times New Roman"/>
        </w:rPr>
        <w:t xml:space="preserve"> indices at 1064 nm are 3.56, 2.31, and 2.00, respectively. The low-index layers (L) are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&lt;EndNote&gt;&lt;Cite&gt;&lt;Author&gt;Zhukovsky&lt;/Author&gt;&lt;Year&gt;2015&lt;/Year&gt;&lt;RecNum&gt;90&lt;/RecNum&gt;&lt;DisplayText&gt;[26]&lt;/DisplayText&gt;&lt;record&gt;&lt;rec-number&gt;90&lt;/rec-number&gt;&lt;foreign-keys&gt;&lt;key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0C2047">
        <w:rPr>
          <w:rFonts w:cs="Times New Roman"/>
          <w:noProof/>
        </w:rPr>
        <w:t>[26]</w:t>
      </w:r>
      <w:r w:rsidRPr="007D7F7D">
        <w:rPr>
          <w:rFonts w:cs="Times New Roman"/>
        </w:rPr>
        <w:fldChar w:fldCharType="end"/>
      </w:r>
      <w:r w:rsidRPr="007D7F7D">
        <w:rPr>
          <w:rFonts w:cs="Times New Roman"/>
        </w:rPr>
        <w:t>, SiO</w:t>
      </w:r>
      <w:r w:rsidRPr="007D7F7D">
        <w:rPr>
          <w:rFonts w:cs="Times New Roman"/>
          <w:vertAlign w:val="subscript"/>
        </w:rPr>
        <w:t>2</w:t>
      </w:r>
      <w:r w:rsidRPr="007D7F7D">
        <w:rPr>
          <w:rFonts w:cs="Times New Roman"/>
        </w:rPr>
        <w:t xml:space="preserve"> </w:t>
      </w:r>
      <w:r w:rsidR="00196EEC">
        <w:rPr>
          <w:rFonts w:cs="Times New Roman"/>
        </w:rPr>
        <w:t>and</w:t>
      </w:r>
      <w:r w:rsidRPr="007D7F7D">
        <w:rPr>
          <w:rFonts w:cs="Times New Roman"/>
        </w:rPr>
        <w:t xml:space="preserve"> MgF</w:t>
      </w:r>
      <w:r w:rsidRPr="007D7F7D">
        <w:rPr>
          <w:rFonts w:cs="Times New Roman"/>
          <w:vertAlign w:val="subscript"/>
        </w:rPr>
        <w:t>2</w:t>
      </w:r>
      <w:r w:rsidRPr="007D7F7D">
        <w:rPr>
          <w:rFonts w:cs="Times New Roman"/>
        </w:rPr>
        <w:t xml:space="preserve"> </w:t>
      </w:r>
      <w:r w:rsidRPr="007D7F7D">
        <w:rPr>
          <w:rFonts w:cs="Times New Roman"/>
        </w:rPr>
        <w:fldChar w:fldCharType="begin"/>
      </w:r>
      <w:r w:rsidR="000C2047">
        <w:rPr>
          <w:rFonts w:cs="Times New Roman"/>
        </w:rPr>
        <w:instrText xml:space="preserve"> ADDIN EN.CITE &lt;EndNote&gt;&lt;Cite&gt;&lt;Author&gt;Franta&lt;/Author&gt;&lt;Year&gt;2017&lt;/Year&gt;&lt;RecNum&gt;87&lt;/RecNum&gt;&lt;DisplayText&gt;[25]&lt;/DisplayText&gt;&lt;record&gt;&lt;rec-number&gt;87&lt;/rec-number&gt;&lt;foreign-keys&gt;&lt;key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0C2047">
        <w:rPr>
          <w:rFonts w:cs="Times New Roman"/>
          <w:noProof/>
        </w:rPr>
        <w:t>[25]</w:t>
      </w:r>
      <w:r w:rsidRPr="007D7F7D">
        <w:rPr>
          <w:rFonts w:cs="Times New Roman"/>
        </w:rPr>
        <w:fldChar w:fldCharType="end"/>
      </w:r>
      <w:r w:rsidR="00196EEC">
        <w:rPr>
          <w:rFonts w:cs="Times New Roman"/>
        </w:rPr>
        <w:t>, and t</w:t>
      </w:r>
      <w:r w:rsidRPr="007D7F7D">
        <w:rPr>
          <w:rFonts w:cs="Times New Roman"/>
        </w:rPr>
        <w:t xml:space="preserve">heir refractive indices are 1.62, 1.45, and 1.38, respectively. All the </w:t>
      </w:r>
      <w:r>
        <w:rPr>
          <w:rFonts w:eastAsia="MS Mincho" w:cs="Times New Roman"/>
          <w:color w:val="000000"/>
        </w:rPr>
        <w:t xml:space="preserve">aforementioned refractive index datasets </w:t>
      </w:r>
      <w:r w:rsidR="00196EEC">
        <w:rPr>
          <w:rFonts w:cs="Times New Roman"/>
        </w:rPr>
        <w:t>can</w:t>
      </w:r>
      <w:r w:rsidRPr="007D7F7D">
        <w:rPr>
          <w:rFonts w:cs="Times New Roman"/>
        </w:rPr>
        <w:t xml:space="preserve"> be found on </w:t>
      </w:r>
      <w:r w:rsidRPr="00196EEC">
        <w:rPr>
          <w:rFonts w:cs="Times New Roman"/>
          <w:i/>
          <w:iCs/>
        </w:rPr>
        <w:t>refractiveindex.info</w:t>
      </w:r>
      <w:r w:rsidRPr="007D7F7D">
        <w:rPr>
          <w:rFonts w:cs="Times New Roman"/>
          <w:i/>
          <w:iCs/>
        </w:rPr>
        <w:t xml:space="preserve"> </w:t>
      </w:r>
      <w:r w:rsidRPr="007D7F7D">
        <w:rPr>
          <w:rFonts w:cs="Times New Roman"/>
        </w:rPr>
        <w:t xml:space="preserve">website </w:t>
      </w:r>
      <w:r w:rsidRPr="007D7F7D">
        <w:rPr>
          <w:rFonts w:cs="Times New Roman"/>
        </w:rPr>
        <w:fldChar w:fldCharType="begin"/>
      </w:r>
      <w:r w:rsidR="000C2047">
        <w:rPr>
          <w:rFonts w:cs="Times New Roman"/>
        </w:rPr>
        <w:instrText xml:space="preserve"> ADDIN EN.CITE &lt;EndNote&gt;&lt;Cite&gt;&lt;Author&gt;Polyanskiy&lt;/Author&gt;&lt;Year&gt;2024&lt;/Year&gt;&lt;RecNum&gt;69&lt;/RecNum&gt;&lt;DisplayText&gt;[31]&lt;/DisplayText&gt;&lt;record&gt;&lt;rec-number&gt;69&lt;/rec-number&gt;&lt;foreign-keys&gt;&lt;key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Pr="007D7F7D">
        <w:rPr>
          <w:rFonts w:cs="Times New Roman"/>
        </w:rPr>
        <w:fldChar w:fldCharType="separate"/>
      </w:r>
      <w:r w:rsidR="000C2047">
        <w:rPr>
          <w:rFonts w:cs="Times New Roman"/>
          <w:noProof/>
        </w:rPr>
        <w:t>[31]</w:t>
      </w:r>
      <w:r w:rsidRPr="007D7F7D">
        <w:rPr>
          <w:rFonts w:cs="Times New Roman"/>
        </w:rPr>
        <w:fldChar w:fldCharType="end"/>
      </w:r>
      <w:r w:rsidRPr="007D7F7D">
        <w:rPr>
          <w:rFonts w:cs="Times New Roman"/>
        </w:rPr>
        <w:t>. However, because 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is a relatively new material in this field, its dataset cannot be found there</w:t>
      </w:r>
      <w:r w:rsidR="00C96AEE">
        <w:rPr>
          <w:rFonts w:cs="Times New Roman"/>
        </w:rPr>
        <w:t>, w</w:t>
      </w:r>
      <w:r w:rsidRPr="007D7F7D">
        <w:rPr>
          <w:rFonts w:cs="Times New Roman"/>
        </w:rPr>
        <w:t xml:space="preserve">e </w:t>
      </w:r>
      <w:r w:rsidR="00C96AEE">
        <w:rPr>
          <w:rFonts w:cs="Times New Roman"/>
        </w:rPr>
        <w:t>instead used</w:t>
      </w:r>
      <w:r w:rsidRPr="007D7F7D">
        <w:rPr>
          <w:rFonts w:cs="Times New Roman"/>
        </w:rPr>
        <w:t xml:space="preserve"> </w:t>
      </w:r>
      <w:r>
        <w:rPr>
          <w:rFonts w:eastAsia="MS Mincho" w:cs="Times New Roman"/>
          <w:color w:val="000000"/>
        </w:rPr>
        <w:t>the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dataset from </w:t>
      </w:r>
      <w:r w:rsidRPr="007D7F7D">
        <w:rPr>
          <w:rFonts w:cs="Times New Roman"/>
        </w:rPr>
        <w:fldChar w:fldCharType="begin"/>
      </w:r>
      <w:r w:rsidR="00BD65BE">
        <w:rPr>
          <w:rFonts w:cs="Times New Roman"/>
        </w:rPr>
        <w:instrText xml:space="preserve"> ADDIN EN.CITE &lt;EndNote&gt;&lt;Cite AuthorYear="1"&gt;&lt;Author&gt;Delaney&lt;/Author&gt;&lt;Year&gt;2020&lt;/Year&gt;&lt;RecNum&gt;64&lt;/RecNum&gt;&lt;DisplayText&gt;Delaney, et al. [18]&lt;/DisplayText&gt;&lt;record&gt;&lt;rec-number&gt;64&lt;/rec-number&gt;&lt;foreign-keys&gt;&lt;key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BD65BE">
        <w:rPr>
          <w:rFonts w:cs="Times New Roman" w:hint="eastAsia"/>
        </w:rPr>
        <w:instrText>/author&gt;&lt;author&gt;Hewak, Daniel W.&lt;/author&gt;&lt;author&gt;Muskens, Otto L.&lt;/author&gt;&lt;/authors&gt;&lt;/contributors&gt;&lt;titles&gt;&lt;title&gt;A New Family of Ultralow Loss Reversible Phase</w:instrText>
      </w:r>
      <w:r w:rsidR="00BD65BE">
        <w:rPr>
          <w:rFonts w:cs="Times New Roman" w:hint="eastAsia"/>
        </w:rPr>
        <w:instrText>‐</w:instrText>
      </w:r>
      <w:r w:rsidR="00BD65BE">
        <w:rPr>
          <w:rFonts w:cs="Times New Roman" w:hint="eastAsia"/>
        </w:rPr>
        <w:instrText>Change Materials for Photonic Integrated Circuits: Sb2S3 and Sb2Se3&lt;/title&gt;&lt;secondary-title&gt;Ad</w:instrText>
      </w:r>
      <w:r w:rsidR="00BD65BE">
        <w:rPr>
          <w:rFonts w:cs="Times New Roman"/>
        </w:rPr>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00BD65BE">
        <w:rPr>
          <w:rFonts w:cs="Times New Roman"/>
          <w:noProof/>
        </w:rPr>
        <w:t>Delaney, et al. [18]</w:t>
      </w:r>
      <w:r w:rsidRPr="007D7F7D">
        <w:rPr>
          <w:rFonts w:cs="Times New Roman"/>
        </w:rPr>
        <w:fldChar w:fldCharType="end"/>
      </w:r>
      <w:r w:rsidRPr="007D7F7D">
        <w:rPr>
          <w:rFonts w:cs="Times New Roman"/>
        </w:rPr>
        <w:t xml:space="preserve">. The refractive index of air is </w:t>
      </w:r>
      <w:r w:rsidR="00196EEC">
        <w:rPr>
          <w:rFonts w:cs="Times New Roman"/>
        </w:rPr>
        <w:t>set</w:t>
      </w:r>
      <w:r w:rsidRPr="007D7F7D">
        <w:rPr>
          <w:rFonts w:cs="Times New Roman"/>
        </w:rPr>
        <w:t xml:space="preserve"> to</w:t>
      </w:r>
      <w:r w:rsidR="00196EEC">
        <w:rPr>
          <w:rFonts w:cs="Times New Roman"/>
        </w:rPr>
        <w:t xml:space="preserve"> </w:t>
      </w:r>
      <w:r w:rsidRPr="007D7F7D">
        <w:rPr>
          <w:rFonts w:cs="Times New Roman"/>
          <w:i/>
          <w:iCs/>
        </w:rPr>
        <w:t>n</w:t>
      </w:r>
      <w:r w:rsidRPr="007D7F7D">
        <w:rPr>
          <w:rFonts w:cs="Times New Roman"/>
          <w:i/>
          <w:iCs/>
          <w:vertAlign w:val="subscript"/>
        </w:rPr>
        <w:t>a</w:t>
      </w:r>
      <w:r w:rsidRPr="007D7F7D">
        <w:rPr>
          <w:rFonts w:cs="Times New Roman"/>
        </w:rPr>
        <w:t xml:space="preserve"> = 1.0 across the spectrum</w:t>
      </w:r>
      <w:r w:rsidR="00C96AEE">
        <w:rPr>
          <w:rFonts w:cs="Times New Roman"/>
        </w:rPr>
        <w:t xml:space="preserve">, </w:t>
      </w:r>
      <w:r w:rsidR="00C96AEE" w:rsidRPr="00FA3527">
        <w:rPr>
          <w:rFonts w:cs="Times New Roman"/>
        </w:rPr>
        <w:t xml:space="preserve">and </w:t>
      </w:r>
      <w:r w:rsidR="00C96AEE">
        <w:rPr>
          <w:rFonts w:eastAsia="MS Mincho" w:cs="Times New Roman"/>
          <w:color w:val="000000"/>
        </w:rPr>
        <w:t>the backside reflection from the substrate-air layer is calculated</w:t>
      </w:r>
      <w:r w:rsidRPr="007D7F7D">
        <w:rPr>
          <w:rFonts w:cs="Times New Roman"/>
        </w:rPr>
        <w:t>. The incident angle is 0°</w:t>
      </w:r>
      <w:r>
        <w:rPr>
          <w:rFonts w:eastAsia="MS Mincho" w:cs="Times New Roman"/>
          <w:color w:val="000000"/>
        </w:rPr>
        <w:t xml:space="preserve">, and light </w:t>
      </w:r>
      <w:r w:rsidRPr="007D7F7D">
        <w:rPr>
          <w:rFonts w:cs="Times New Roman"/>
        </w:rPr>
        <w:t>is transverse electric (TE) polarized unless stated otherwise.</w:t>
      </w:r>
    </w:p>
    <w:p w14:paraId="785A9551" w14:textId="16A6DC0A" w:rsidR="000A6F85" w:rsidRPr="007D7F7D" w:rsidRDefault="0018058D" w:rsidP="000A6F85">
      <w:pPr>
        <w:pStyle w:val="10BodySubsequentParagraph"/>
        <w:rPr>
          <w:rFonts w:cs="Times New Roman"/>
        </w:rPr>
      </w:pPr>
      <w:r>
        <w:rPr>
          <w:rFonts w:cs="Times New Roman"/>
        </w:rPr>
        <w:t>All the designs</w:t>
      </w:r>
      <w:r w:rsidRPr="007D7F7D">
        <w:rPr>
          <w:rFonts w:cs="Times New Roman"/>
        </w:rPr>
        <w:t xml:space="preserve"> are </w:t>
      </w:r>
      <w:r>
        <w:rPr>
          <w:rFonts w:cs="Times New Roman"/>
        </w:rPr>
        <w:t>intended to</w:t>
      </w:r>
      <w:r w:rsidRPr="007D7F7D">
        <w:rPr>
          <w:rFonts w:cs="Times New Roman"/>
        </w:rPr>
        <w:t xml:space="preserve"> operate at </w:t>
      </w:r>
      <w:r>
        <w:rPr>
          <w:rFonts w:eastAsia="MS Mincho" w:cs="Times New Roman"/>
          <w:color w:val="000000"/>
        </w:rPr>
        <w:t xml:space="preserve">a wavelength center </w:t>
      </w:r>
      <w:r w:rsidRPr="007D7F7D">
        <w:rPr>
          <w:rFonts w:cs="Times New Roman"/>
        </w:rPr>
        <w:t xml:space="preserve">around 1064 nm. The design comparison </w:t>
      </w:r>
      <w:r>
        <w:rPr>
          <w:rFonts w:cs="Times New Roman"/>
        </w:rPr>
        <w:t>is</w:t>
      </w:r>
      <w:r w:rsidRPr="007D7F7D">
        <w:rPr>
          <w:rFonts w:cs="Times New Roman"/>
        </w:rPr>
        <w:t xml:space="preserve"> between single-layer, two-layer, three-layer, and edge-filter designs. The goal is to design a device with </w:t>
      </w:r>
      <w:r>
        <w:rPr>
          <w:rFonts w:eastAsia="MS Mincho" w:cs="Times New Roman"/>
          <w:color w:val="000000"/>
        </w:rPr>
        <w:t xml:space="preserve">a high transmission contrast </w:t>
      </w:r>
      <w:r w:rsidRPr="00E03C74">
        <w:rPr>
          <w:rFonts w:cs="Times New Roman"/>
        </w:rPr>
        <w:t>Δ</w:t>
      </w:r>
      <w:r w:rsidRPr="007D7F7D">
        <w:rPr>
          <w:rFonts w:cs="Times New Roman"/>
          <w:i/>
          <w:iCs/>
        </w:rPr>
        <w:t>T</w:t>
      </w:r>
      <w:r w:rsidRPr="007D7F7D">
        <w:rPr>
          <w:rFonts w:cs="Times New Roman"/>
        </w:rPr>
        <w:t xml:space="preserve"> between the two phases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by minimizing the reflectance in </w:t>
      </w:r>
      <w:r>
        <w:rPr>
          <w:rFonts w:eastAsia="MS Mincho" w:cs="Times New Roman"/>
          <w:color w:val="000000"/>
        </w:rPr>
        <w:t>the ON mode and maximiz</w:t>
      </w:r>
      <w:r w:rsidRPr="007D7F7D">
        <w:rPr>
          <w:rFonts w:cs="Times New Roman"/>
        </w:rPr>
        <w:t xml:space="preserve">ing </w:t>
      </w:r>
      <w:r w:rsidRPr="00D34F4A">
        <w:rPr>
          <w:rFonts w:cs="Times New Roman"/>
          <w:i/>
          <w:iCs/>
        </w:rPr>
        <w:t>R</w:t>
      </w:r>
      <w:r w:rsidRPr="007D7F7D">
        <w:rPr>
          <w:rFonts w:cs="Times New Roman"/>
        </w:rPr>
        <w:t xml:space="preserve"> in </w:t>
      </w:r>
      <w:r>
        <w:rPr>
          <w:rFonts w:eastAsia="MS Mincho" w:cs="Times New Roman"/>
          <w:color w:val="000000"/>
        </w:rPr>
        <w:t>the OFF mode.</w:t>
      </w:r>
    </w:p>
    <w:p w14:paraId="461F4E38" w14:textId="77777777" w:rsidR="000A6F85" w:rsidRPr="007D7F7D" w:rsidRDefault="0018058D" w:rsidP="008C1DFB">
      <w:pPr>
        <w:pStyle w:val="08SectionHeader2"/>
        <w:rPr>
          <w:rFonts w:ascii="Times New Roman" w:hAnsi="Times New Roman" w:cs="Times New Roman"/>
        </w:rPr>
      </w:pPr>
      <w:r w:rsidRPr="007D7F7D">
        <w:rPr>
          <w:rFonts w:ascii="Times New Roman" w:hAnsi="Times New Roman" w:cs="Times New Roman"/>
        </w:rPr>
        <w:t>3.2 Simulation of optical endurance and stability under large phase switching cycles</w:t>
      </w:r>
    </w:p>
    <w:p w14:paraId="3A0895AF" w14:textId="75B9CB54" w:rsidR="000A6F85" w:rsidRPr="007D7F7D" w:rsidRDefault="0018058D" w:rsidP="000A6F85">
      <w:pPr>
        <w:pStyle w:val="09BodyFirstParagraph"/>
        <w:rPr>
          <w:rFonts w:cs="Times New Roman"/>
        </w:rPr>
      </w:pPr>
      <w:r w:rsidRPr="007D7F7D">
        <w:rPr>
          <w:rFonts w:cs="Times New Roman"/>
        </w:rPr>
        <w:t>Experimental studies have demonstrated that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w:t>
      </w:r>
      <w:r w:rsidR="006C6E6D">
        <w:rPr>
          <w:rFonts w:cs="Times New Roman"/>
        </w:rPr>
        <w:t>has</w:t>
      </w:r>
      <w:r w:rsidRPr="007D7F7D">
        <w:rPr>
          <w:rFonts w:cs="Times New Roman"/>
        </w:rPr>
        <w:t xml:space="preserve"> phase switching cycles with minimal degradation of its optical contrast and maintain a low-loss, reversible modulation </w:t>
      </w:r>
      <w:r w:rsidR="00C96AEE">
        <w:rPr>
          <w:rFonts w:cs="Times New Roman"/>
        </w:rPr>
        <w:t>in</w:t>
      </w:r>
      <w:r w:rsidRPr="007D7F7D">
        <w:rPr>
          <w:rFonts w:cs="Times New Roman"/>
        </w:rPr>
        <w:t xml:space="preserve"> the order of 10</w:t>
      </w:r>
      <w:r w:rsidRPr="007D7F7D">
        <w:rPr>
          <w:rFonts w:cs="Times New Roman"/>
          <w:vertAlign w:val="superscript"/>
        </w:rPr>
        <w:t>6</w:t>
      </w:r>
      <w:r w:rsidRPr="007D7F7D">
        <w:rPr>
          <w:rFonts w:cs="Times New Roman"/>
        </w:rPr>
        <w:t xml:space="preserve"> </w:t>
      </w:r>
      <w:r w:rsidR="00C96AEE">
        <w:rPr>
          <w:rFonts w:cs="Times New Roman"/>
        </w:rPr>
        <w:t xml:space="preserve">phase switching </w:t>
      </w:r>
      <w:r w:rsidRPr="007D7F7D">
        <w:rPr>
          <w:rFonts w:cs="Times New Roman"/>
        </w:rPr>
        <w:t xml:space="preserve">cycles </w:t>
      </w:r>
      <w:r w:rsidRPr="007D7F7D">
        <w:rPr>
          <w:rFonts w:cs="Times New Roman"/>
        </w:rPr>
        <w:fldChar w:fldCharType="begin"/>
      </w:r>
      <w:r w:rsidR="000C2047">
        <w:rPr>
          <w:rFonts w:cs="Times New Roman"/>
        </w:rPr>
        <w:instrText xml:space="preserve"> ADDIN EN.CITE &lt;EndNote&gt;&lt;Cite&gt;&lt;Author&gt;Lawson&lt;/Author&gt;&lt;Year&gt;2023&lt;/Year&gt;&lt;RecNum&gt;60&lt;/RecNum&gt;&lt;DisplayText&gt;[21]&lt;/DisplayText&gt;&lt;record&gt;&lt;rec-number&gt;60&lt;/rec-number&gt;&lt;foreign-keys&gt;&lt;key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7D7F7D">
        <w:rPr>
          <w:rFonts w:cs="Times New Roman"/>
        </w:rPr>
        <w:fldChar w:fldCharType="separate"/>
      </w:r>
      <w:r w:rsidR="000C2047">
        <w:rPr>
          <w:rFonts w:cs="Times New Roman"/>
          <w:noProof/>
        </w:rPr>
        <w:t>[21]</w:t>
      </w:r>
      <w:r w:rsidRPr="007D7F7D">
        <w:rPr>
          <w:rFonts w:cs="Times New Roman"/>
        </w:rPr>
        <w:fldChar w:fldCharType="end"/>
      </w:r>
      <w:r w:rsidRPr="007D7F7D">
        <w:rPr>
          <w:rFonts w:cs="Times New Roman"/>
        </w:rPr>
        <w:t>. Even so,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still exhibits</w:t>
      </w:r>
      <w:r>
        <w:rPr>
          <w:rFonts w:eastAsia="MS Mincho" w:cs="Times New Roman"/>
          <w:color w:val="000000"/>
        </w:rPr>
        <w:t xml:space="preserve"> </w:t>
      </w:r>
      <w:r w:rsidR="006C6E6D">
        <w:rPr>
          <w:rFonts w:eastAsia="MS Mincho" w:cs="Times New Roman"/>
          <w:color w:val="000000"/>
        </w:rPr>
        <w:t xml:space="preserve">a </w:t>
      </w:r>
      <w:r w:rsidR="006C6E6D" w:rsidRPr="007D7F7D">
        <w:rPr>
          <w:rFonts w:cs="Times New Roman"/>
        </w:rPr>
        <w:t>slight</w:t>
      </w:r>
      <w:r w:rsidR="006C6E6D">
        <w:rPr>
          <w:rFonts w:cs="Times New Roman"/>
        </w:rPr>
        <w:t xml:space="preserve"> </w:t>
      </w:r>
      <w:r w:rsidRPr="007D7F7D">
        <w:rPr>
          <w:rFonts w:cs="Times New Roman"/>
        </w:rPr>
        <w:t>complex refractive index drift due to</w:t>
      </w:r>
      <w:r w:rsidR="00D4557D">
        <w:rPr>
          <w:rFonts w:cs="Times New Roman"/>
        </w:rPr>
        <w:t xml:space="preserve"> </w:t>
      </w:r>
      <w:r w:rsidRPr="007D7F7D">
        <w:rPr>
          <w:rFonts w:cs="Times New Roman"/>
        </w:rPr>
        <w:t xml:space="preserve">structural relaxation and cumulative thermal damage. Accounting for these variations is essential for ensuring long-term reliability and precision in high-endurance photonic applications </w:t>
      </w:r>
      <w:r w:rsidRPr="007D7F7D">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ZWNOdW0+NjA8L1JlY051bT48RGlzcGxheVRleHQ+WzIxLCAyMl08L0Rpc3BsYXlUZXh0PjxyZWNv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22]</w:t>
      </w:r>
      <w:r w:rsidRPr="007D7F7D">
        <w:rPr>
          <w:rFonts w:cs="Times New Roman"/>
        </w:rPr>
        <w:fldChar w:fldCharType="end"/>
      </w:r>
      <w:r w:rsidRPr="007D7F7D">
        <w:rPr>
          <w:rFonts w:cs="Times New Roman"/>
        </w:rPr>
        <w:t>. To account for this, the complex refractive index (</w:t>
      </w:r>
      <w:r w:rsidRPr="007D7F7D">
        <w:rPr>
          <w:rFonts w:cs="Times New Roman"/>
          <w:i/>
          <w:iCs/>
        </w:rPr>
        <w:t>ñ</w:t>
      </w:r>
      <w:r w:rsidRPr="007D7F7D">
        <w:rPr>
          <w:rFonts w:cs="Times New Roman"/>
        </w:rPr>
        <w:t>) can  be rewritten as</w:t>
      </w:r>
    </w:p>
    <w:p w14:paraId="76631E28" w14:textId="1FFF9368"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oMath>
      <w:r w:rsidRPr="007D7F7D">
        <w:rPr>
          <w:rFonts w:cs="Times New Roman"/>
        </w:rPr>
        <w:t>,</w:t>
      </w:r>
      <w:r w:rsidRPr="007D7F7D">
        <w:rPr>
          <w:rFonts w:cs="Times New Roman"/>
        </w:rPr>
        <w:tab/>
        <w:t>(17)</w:t>
      </w:r>
    </w:p>
    <w:p w14:paraId="44D01CA6" w14:textId="3664A090" w:rsidR="000A6F85" w:rsidRPr="007D7F7D" w:rsidRDefault="0018058D" w:rsidP="00FA583D">
      <w:pPr>
        <w:pStyle w:val="09BodyFirstParagraph"/>
        <w:rPr>
          <w:rFonts w:cs="Times New Roman"/>
        </w:rPr>
      </w:pPr>
      <w:r w:rsidRPr="007D7F7D">
        <w:rPr>
          <w:rFonts w:cs="Times New Roman"/>
        </w:rPr>
        <w:t xml:space="preserve">where </w:t>
      </w:r>
      <w:r w:rsidRPr="007D7F7D">
        <w:rPr>
          <w:rFonts w:cs="Times New Roman"/>
          <w:i/>
          <w:iCs/>
        </w:rPr>
        <w:t>C</w:t>
      </w:r>
      <w:r w:rsidRPr="007D7F7D">
        <w:rPr>
          <w:rFonts w:cs="Times New Roman"/>
        </w:rPr>
        <w:t xml:space="preserve"> is the number of </w:t>
      </w:r>
      <w:r w:rsidR="006521C4">
        <w:rPr>
          <w:rFonts w:cs="Times New Roman"/>
        </w:rPr>
        <w:t xml:space="preserve">the </w:t>
      </w:r>
      <w:r w:rsidRPr="007D7F7D">
        <w:rPr>
          <w:rFonts w:cs="Times New Roman"/>
        </w:rPr>
        <w:t>phase switching cycle. The real part of the refractive index (</w:t>
      </w:r>
      <w:r w:rsidRPr="007D7F7D">
        <w:rPr>
          <w:rFonts w:cs="Times New Roman"/>
          <w:i/>
          <w:iCs/>
        </w:rPr>
        <w:t>n</w:t>
      </w:r>
      <w:r w:rsidRPr="007D7F7D">
        <w:rPr>
          <w:rFonts w:cs="Times New Roman"/>
        </w:rPr>
        <w:t>) is described by an exponential relaxation towards a saturated value</w:t>
      </w:r>
      <w:r>
        <w:rPr>
          <w:rFonts w:eastAsia="MS Mincho" w:cs="Times New Roman"/>
          <w:color w:val="000000"/>
        </w:rPr>
        <w:t xml:space="preserve"> such that</w:t>
      </w:r>
    </w:p>
    <w:p w14:paraId="7EE7E551" w14:textId="1DAAFCF7"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,0</m:t>
                </m:r>
              </m:sub>
            </m:sSub>
          </m:e>
        </m:d>
        <m:r>
          <w:rPr>
            <w:rFonts w:ascii="Cambria Math" w:hAnsi="Cambria Math" w:cs="Times New Roman"/>
          </w:rPr>
          <m:t> </m:t>
        </m:r>
        <m:sSup>
          <m:sSupPr>
            <m:ctrlPr>
              <w:rPr>
                <w:rFonts w:ascii="Cambria Math" w:hAnsi="Cambria Math" w:cs="Times New Roman"/>
              </w:rPr>
            </m:ctrlPr>
          </m:sSupPr>
          <m:e>
            <m:r>
              <m:rPr>
                <m:sty m:val="p"/>
              </m:rPr>
              <w:rPr>
                <w:rFonts w:ascii="Cambria Math" w:hAnsi="Cambria Math" w:cs="Times New Roman"/>
              </w:rPr>
              <m:t>exp</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C</m:t>
            </m:r>
          </m:sup>
        </m:sSup>
      </m:oMath>
      <w:r w:rsidRPr="007D7F7D">
        <w:rPr>
          <w:rFonts w:cs="Times New Roman"/>
        </w:rPr>
        <w:t>,</w:t>
      </w:r>
      <w:r w:rsidRPr="007D7F7D">
        <w:rPr>
          <w:rFonts w:cs="Times New Roman"/>
        </w:rPr>
        <w:tab/>
        <w:t>(18)</w:t>
      </w:r>
    </w:p>
    <w:p w14:paraId="21554C8A" w14:textId="07F618C3"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p,∞</w:t>
      </w:r>
      <w:r w:rsidRPr="00D4557D">
        <w:rPr>
          <w:rFonts w:cs="Times New Roman"/>
        </w:rPr>
        <w:t xml:space="preserve"> </w:t>
      </w:r>
      <w:r w:rsidRPr="007D7F7D">
        <w:rPr>
          <w:rFonts w:cs="Times New Roman"/>
        </w:rPr>
        <w:t xml:space="preserve">is the asymptotic </w:t>
      </w:r>
      <w:r w:rsidR="006C6E6D">
        <w:rPr>
          <w:rFonts w:cs="Times New Roman"/>
        </w:rPr>
        <w:t xml:space="preserve">refractive </w:t>
      </w:r>
      <w:r w:rsidRPr="007D7F7D">
        <w:rPr>
          <w:rFonts w:cs="Times New Roman"/>
        </w:rPr>
        <w:t xml:space="preserve">index after </w:t>
      </w:r>
      <w:r w:rsidR="006C6E6D">
        <w:rPr>
          <w:rFonts w:cs="Times New Roman"/>
        </w:rPr>
        <w:t xml:space="preserve">many </w:t>
      </w:r>
      <w:r w:rsidRPr="007D7F7D">
        <w:rPr>
          <w:rFonts w:cs="Times New Roman"/>
        </w:rPr>
        <w:t xml:space="preserve">cycles, </w:t>
      </w:r>
      <w:r w:rsidRPr="007D7F7D">
        <w:rPr>
          <w:rFonts w:cs="Times New Roman"/>
          <w:i/>
          <w:iCs/>
        </w:rPr>
        <w:t>n</w:t>
      </w:r>
      <w:r w:rsidRPr="007D7F7D">
        <w:rPr>
          <w:rFonts w:cs="Times New Roman"/>
          <w:i/>
          <w:iCs/>
          <w:vertAlign w:val="subscript"/>
        </w:rPr>
        <w:t>p,0</w:t>
      </w:r>
      <w:r w:rsidRPr="006C6E6D">
        <w:rPr>
          <w:rFonts w:cs="Times New Roman"/>
        </w:rPr>
        <w:t xml:space="preserve"> </w:t>
      </w:r>
      <w:r w:rsidRPr="007D7F7D">
        <w:rPr>
          <w:rFonts w:cs="Times New Roman"/>
        </w:rPr>
        <w:t xml:space="preserve">is the refractive index at the first cycle (obtained from ellipsometry or literature data), and </w:t>
      </w:r>
      <w:r w:rsidRPr="007D7F7D">
        <w:rPr>
          <w:rFonts w:cs="Times New Roman"/>
          <w:i/>
          <w:iCs/>
        </w:rPr>
        <w:t>α</w:t>
      </w:r>
      <w:r w:rsidRPr="007D7F7D">
        <w:rPr>
          <w:rFonts w:cs="Times New Roman"/>
          <w:i/>
          <w:iCs/>
          <w:vertAlign w:val="subscript"/>
        </w:rPr>
        <w:t>p</w:t>
      </w:r>
      <w:r w:rsidRPr="007D7F7D">
        <w:rPr>
          <w:rFonts w:cs="Times New Roman"/>
        </w:rPr>
        <w:t xml:space="preserve"> is the drift coefficient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 </w:instrText>
      </w:r>
      <w:r w:rsidR="000C2047">
        <w:rPr>
          <w:rFonts w:cs="Times New Roman"/>
        </w:rPr>
        <w:fldChar w:fldCharType="begin">
          <w:fldData xml:space="preserve">PEVuZE5vdGU+PENpdGU+PEF1dGhvcj5EZWxhbmV5PC9BdXRob3I+PFllYXI+MjAyMDwvWWVhcj48
UmVjTnVtPjY0PC9SZWNOdW0+PERpc3BsYXlUZXh0PlsxOCwgMzJdPC9EaXNwbGF5VGV4dD48cmVj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32]</w:t>
      </w:r>
      <w:r w:rsidRPr="007D7F7D">
        <w:rPr>
          <w:rFonts w:cs="Times New Roman"/>
        </w:rPr>
        <w:fldChar w:fldCharType="end"/>
      </w:r>
      <w:r w:rsidRPr="007D7F7D">
        <w:rPr>
          <w:rFonts w:cs="Times New Roman"/>
        </w:rPr>
        <w:t>.</w:t>
      </w:r>
    </w:p>
    <w:p w14:paraId="60660433" w14:textId="40614296" w:rsidR="000A6F85" w:rsidRPr="007D7F7D" w:rsidRDefault="0018058D" w:rsidP="000A6F85">
      <w:pPr>
        <w:pStyle w:val="10BodySubsequentParagraph"/>
        <w:rPr>
          <w:rFonts w:cs="Times New Roman"/>
        </w:rPr>
      </w:pPr>
      <w:r w:rsidRPr="007D7F7D">
        <w:rPr>
          <w:rFonts w:cs="Times New Roman"/>
        </w:rPr>
        <w:t xml:space="preserve">Meanwhile, the imaginary part </w:t>
      </w:r>
      <w:r w:rsidRPr="007D7F7D">
        <w:rPr>
          <w:rFonts w:cs="Times New Roman"/>
          <w:i/>
          <w:iCs/>
        </w:rPr>
        <w:t>k</w:t>
      </w:r>
      <w:r w:rsidRPr="007D7F7D">
        <w:rPr>
          <w:rFonts w:cs="Times New Roman"/>
        </w:rPr>
        <w:t xml:space="preserve"> can be approximated from a linear growth as</w:t>
      </w:r>
    </w:p>
    <w:p w14:paraId="44BC0FF7" w14:textId="54D65C56" w:rsidR="000A6F85" w:rsidRPr="007D7F7D" w:rsidRDefault="0018058D"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r>
          <w:rPr>
            <w:rFonts w:ascii="Cambria Math" w:hAnsi="Cambria Math" w:cs="Times New Roman"/>
          </w:rPr>
          <m:t>C</m:t>
        </m:r>
        <m:r>
          <m:rPr>
            <m:sty m:val="p"/>
          </m:rPr>
          <w:rPr>
            <w:rFonts w:ascii="Cambria Math" w:hAnsi="Cambria Math" w:cs="Times New Roman"/>
          </w:rPr>
          <m:t>)</m:t>
        </m:r>
      </m:oMath>
      <w:r w:rsidRPr="007D7F7D">
        <w:rPr>
          <w:rFonts w:cs="Times New Roman"/>
        </w:rPr>
        <w:t>,</w:t>
      </w:r>
      <w:r w:rsidRPr="007D7F7D">
        <w:rPr>
          <w:rFonts w:cs="Times New Roman"/>
        </w:rPr>
        <w:tab/>
        <w:t>(19)</w:t>
      </w:r>
    </w:p>
    <w:p w14:paraId="7DBD3EBC" w14:textId="59E953DB" w:rsidR="000A6F85" w:rsidRPr="007D7F7D" w:rsidRDefault="0018058D" w:rsidP="000A6F85">
      <w:pPr>
        <w:pStyle w:val="09BodyFirstParagraph"/>
        <w:rPr>
          <w:rFonts w:cs="Times New Roman"/>
        </w:rPr>
      </w:pPr>
      <w:r w:rsidRPr="007D7F7D">
        <w:rPr>
          <w:rFonts w:cs="Times New Roman"/>
        </w:rPr>
        <w:t xml:space="preserve">where </w:t>
      </w:r>
      <w:r w:rsidRPr="007D7F7D">
        <w:rPr>
          <w:rFonts w:cs="Times New Roman"/>
          <w:i/>
          <w:iCs/>
        </w:rPr>
        <w:t>k</w:t>
      </w:r>
      <w:r w:rsidRPr="007D7F7D">
        <w:rPr>
          <w:rFonts w:cs="Times New Roman"/>
          <w:i/>
          <w:iCs/>
          <w:vertAlign w:val="subscript"/>
        </w:rPr>
        <w:t>p,</w:t>
      </w:r>
      <w:r w:rsidRPr="00E03C74">
        <w:rPr>
          <w:rFonts w:cs="Times New Roman"/>
          <w:vertAlign w:val="subscript"/>
        </w:rPr>
        <w:t>0</w:t>
      </w:r>
      <w:r w:rsidRPr="007D7F7D">
        <w:rPr>
          <w:rFonts w:cs="Times New Roman"/>
        </w:rPr>
        <w:t xml:space="preserve"> is the initial loss</w:t>
      </w:r>
      <w:r>
        <w:rPr>
          <w:rFonts w:eastAsia="MS Mincho" w:cs="Times New Roman"/>
          <w:color w:val="000000"/>
        </w:rPr>
        <w:t xml:space="preserve">, and </w:t>
      </w:r>
      <w:r w:rsidRPr="007D7F7D">
        <w:rPr>
          <w:rFonts w:cs="Times New Roman"/>
          <w:i/>
          <w:iCs/>
        </w:rPr>
        <w:t>β</w:t>
      </w:r>
      <w:r w:rsidRPr="007D7F7D">
        <w:rPr>
          <w:rFonts w:cs="Times New Roman"/>
          <w:i/>
          <w:iCs/>
          <w:vertAlign w:val="subscript"/>
        </w:rPr>
        <w:t>p</w:t>
      </w:r>
      <w:r w:rsidRPr="007D7F7D">
        <w:rPr>
          <w:rFonts w:cs="Times New Roman"/>
        </w:rPr>
        <w:t xml:space="preserve"> is the loss growth coefficient. Parameter </w:t>
      </w:r>
      <w:r w:rsidRPr="007D7F7D">
        <w:rPr>
          <w:rFonts w:cs="Times New Roman"/>
          <w:i/>
          <w:iCs/>
        </w:rPr>
        <w:t>β</w:t>
      </w:r>
      <w:r w:rsidRPr="007D7F7D">
        <w:rPr>
          <w:rFonts w:cs="Times New Roman"/>
          <w:i/>
          <w:iCs/>
          <w:vertAlign w:val="subscript"/>
        </w:rPr>
        <w:t>p</w:t>
      </w:r>
      <w:r w:rsidRPr="007D7F7D">
        <w:rPr>
          <w:rFonts w:cs="Times New Roman"/>
          <w:vertAlign w:val="subscript"/>
        </w:rPr>
        <w:t xml:space="preserve"> </w:t>
      </w:r>
      <w:r w:rsidRPr="007D7F7D">
        <w:rPr>
          <w:rFonts w:cs="Times New Roman"/>
        </w:rPr>
        <w:t xml:space="preserve">is the relative loss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ZWNOdW0+NjA8L1JlY051bT48RGlzcGxheVRleHQ+WzIxLCAzM108L0Rpc3BsYXlUZXh0PjxyZWNv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[21, 33]</w:t>
      </w:r>
      <w:r w:rsidRPr="007D7F7D">
        <w:rPr>
          <w:rFonts w:cs="Times New Roman"/>
        </w:rPr>
        <w:fldChar w:fldCharType="end"/>
      </w:r>
      <w:r w:rsidRPr="007D7F7D">
        <w:rPr>
          <w:rFonts w:cs="Times New Roman"/>
        </w:rPr>
        <w:t xml:space="preserve">. The model </w:t>
      </w:r>
      <w:r w:rsidRPr="007D7F7D">
        <w:rPr>
          <w:rFonts w:cs="Times New Roman"/>
          <w:szCs w:val="20"/>
        </w:rPr>
        <w:t>from Eq. (</w:t>
      </w:r>
      <w:r w:rsidRPr="007D7F7D">
        <w:rPr>
          <w:rFonts w:cs="Times New Roman"/>
          <w:szCs w:val="20"/>
          <w:cs/>
          <w:lang w:bidi="th-TH"/>
        </w:rPr>
        <w:t>19</w:t>
      </w:r>
      <w:r w:rsidRPr="007D7F7D">
        <w:rPr>
          <w:rFonts w:cs="Times New Roman"/>
          <w:szCs w:val="20"/>
        </w:rPr>
        <w:t>)</w:t>
      </w:r>
      <w:r w:rsidRPr="007D7F7D">
        <w:rPr>
          <w:rFonts w:cs="Times New Roman"/>
        </w:rPr>
        <w:t xml:space="preserve"> is adopted in this work, they are consistent with experimental trends and with general PCM endurance theory, providing a practical way to assess </w:t>
      </w:r>
      <w:r>
        <w:rPr>
          <w:rFonts w:eastAsia="MS Mincho" w:cs="Times New Roman"/>
          <w:color w:val="000000"/>
        </w:rPr>
        <w:t xml:space="preserve">contrast degradation and threshold drift of PCM-based devices over large cycles </w:t>
      </w:r>
      <w:r w:rsidRPr="007D7F7D">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 </w:instrText>
      </w:r>
      <w:r w:rsidR="000C2047">
        <w:rPr>
          <w:rFonts w:cs="Times New Roman"/>
        </w:rPr>
        <w:fldChar w:fldCharType="begin">
          <w:fldData xml:space="preserve">PEVuZE5vdGU+PENpdGU+PEF1dGhvcj5MYXdzb248L0F1dGhvcj48WWVhcj4yMDIzPC9ZZWFyPjxS
ZWNOdW0+NjA8L1JlY051bT48RGlzcGxheVRleHQ+WzE4LCAyMSwgMzIsIDMzXTwvRGlzcGxheVRl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0C2047">
        <w:rPr>
          <w:rFonts w:cs="Times New Roman"/>
        </w:rPr>
        <w:instrText xml:space="preserve"> ADDIN EN.CITE.DATA </w:instrText>
      </w:r>
      <w:r w:rsidR="000C2047">
        <w:rPr>
          <w:rFonts w:cs="Times New Roman"/>
        </w:rPr>
      </w:r>
      <w:r w:rsidR="000C2047">
        <w:rPr>
          <w:rFonts w:cs="Times New Roman"/>
        </w:rPr>
        <w:fldChar w:fldCharType="end"/>
      </w:r>
      <w:r w:rsidRPr="007D7F7D">
        <w:rPr>
          <w:rFonts w:cs="Times New Roman"/>
        </w:rPr>
      </w:r>
      <w:r w:rsidRPr="007D7F7D">
        <w:rPr>
          <w:rFonts w:cs="Times New Roman"/>
        </w:rPr>
        <w:fldChar w:fldCharType="separate"/>
      </w:r>
      <w:r w:rsidR="000C2047">
        <w:rPr>
          <w:rFonts w:cs="Times New Roman"/>
          <w:noProof/>
        </w:rPr>
        <w:t>[18, 21, 32, 33]</w:t>
      </w:r>
      <w:r w:rsidRPr="007D7F7D">
        <w:rPr>
          <w:rFonts w:cs="Times New Roman"/>
        </w:rPr>
        <w:fldChar w:fldCharType="end"/>
      </w:r>
      <w:r w:rsidRPr="007D7F7D">
        <w:rPr>
          <w:rFonts w:cs="Times New Roman"/>
        </w:rPr>
        <w:t>.</w:t>
      </w:r>
    </w:p>
    <w:p w14:paraId="61354E31" w14:textId="51597418" w:rsidR="000A6F85" w:rsidRPr="007D7F7D" w:rsidRDefault="003430F9" w:rsidP="008C1DFB">
      <w:pPr>
        <w:pStyle w:val="10BodySubsequentParagraph"/>
        <w:rPr>
          <w:rFonts w:cs="Times New Roman"/>
        </w:rPr>
      </w:pPr>
      <w:r w:rsidRPr="007D7F7D">
        <w:rPr>
          <w:rFonts w:cs="Times New Roman"/>
        </w:rPr>
        <w:t>Optical endurance can be quantified using the following metrics</w:t>
      </w:r>
      <w:r w:rsidR="00C96AEE">
        <w:rPr>
          <w:rFonts w:cs="Times New Roman"/>
        </w:rPr>
        <w:t>;</w:t>
      </w:r>
      <w:r w:rsidR="00D4557D">
        <w:rPr>
          <w:rFonts w:cs="Times New Roman"/>
        </w:rPr>
        <w:t xml:space="preserve"> </w:t>
      </w:r>
      <w:r w:rsidR="00736897">
        <w:rPr>
          <w:rFonts w:cs="Times New Roman"/>
        </w:rPr>
        <w:t xml:space="preserve">percentage </w:t>
      </w:r>
      <w:r w:rsidR="00D4557D">
        <w:rPr>
          <w:rFonts w:cs="Times New Roman"/>
        </w:rPr>
        <w:t>t</w:t>
      </w:r>
      <w:r w:rsidRPr="007D7F7D">
        <w:rPr>
          <w:rFonts w:cs="Times New Roman"/>
        </w:rPr>
        <w:t>ransmitting contrast degradation</w:t>
      </w:r>
      <w:r w:rsidR="00D4557D">
        <w:rPr>
          <w:rFonts w:cs="Times New Roman"/>
        </w:rPr>
        <w:t xml:space="preserve"> (</w:t>
      </w:r>
      <w:r w:rsidR="002A0707" w:rsidRPr="002A0707">
        <w:rPr>
          <w:rFonts w:cs="Times New Roman"/>
          <w:i/>
          <w:iCs/>
        </w:rPr>
        <w:t>D</w:t>
      </w:r>
      <w:r w:rsidR="002A0707" w:rsidRPr="002A0707">
        <w:rPr>
          <w:rFonts w:cs="Times New Roman"/>
          <w:i/>
          <w:iCs/>
          <w:vertAlign w:val="subscript"/>
        </w:rPr>
        <w:t>pct</w:t>
      </w:r>
      <w:r w:rsidR="00D4557D">
        <w:rPr>
          <w:rFonts w:cs="Times New Roman"/>
        </w:rPr>
        <w:t>)</w:t>
      </w:r>
      <w:r w:rsidRPr="007D7F7D">
        <w:rPr>
          <w:rFonts w:cs="Times New Roman"/>
        </w:rPr>
        <w:t xml:space="preserve"> and</w:t>
      </w:r>
      <w:r w:rsidR="00D4557D">
        <w:rPr>
          <w:rFonts w:cs="Times New Roman"/>
        </w:rPr>
        <w:t xml:space="preserve"> </w:t>
      </w:r>
      <w:r w:rsidRPr="007D7F7D">
        <w:rPr>
          <w:rFonts w:cs="Times New Roman"/>
        </w:rPr>
        <w:t>insertion loss</w:t>
      </w:r>
      <w:r w:rsidR="00D4557D">
        <w:rPr>
          <w:rFonts w:cs="Times New Roman"/>
        </w:rPr>
        <w:t xml:space="preserve"> (</w:t>
      </w:r>
      <w:r w:rsidR="00D4557D" w:rsidRPr="00D34F4A">
        <w:rPr>
          <w:rFonts w:cs="Times New Roman"/>
        </w:rPr>
        <w:t>IL</w:t>
      </w:r>
      <w:r w:rsidR="00D4557D">
        <w:rPr>
          <w:rFonts w:cs="Times New Roman"/>
        </w:rPr>
        <w:t>)</w:t>
      </w:r>
      <w:r w:rsidRPr="007D7F7D">
        <w:rPr>
          <w:rFonts w:cs="Times New Roman"/>
        </w:rPr>
        <w:t>.</w:t>
      </w:r>
      <w:r w:rsidR="008C1DFB" w:rsidRPr="007D7F7D">
        <w:rPr>
          <w:rFonts w:cs="Times New Roman"/>
        </w:rPr>
        <w:t xml:space="preserve"> Transmittance contrast d</w:t>
      </w:r>
      <w:r w:rsidRPr="007D7F7D">
        <w:rPr>
          <w:rFonts w:cs="Times New Roman"/>
        </w:rPr>
        <w:t xml:space="preserve">egradation is defined as the </w:t>
      </w:r>
      <w:r w:rsidR="004D4AC6">
        <w:rPr>
          <w:rFonts w:cs="Times New Roman"/>
        </w:rPr>
        <w:t>change</w:t>
      </w:r>
      <w:r w:rsidRPr="007D7F7D">
        <w:rPr>
          <w:rFonts w:cs="Times New Roman"/>
        </w:rPr>
        <w:t xml:space="preserve"> in transmittance contrast after </w:t>
      </w:r>
      <w:r w:rsidRPr="007D7F7D">
        <w:rPr>
          <w:rFonts w:cs="Times New Roman"/>
          <w:i/>
          <w:iCs/>
        </w:rPr>
        <w:t>N</w:t>
      </w:r>
      <w:r w:rsidRPr="007D7F7D">
        <w:rPr>
          <w:rFonts w:cs="Times New Roman"/>
        </w:rPr>
        <w:t xml:space="preserve"> cycles</w:t>
      </w:r>
      <w:r w:rsidR="00C96AEE">
        <w:rPr>
          <w:rFonts w:cs="Times New Roman"/>
        </w:rPr>
        <w:t>:</w:t>
      </w:r>
    </w:p>
    <w:p w14:paraId="55059A12" w14:textId="3242214B" w:rsidR="000A6F85" w:rsidRPr="007D7F7D" w:rsidRDefault="0018058D" w:rsidP="000A6F85">
      <w:pPr>
        <w:pStyle w:val="13Equation"/>
        <w:rPr>
          <w:rFonts w:cs="Times New Roman"/>
        </w:rPr>
      </w:pPr>
      <w:r w:rsidRPr="007D7F7D">
        <w:rPr>
          <w:rFonts w:cs="Times New Roman"/>
          <w:iCs/>
          <w:vertAlign w:val="subscript"/>
        </w:rPr>
        <w:tab/>
      </w:r>
      <m:oMath>
        <m:sSub>
          <m:sSubPr>
            <m:ctrlPr>
              <w:rPr>
                <w:rFonts w:ascii="Cambria Math" w:hAnsi="Cambria Math" w:cs="Times New Roman"/>
                <w:i/>
                <w:vertAlign w:val="subscript"/>
              </w:rPr>
            </m:ctrlPr>
          </m:sSubPr>
          <m:e>
            <m:r>
              <w:rPr>
                <w:rFonts w:ascii="Cambria Math" w:hAnsi="Cambria Math" w:cs="Times New Roman"/>
                <w:vertAlign w:val="subscript"/>
              </w:rPr>
              <m:t>D</m:t>
            </m:r>
          </m:e>
          <m:sub>
            <m:r>
              <w:rPr>
                <w:rFonts w:ascii="Cambria Math" w:hAnsi="Cambria Math" w:cs="Times New Roman"/>
                <w:vertAlign w:val="subscript"/>
              </w:rPr>
              <m:t>pct</m:t>
            </m:r>
          </m:sub>
        </m:sSub>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m:t>
        </m:r>
        <m:f>
          <m:fPr>
            <m:ctrlPr>
              <w:rPr>
                <w:rFonts w:ascii="Cambria Math" w:hAnsi="Cambria Math" w:cs="Times New Roman"/>
                <w:vertAlign w:val="subscript"/>
              </w:rPr>
            </m:ctrlPr>
          </m:fPr>
          <m:num>
            <m:r>
              <m:rPr>
                <m:sty m:val="p"/>
              </m:rPr>
              <w:rPr>
                <w:rFonts w:ascii="Cambria Math" w:hAnsi="Cambria Math" w:cs="Times New Roman"/>
                <w:vertAlign w:val="subscript"/>
              </w:rPr>
              <m:t>Δ</m:t>
            </m:r>
            <m:r>
              <w:rPr>
                <w:rFonts w:ascii="Cambria Math" w:hAnsi="Cambria Math" w:cs="Times New Roman"/>
                <w:vertAlign w:val="subscript"/>
              </w:rPr>
              <m:t>T</m:t>
            </m:r>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num>
          <m:den>
            <m:r>
              <m:rPr>
                <m:sty m:val="p"/>
              </m:rP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den>
        </m:f>
      </m:oMath>
      <w:r w:rsidRPr="007D7F7D">
        <w:rPr>
          <w:rFonts w:cs="Times New Roman"/>
        </w:rPr>
        <w:t xml:space="preserve">, </w:t>
      </w:r>
      <w:r w:rsidRPr="007D7F7D">
        <w:rPr>
          <w:rFonts w:cs="Times New Roman"/>
        </w:rPr>
        <w:tab/>
        <w:t>(20)</w:t>
      </w:r>
    </w:p>
    <w:p w14:paraId="5828CDF1" w14:textId="69847EB4" w:rsidR="008C1DFB" w:rsidRPr="004D4AC6" w:rsidRDefault="0018058D" w:rsidP="008C1DFB">
      <w:pPr>
        <w:pStyle w:val="09BodyFirstParagraph"/>
        <w:rPr>
          <w:rFonts w:cs="Times New Roman"/>
        </w:rPr>
      </w:pPr>
      <w:r w:rsidRPr="007D7F7D">
        <w:rPr>
          <w:rFonts w:cs="Times New Roman"/>
        </w:rPr>
        <w:lastRenderedPageBreak/>
        <w:t xml:space="preserve">where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rPr>
        <w:t xml:space="preserve"> is the transmittance contrast between </w:t>
      </w:r>
      <w:r>
        <w:rPr>
          <w:rFonts w:eastAsia="MS Mincho" w:cs="Times New Roman"/>
          <w:color w:val="000000"/>
        </w:rPr>
        <w:t xml:space="preserve">the amorphous and crystalline phases </w:t>
      </w:r>
      <w:r w:rsidRPr="007D7F7D">
        <w:rPr>
          <w:rFonts w:cs="Times New Roman"/>
        </w:rPr>
        <w:t xml:space="preserve">in the initial cycle </w:t>
      </w:r>
      <w:r w:rsidRPr="007D7F7D">
        <w:rPr>
          <w:rFonts w:cs="Times New Roman"/>
          <w:i/>
          <w:iCs/>
        </w:rPr>
        <w:t>C</w:t>
      </w:r>
      <w:r w:rsidRPr="007D7F7D">
        <w:rPr>
          <w:rFonts w:cs="Times New Roman"/>
        </w:rPr>
        <w:t xml:space="preserve"> = 0  (</w:t>
      </w:r>
      <w:r w:rsidRPr="00E03C74">
        <w:rPr>
          <w:rFonts w:cs="Times New Roman"/>
        </w:rPr>
        <w:t>Δ</w:t>
      </w:r>
      <w:r w:rsidRPr="007D7F7D">
        <w:rPr>
          <w:rFonts w:cs="Times New Roman"/>
          <w:i/>
          <w:iCs/>
        </w:rPr>
        <w:t>T</w:t>
      </w:r>
      <w:r w:rsidRPr="00E03C74">
        <w:rPr>
          <w:rFonts w:cs="Times New Roman"/>
          <w:vertAlign w:val="subscript"/>
        </w:rPr>
        <w:t>0</w:t>
      </w:r>
      <w:r w:rsidRPr="007D7F7D">
        <w:rPr>
          <w:rFonts w:cs="Times New Roman"/>
          <w:i/>
          <w:iCs/>
          <w:vertAlign w:val="subscript"/>
        </w:rPr>
        <w:t xml:space="preserve"> </w:t>
      </w:r>
      <w:r w:rsidRPr="007D7F7D">
        <w:rPr>
          <w:rFonts w:cs="Times New Roman"/>
        </w:rPr>
        <w:t>=</w:t>
      </w:r>
      <w:r w:rsidRPr="007D7F7D">
        <w:rPr>
          <w:rFonts w:cs="Times New Roman"/>
          <w:i/>
          <w:iCs/>
        </w:rPr>
        <w:t xml:space="preserve"> T</w:t>
      </w:r>
      <w:r w:rsidRPr="007D7F7D">
        <w:rPr>
          <w:rFonts w:cs="Times New Roman"/>
          <w:i/>
          <w:iCs/>
          <w:vertAlign w:val="subscript"/>
        </w:rPr>
        <w:t>a</w:t>
      </w:r>
      <w:r w:rsidRPr="00E03C74">
        <w:rPr>
          <w:rFonts w:cs="Times New Roman"/>
        </w:rPr>
        <w:t>(0)</w:t>
      </w:r>
      <w:r w:rsidRPr="007D7F7D">
        <w:rPr>
          <w:rFonts w:cs="Times New Roman"/>
          <w:i/>
          <w:iCs/>
        </w:rPr>
        <w:t xml:space="preserve"> - T</w:t>
      </w:r>
      <w:r w:rsidRPr="007D7F7D">
        <w:rPr>
          <w:rFonts w:cs="Times New Roman"/>
          <w:i/>
          <w:iCs/>
          <w:vertAlign w:val="subscript"/>
        </w:rPr>
        <w:t>c</w:t>
      </w:r>
      <w:r w:rsidRPr="00E03C74">
        <w:rPr>
          <w:rFonts w:cs="Times New Roman"/>
        </w:rPr>
        <w:t>(0)</w:t>
      </w:r>
      <w:r w:rsidRPr="007D7F7D">
        <w:rPr>
          <w:rFonts w:cs="Times New Roman"/>
        </w:rPr>
        <w:t>)</w:t>
      </w:r>
      <w:r w:rsidR="004D4AC6">
        <w:rPr>
          <w:rFonts w:cs="Times New Roman"/>
        </w:rPr>
        <w:t xml:space="preserve">. A negative </w:t>
      </w:r>
      <w:r w:rsidR="004D4AC6" w:rsidRPr="004D4AC6">
        <w:rPr>
          <w:rFonts w:cs="Times New Roman"/>
          <w:i/>
          <w:iCs/>
        </w:rPr>
        <w:t>D</w:t>
      </w:r>
      <w:r w:rsidR="002A0707">
        <w:rPr>
          <w:rFonts w:cs="Times New Roman"/>
          <w:i/>
          <w:iCs/>
          <w:vertAlign w:val="subscript"/>
        </w:rPr>
        <w:t>pct</w:t>
      </w:r>
      <w:r w:rsidR="004D4AC6">
        <w:rPr>
          <w:rFonts w:cs="Times New Roman"/>
          <w:i/>
          <w:iCs/>
        </w:rPr>
        <w:t xml:space="preserve"> </w:t>
      </w:r>
      <w:r w:rsidR="004D4AC6">
        <w:rPr>
          <w:rFonts w:cs="Times New Roman"/>
        </w:rPr>
        <w:t>indicates a decreas</w:t>
      </w:r>
      <w:r w:rsidR="002A0707">
        <w:rPr>
          <w:rFonts w:cs="Times New Roman"/>
        </w:rPr>
        <w:t>ing contrast</w:t>
      </w:r>
      <w:r w:rsidR="004D4AC6">
        <w:rPr>
          <w:rFonts w:cs="Times New Roman"/>
        </w:rPr>
        <w:t>.</w:t>
      </w:r>
    </w:p>
    <w:p w14:paraId="78C213AE" w14:textId="0CEB742F" w:rsidR="000A6F85" w:rsidRPr="007D7F7D" w:rsidRDefault="0018058D" w:rsidP="008C1DFB">
      <w:pPr>
        <w:pStyle w:val="10BodySubsequentParagraph"/>
        <w:rPr>
          <w:rFonts w:cs="Times New Roman"/>
        </w:rPr>
      </w:pPr>
      <w:r w:rsidRPr="007D7F7D">
        <w:rPr>
          <w:rFonts w:cs="Times New Roman"/>
        </w:rPr>
        <w:t>The insertion loss (</w:t>
      </w:r>
      <w:r w:rsidRPr="007D7F7D">
        <w:rPr>
          <w:rFonts w:cs="Times New Roman"/>
          <w:i/>
          <w:iCs/>
        </w:rPr>
        <w:t>IL</w:t>
      </w:r>
      <w:r w:rsidRPr="007D7F7D">
        <w:rPr>
          <w:rFonts w:cs="Times New Roman"/>
        </w:rPr>
        <w:t xml:space="preserve">) of the device at cycle </w:t>
      </w:r>
      <w:r w:rsidRPr="007D7F7D">
        <w:rPr>
          <w:rFonts w:cs="Times New Roman"/>
          <w:i/>
          <w:iCs/>
        </w:rPr>
        <w:t xml:space="preserve">C </w:t>
      </w:r>
      <w:r w:rsidRPr="007D7F7D">
        <w:rPr>
          <w:rFonts w:cs="Times New Roman"/>
        </w:rPr>
        <w:t xml:space="preserve">compares </w:t>
      </w:r>
      <w:r w:rsidR="008C1DFB" w:rsidRPr="007D7F7D">
        <w:rPr>
          <w:rFonts w:cs="Times New Roman"/>
        </w:rPr>
        <w:t xml:space="preserve">the </w:t>
      </w:r>
      <w:r w:rsidRPr="007D7F7D">
        <w:rPr>
          <w:rFonts w:cs="Times New Roman"/>
        </w:rPr>
        <w:t>high-transmittance amorphous phase after the initial cycle:</w:t>
      </w:r>
    </w:p>
    <w:p w14:paraId="2F672834" w14:textId="7F73C6F9" w:rsidR="008C1DFB" w:rsidRPr="007D7F7D" w:rsidRDefault="0018058D" w:rsidP="008C1DFB">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IL</m:t>
            </m:r>
          </m:e>
          <m:sub>
            <m:r>
              <m:rPr>
                <m:sty m:val="p"/>
              </m:rPr>
              <w:rPr>
                <w:rFonts w:ascii="Cambria Math" w:hAnsi="Cambria Math" w:cs="Times New Roman"/>
              </w:rPr>
              <m:t>dB</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=10 log</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(0)</m:t>
                </m:r>
              </m:den>
            </m:f>
          </m:e>
        </m:d>
      </m:oMath>
      <w:r w:rsidRPr="007D7F7D">
        <w:rPr>
          <w:rFonts w:cs="Times New Roman"/>
        </w:rPr>
        <w:t>.</w:t>
      </w:r>
      <w:r w:rsidRPr="007D7F7D">
        <w:rPr>
          <w:rFonts w:cs="Times New Roman"/>
        </w:rPr>
        <w:tab/>
        <w:t>(21)</w:t>
      </w:r>
    </w:p>
    <w:p w14:paraId="0AD342E5" w14:textId="251AF278" w:rsidR="000A6F85" w:rsidRPr="007D7F7D" w:rsidRDefault="0018058D" w:rsidP="008C1DFB">
      <w:pPr>
        <w:pStyle w:val="10BodySubsequentParagraph"/>
        <w:rPr>
          <w:rFonts w:cs="Times New Roman"/>
        </w:rPr>
      </w:pPr>
      <w:r w:rsidRPr="007D7F7D">
        <w:rPr>
          <w:rFonts w:cs="Times New Roman"/>
        </w:rPr>
        <w:t xml:space="preserve">A </w:t>
      </w:r>
      <w:r w:rsidR="006521C4">
        <w:rPr>
          <w:rFonts w:cs="Times New Roman"/>
        </w:rPr>
        <w:t>increas</w:t>
      </w:r>
      <w:r w:rsidRPr="007D7F7D">
        <w:rPr>
          <w:rFonts w:cs="Times New Roman"/>
        </w:rPr>
        <w:t xml:space="preserve">ing </w:t>
      </w:r>
      <w:r w:rsidRPr="00D95221">
        <w:rPr>
          <w:rFonts w:cs="Times New Roman"/>
          <w:i/>
          <w:iCs/>
        </w:rPr>
        <w:t>IL</w:t>
      </w:r>
      <w:r w:rsidR="00D95221" w:rsidRPr="00D95221">
        <w:rPr>
          <w:rFonts w:cs="Angsana New"/>
          <w:vertAlign w:val="subscript"/>
          <w:lang w:bidi="th-TH"/>
        </w:rPr>
        <w:t>dB</w:t>
      </w:r>
      <w:r w:rsidRPr="00E03C74">
        <w:rPr>
          <w:rFonts w:cs="Times New Roman"/>
        </w:rPr>
        <w:t>(</w:t>
      </w:r>
      <w:r w:rsidRPr="00E03C74">
        <w:rPr>
          <w:rFonts w:cs="Times New Roman"/>
          <w:i/>
          <w:iCs/>
        </w:rPr>
        <w:t>C</w:t>
      </w:r>
      <w:r w:rsidRPr="00E03C74">
        <w:rPr>
          <w:rFonts w:cs="Times New Roman"/>
        </w:rPr>
        <w:t>)</w:t>
      </w:r>
      <w:r w:rsidRPr="007D7F7D">
        <w:rPr>
          <w:rFonts w:cs="Times New Roman"/>
        </w:rPr>
        <w:t xml:space="preserve"> indicates increasing loss, which is typically driven by the linear growth of the imaginary index </w:t>
      </w:r>
      <w:r w:rsidRPr="007D7F7D">
        <w:rPr>
          <w:rFonts w:cs="Times New Roman"/>
          <w:i/>
          <w:iCs/>
        </w:rPr>
        <w:t>k</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 xml:space="preserve"> and by </w:t>
      </w:r>
      <w:r>
        <w:rPr>
          <w:rFonts w:eastAsia="MS Mincho" w:cs="Times New Roman"/>
          <w:color w:val="000000"/>
        </w:rPr>
        <w:t xml:space="preserve">detuning of the resonance due to drift in </w:t>
      </w:r>
      <w:r w:rsidRPr="007D7F7D">
        <w:rPr>
          <w:rFonts w:cs="Times New Roman"/>
          <w:i/>
          <w:iCs/>
        </w:rPr>
        <w:t>n</w:t>
      </w:r>
      <w:r w:rsidRPr="007D7F7D">
        <w:rPr>
          <w:rFonts w:cs="Times New Roman"/>
          <w:i/>
          <w:iCs/>
          <w:vertAlign w:val="subscript"/>
        </w:rPr>
        <w:t>p</w:t>
      </w:r>
      <w:r w:rsidRPr="00E03C74">
        <w:rPr>
          <w:rFonts w:cs="Times New Roman"/>
        </w:rPr>
        <w:t>(</w:t>
      </w:r>
      <w:r w:rsidRPr="007D7F7D">
        <w:rPr>
          <w:rFonts w:cs="Times New Roman"/>
          <w:i/>
          <w:iCs/>
        </w:rPr>
        <w:t>C</w:t>
      </w:r>
      <w:r w:rsidRPr="00E03C74">
        <w:rPr>
          <w:rFonts w:cs="Times New Roman"/>
        </w:rPr>
        <w:t>)</w:t>
      </w:r>
      <w:r w:rsidRPr="007D7F7D">
        <w:rPr>
          <w:rFonts w:cs="Times New Roman"/>
        </w:rPr>
        <w:t>.</w:t>
      </w:r>
    </w:p>
    <w:p w14:paraId="7BABAD4F" w14:textId="30C4874C" w:rsidR="008C1DFB" w:rsidRPr="007D7F7D" w:rsidRDefault="0018058D" w:rsidP="008C1DFB">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Results &amp; Discussions</w:t>
      </w:r>
    </w:p>
    <w:p w14:paraId="0424B108" w14:textId="77777777" w:rsidR="008C1DFB" w:rsidRPr="007D7F7D" w:rsidRDefault="0018058D" w:rsidP="008C1DFB">
      <w:pPr>
        <w:pStyle w:val="08SectionHeader2"/>
        <w:rPr>
          <w:rFonts w:ascii="Times New Roman" w:hAnsi="Times New Roman" w:cs="Times New Roman"/>
        </w:rPr>
      </w:pPr>
      <w:r w:rsidRPr="007D7F7D">
        <w:rPr>
          <w:rFonts w:ascii="Times New Roman" w:hAnsi="Times New Roman" w:cs="Times New Roman"/>
        </w:rPr>
        <w:t>4.1 Optical properties of 1064-nm optical filters</w:t>
      </w:r>
    </w:p>
    <w:p w14:paraId="0DEDF64C" w14:textId="6E3B5962" w:rsidR="00D4557D" w:rsidRDefault="0018058D" w:rsidP="008C1DFB">
      <w:pPr>
        <w:pStyle w:val="09BodyFirstParagraph"/>
        <w:rPr>
          <w:rFonts w:eastAsia="MS Mincho" w:cs="Times New Roman"/>
          <w:color w:val="000000"/>
        </w:rPr>
      </w:pPr>
      <w:r w:rsidRPr="007D7F7D">
        <w:rPr>
          <w:rFonts w:cs="Times New Roman"/>
        </w:rPr>
        <w:t xml:space="preserve">The design architectures, number of layers, </w:t>
      </w:r>
      <w:r>
        <w:rPr>
          <w:rFonts w:cs="Times New Roman"/>
        </w:rPr>
        <w:t xml:space="preserve">total thickness of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overall design thickness</w:t>
      </w:r>
      <w:r w:rsidRPr="007D7F7D">
        <w:rPr>
          <w:rFonts w:cs="Times New Roman"/>
        </w:rPr>
        <w:t>, transmittance in each mode, and transmittance contrast (</w:t>
      </w:r>
      <w:r w:rsidRPr="00E03C74">
        <w:rPr>
          <w:rFonts w:cs="Times New Roman"/>
        </w:rPr>
        <w:t>Δ</w:t>
      </w:r>
      <w:r w:rsidRPr="007D7F7D">
        <w:rPr>
          <w:rFonts w:cs="Times New Roman"/>
          <w:i/>
          <w:iCs/>
        </w:rPr>
        <w:t>T</w:t>
      </w:r>
      <w:r>
        <w:rPr>
          <w:rFonts w:cs="Times New Roman"/>
          <w:i/>
          <w:iCs/>
        </w:rPr>
        <w:t xml:space="preserve"> = T</w:t>
      </w:r>
      <w:r>
        <w:rPr>
          <w:rFonts w:cs="Times New Roman"/>
          <w:i/>
          <w:iCs/>
          <w:vertAlign w:val="subscript"/>
        </w:rPr>
        <w:t>a</w:t>
      </w:r>
      <w:r>
        <w:rPr>
          <w:rFonts w:cs="Times New Roman"/>
          <w:i/>
          <w:iCs/>
        </w:rPr>
        <w:t xml:space="preserve"> - T</w:t>
      </w:r>
      <w:r>
        <w:rPr>
          <w:rFonts w:cs="Times New Roman"/>
          <w:i/>
          <w:iCs/>
          <w:vertAlign w:val="subscript"/>
        </w:rPr>
        <w:t>c</w:t>
      </w:r>
      <w:r w:rsidRPr="007D7F7D">
        <w:rPr>
          <w:rFonts w:cs="Times New Roman"/>
        </w:rPr>
        <w:t xml:space="preserve">) of each design are shown in Table 1. </w:t>
      </w:r>
      <w:r>
        <w:rPr>
          <w:rFonts w:cs="Times New Roman"/>
        </w:rPr>
        <w:t xml:space="preserve">The operating wavelength is </w:t>
      </w:r>
      <w:r w:rsidRPr="007D7F7D">
        <w:rPr>
          <w:rFonts w:cs="Times New Roman"/>
        </w:rPr>
        <w:t>1064 nm</w:t>
      </w:r>
      <w:r>
        <w:rPr>
          <w:rFonts w:cs="Times New Roman"/>
        </w:rPr>
        <w:t>, and t</w:t>
      </w:r>
      <w:r w:rsidRPr="007D7F7D">
        <w:rPr>
          <w:rFonts w:cs="Times New Roman"/>
        </w:rPr>
        <w:t xml:space="preserve">he reference wavelength </w:t>
      </w:r>
      <w:r w:rsidRPr="007D7F7D">
        <w:rPr>
          <w:rFonts w:cs="Times New Roman"/>
          <w:i/>
          <w:iCs/>
        </w:rPr>
        <w:t>λ</w:t>
      </w:r>
      <w:r w:rsidRPr="00E03C74">
        <w:rPr>
          <w:rFonts w:cs="Times New Roman"/>
          <w:vertAlign w:val="subscript"/>
        </w:rPr>
        <w:t>0</w:t>
      </w:r>
      <w:r w:rsidRPr="007D7F7D">
        <w:rPr>
          <w:rFonts w:cs="Times New Roman"/>
        </w:rPr>
        <w:t xml:space="preserve"> is 1064 nm for single-layer, two-layer, and three-layer designs</w:t>
      </w:r>
      <w:r>
        <w:rPr>
          <w:rFonts w:eastAsia="MS Mincho" w:cs="Times New Roman"/>
          <w:color w:val="000000"/>
        </w:rPr>
        <w:t xml:space="preserve">; however, </w:t>
      </w:r>
      <w:r w:rsidRPr="007D7F7D">
        <w:rPr>
          <w:rFonts w:cs="Times New Roman"/>
          <w:i/>
          <w:iCs/>
        </w:rPr>
        <w:t>λ</w:t>
      </w:r>
      <w:r w:rsidRPr="00E03C74">
        <w:rPr>
          <w:rFonts w:cs="Times New Roman"/>
          <w:vertAlign w:val="subscript"/>
        </w:rPr>
        <w:t>0</w:t>
      </w:r>
      <w:r w:rsidRPr="007D7F7D">
        <w:rPr>
          <w:rFonts w:cs="Times New Roman"/>
        </w:rPr>
        <w:t xml:space="preserve"> is 740 nm for edge-filter design</w:t>
      </w:r>
      <w:r w:rsidR="00C96AEE">
        <w:rPr>
          <w:rFonts w:cs="Times New Roman"/>
        </w:rPr>
        <w:t>s</w:t>
      </w:r>
      <w:r w:rsidRPr="007D7F7D">
        <w:rPr>
          <w:rFonts w:cs="Times New Roman"/>
        </w:rPr>
        <w:t xml:space="preserve">. </w:t>
      </w:r>
      <w:r w:rsidR="00C96AEE">
        <w:rPr>
          <w:rFonts w:cs="Times New Roman"/>
        </w:rPr>
        <w:t>The results show that o</w:t>
      </w:r>
      <w:r w:rsidRPr="007D7F7D">
        <w:rPr>
          <w:rFonts w:cs="Times New Roman"/>
        </w:rPr>
        <w:t xml:space="preserve">nly single-layer and edge-filter designs with at least </w:t>
      </w:r>
      <w:r w:rsidR="00E03C74" w:rsidRPr="007D7F7D">
        <w:rPr>
          <w:rFonts w:cs="Times New Roman"/>
        </w:rPr>
        <w:t>two-unit</w:t>
      </w:r>
      <w:r w:rsidRPr="007D7F7D">
        <w:rPr>
          <w:rFonts w:cs="Times New Roman"/>
        </w:rPr>
        <w:t xml:space="preserve"> cells (</w:t>
      </w:r>
      <w:r w:rsidRPr="007D7F7D">
        <w:rPr>
          <w:rFonts w:cs="Times New Roman"/>
          <w:i/>
          <w:iCs/>
        </w:rPr>
        <w:t>N</w:t>
      </w:r>
      <w:r w:rsidRPr="007D7F7D">
        <w:rPr>
          <w:rFonts w:cs="Times New Roman"/>
        </w:rPr>
        <w:t xml:space="preserve"> ≥ 2) have a </w:t>
      </w:r>
      <w:r w:rsidRPr="00E03C74">
        <w:rPr>
          <w:rFonts w:cs="Times New Roman"/>
        </w:rPr>
        <w:t>Δ</w:t>
      </w:r>
      <w:r w:rsidRPr="007D7F7D">
        <w:rPr>
          <w:rFonts w:cs="Times New Roman"/>
          <w:i/>
          <w:iCs/>
        </w:rPr>
        <w:t>T</w:t>
      </w:r>
      <w:r w:rsidRPr="007D7F7D">
        <w:rPr>
          <w:rFonts w:cs="Times New Roman"/>
        </w:rPr>
        <w:t xml:space="preserve"> </w:t>
      </w:r>
      <w:r>
        <w:rPr>
          <w:rFonts w:cs="Times New Roman"/>
        </w:rPr>
        <w:t xml:space="preserve">higher </w:t>
      </w:r>
      <w:r w:rsidRPr="007D7F7D">
        <w:rPr>
          <w:rFonts w:cs="Times New Roman"/>
        </w:rPr>
        <w:t xml:space="preserve">than 50%, with </w:t>
      </w:r>
      <w:r>
        <w:rPr>
          <w:rFonts w:eastAsia="MS Mincho" w:cs="Times New Roman"/>
          <w:color w:val="000000"/>
        </w:rPr>
        <w:t xml:space="preserve">7-unit-cell design having the highest </w:t>
      </w:r>
      <w:r w:rsidRPr="00E03C74">
        <w:rPr>
          <w:rFonts w:cs="Times New Roman"/>
        </w:rPr>
        <w:t>Δ</w:t>
      </w:r>
      <w:r w:rsidRPr="007D7F7D">
        <w:rPr>
          <w:rFonts w:cs="Times New Roman"/>
          <w:i/>
          <w:iCs/>
        </w:rPr>
        <w:t>T</w:t>
      </w:r>
      <w:r w:rsidRPr="007D7F7D">
        <w:rPr>
          <w:rFonts w:cs="Times New Roman"/>
        </w:rPr>
        <w:t xml:space="preserve"> of 95.1%. </w:t>
      </w:r>
      <w:r w:rsidR="00242225">
        <w:rPr>
          <w:rFonts w:cs="Times New Roman"/>
        </w:rPr>
        <w:t xml:space="preserve">However, </w:t>
      </w:r>
      <w:r w:rsidR="006521C4">
        <w:rPr>
          <w:rFonts w:cs="Times New Roman"/>
        </w:rPr>
        <w:t xml:space="preserve">while </w:t>
      </w:r>
      <w:r w:rsidR="00242225">
        <w:rPr>
          <w:rFonts w:cs="Times New Roman"/>
        </w:rPr>
        <w:t>t</w:t>
      </w:r>
      <w:r w:rsidR="005D1E15" w:rsidRPr="007D7F7D">
        <w:rPr>
          <w:rFonts w:cs="Times New Roman"/>
        </w:rPr>
        <w:t xml:space="preserve">here is only </w:t>
      </w:r>
      <w:r>
        <w:rPr>
          <w:rFonts w:eastAsia="MS Mincho" w:cs="Times New Roman"/>
          <w:color w:val="000000"/>
        </w:rPr>
        <w:t xml:space="preserve">marginal improvement in </w:t>
      </w:r>
      <w:r w:rsidR="005D1E15" w:rsidRPr="00E03C74">
        <w:rPr>
          <w:rFonts w:cs="Times New Roman"/>
        </w:rPr>
        <w:t>Δ</w:t>
      </w:r>
      <w:r w:rsidR="005D1E15" w:rsidRPr="007D7F7D">
        <w:rPr>
          <w:rFonts w:cs="Times New Roman"/>
          <w:i/>
          <w:iCs/>
        </w:rPr>
        <w:t>T</w:t>
      </w:r>
      <w:r w:rsidR="005D1E15" w:rsidRPr="007D7F7D">
        <w:rPr>
          <w:rFonts w:cs="Times New Roman"/>
        </w:rPr>
        <w:t xml:space="preserve"> when </w:t>
      </w:r>
      <w:r w:rsidR="005D1E15" w:rsidRPr="00D4557D">
        <w:rPr>
          <w:rFonts w:cs="Times New Roman"/>
          <w:i/>
          <w:iCs/>
        </w:rPr>
        <w:t>N</w:t>
      </w:r>
      <w:r w:rsidR="005D1E15">
        <w:rPr>
          <w:rFonts w:cs="Times New Roman"/>
        </w:rPr>
        <w:t xml:space="preserve"> </w:t>
      </w:r>
      <w:r w:rsidR="006521C4">
        <w:rPr>
          <w:rFonts w:cs="Times New Roman"/>
        </w:rPr>
        <w:t>exceeds</w:t>
      </w:r>
      <w:r w:rsidR="005D1E15" w:rsidRPr="007D7F7D">
        <w:rPr>
          <w:rFonts w:cs="Times New Roman"/>
        </w:rPr>
        <w:t xml:space="preserve"> 3</w:t>
      </w:r>
      <w:r w:rsidR="005D1E15">
        <w:rPr>
          <w:rFonts w:cs="Times New Roman"/>
        </w:rPr>
        <w:t>, the Sb</w:t>
      </w:r>
      <w:r w:rsidR="005D1E15">
        <w:rPr>
          <w:rFonts w:cs="Times New Roman"/>
          <w:vertAlign w:val="subscript"/>
        </w:rPr>
        <w:t>2</w:t>
      </w:r>
      <w:r w:rsidR="005D1E15">
        <w:rPr>
          <w:rFonts w:cs="Times New Roman"/>
        </w:rPr>
        <w:t>Se</w:t>
      </w:r>
      <w:r w:rsidR="005D1E15">
        <w:rPr>
          <w:rFonts w:cs="Times New Roman"/>
          <w:vertAlign w:val="subscript"/>
        </w:rPr>
        <w:t>3</w:t>
      </w:r>
      <w:r w:rsidR="005D1E15">
        <w:rPr>
          <w:rFonts w:cs="Times New Roman"/>
        </w:rPr>
        <w:t xml:space="preserve"> </w:t>
      </w:r>
      <w:r w:rsidR="006521C4">
        <w:rPr>
          <w:rFonts w:cs="Times New Roman"/>
        </w:rPr>
        <w:t xml:space="preserve">layer thickness </w:t>
      </w:r>
      <w:r w:rsidR="005D1E15">
        <w:rPr>
          <w:rFonts w:cs="Times New Roman"/>
        </w:rPr>
        <w:t xml:space="preserve">and the overall device </w:t>
      </w:r>
      <w:r w:rsidR="006521C4">
        <w:rPr>
          <w:rFonts w:cs="Times New Roman"/>
        </w:rPr>
        <w:t>thickness</w:t>
      </w:r>
      <w:r w:rsidR="005D1E15">
        <w:rPr>
          <w:rFonts w:cs="Times New Roman"/>
        </w:rPr>
        <w:t xml:space="preserve"> increase drastically; for example, </w:t>
      </w:r>
      <w:r w:rsidRPr="00E03C74">
        <w:rPr>
          <w:rFonts w:cs="Times New Roman"/>
        </w:rPr>
        <w:t>Δ</w:t>
      </w:r>
      <w:r w:rsidRPr="007D7F7D">
        <w:rPr>
          <w:rFonts w:cs="Times New Roman"/>
          <w:i/>
          <w:iCs/>
        </w:rPr>
        <w:t>T</w:t>
      </w:r>
      <w:r w:rsidRPr="007D7F7D">
        <w:rPr>
          <w:rFonts w:cs="Times New Roman"/>
        </w:rPr>
        <w:t xml:space="preserve"> improve</w:t>
      </w:r>
      <w:r w:rsidR="006521C4">
        <w:rPr>
          <w:rFonts w:cs="Times New Roman"/>
        </w:rPr>
        <w:t>s</w:t>
      </w:r>
      <w:r w:rsidRPr="007D7F7D">
        <w:rPr>
          <w:rFonts w:cs="Times New Roman"/>
        </w:rPr>
        <w:t xml:space="preserve"> by 2% in </w:t>
      </w:r>
      <w:r w:rsidRPr="007D7F7D">
        <w:rPr>
          <w:rFonts w:cs="Times New Roman"/>
          <w:i/>
          <w:iCs/>
        </w:rPr>
        <w:t>N</w:t>
      </w:r>
      <w:r w:rsidRPr="007D7F7D">
        <w:rPr>
          <w:rFonts w:cs="Times New Roman"/>
        </w:rPr>
        <w:t xml:space="preserve"> = 4 design when compared to </w:t>
      </w:r>
      <w:r w:rsidRPr="007D7F7D">
        <w:rPr>
          <w:rFonts w:cs="Times New Roman"/>
          <w:i/>
          <w:iCs/>
        </w:rPr>
        <w:t>N</w:t>
      </w:r>
      <w:r w:rsidRPr="007D7F7D">
        <w:rPr>
          <w:rFonts w:cs="Times New Roman"/>
        </w:rPr>
        <w:t xml:space="preserve"> = 3 design, the thickness increase</w:t>
      </w:r>
      <w:r w:rsidR="006521C4">
        <w:rPr>
          <w:rFonts w:cs="Times New Roman"/>
        </w:rPr>
        <w:t>s</w:t>
      </w:r>
      <w:r w:rsidRPr="007D7F7D">
        <w:rPr>
          <w:rFonts w:cs="Times New Roman"/>
        </w:rPr>
        <w:t xml:space="preserve"> by 33.3%</w:t>
      </w:r>
      <w:r>
        <w:rPr>
          <w:rFonts w:eastAsia="MS Mincho" w:cs="Times New Roman"/>
          <w:color w:val="000000"/>
        </w:rPr>
        <w:t xml:space="preserve">, </w:t>
      </w:r>
      <w:r>
        <w:rPr>
          <w:rFonts w:cs="Times New Roman"/>
        </w:rPr>
        <w:t>but</w:t>
      </w:r>
      <w:r w:rsidRPr="007D7F7D">
        <w:rPr>
          <w:rFonts w:cs="Times New Roman"/>
        </w:rPr>
        <w:t xml:space="preserve"> when comparing </w:t>
      </w:r>
      <w:r w:rsidRPr="007D7F7D">
        <w:rPr>
          <w:rFonts w:cs="Times New Roman"/>
          <w:i/>
          <w:iCs/>
        </w:rPr>
        <w:t>N</w:t>
      </w:r>
      <w:r w:rsidRPr="007D7F7D">
        <w:rPr>
          <w:rFonts w:cs="Times New Roman"/>
        </w:rPr>
        <w:t xml:space="preserve"> = 5 to </w:t>
      </w:r>
      <w:r w:rsidRPr="007D7F7D">
        <w:rPr>
          <w:rFonts w:cs="Times New Roman"/>
          <w:i/>
          <w:iCs/>
        </w:rPr>
        <w:t>N</w:t>
      </w:r>
      <w:r w:rsidRPr="007D7F7D">
        <w:rPr>
          <w:rFonts w:cs="Times New Roman"/>
        </w:rPr>
        <w:t xml:space="preserve"> = 4 designs, </w:t>
      </w:r>
      <w:r w:rsidRPr="00E03C74">
        <w:rPr>
          <w:rFonts w:cs="Times New Roman"/>
        </w:rPr>
        <w:t>Δ</w:t>
      </w:r>
      <w:r w:rsidRPr="007D7F7D">
        <w:rPr>
          <w:rFonts w:cs="Times New Roman"/>
          <w:i/>
          <w:iCs/>
        </w:rPr>
        <w:t xml:space="preserve">T </w:t>
      </w:r>
      <w:r w:rsidRPr="007D7F7D">
        <w:rPr>
          <w:rFonts w:cs="Times New Roman"/>
        </w:rPr>
        <w:t>increase</w:t>
      </w:r>
      <w:r w:rsidR="006521C4">
        <w:rPr>
          <w:rFonts w:cs="Times New Roman"/>
        </w:rPr>
        <w:t>s</w:t>
      </w:r>
      <w:r w:rsidRPr="007D7F7D">
        <w:rPr>
          <w:rFonts w:cs="Times New Roman"/>
        </w:rPr>
        <w:t xml:space="preserve"> by only 0.6%</w:t>
      </w:r>
      <w:r>
        <w:rPr>
          <w:rFonts w:eastAsia="MS Mincho" w:cs="Times New Roman"/>
          <w:color w:val="000000"/>
        </w:rPr>
        <w:t xml:space="preserve">, </w:t>
      </w:r>
      <w:r w:rsidR="006521C4">
        <w:rPr>
          <w:rFonts w:eastAsia="MS Mincho" w:cs="Times New Roman"/>
          <w:color w:val="000000"/>
        </w:rPr>
        <w:t>and</w:t>
      </w:r>
      <w:r>
        <w:rPr>
          <w:rFonts w:eastAsia="MS Mincho" w:cs="Times New Roman"/>
          <w:color w:val="000000"/>
        </w:rPr>
        <w:t xml:space="preserve"> the device needs to be 25.0% thicker. </w:t>
      </w:r>
      <w:r w:rsidR="00242225">
        <w:rPr>
          <w:rFonts w:cs="Times New Roman"/>
        </w:rPr>
        <w:t>I</w:t>
      </w:r>
      <w:r w:rsidR="00242225" w:rsidRPr="007D7F7D">
        <w:rPr>
          <w:rFonts w:cs="Times New Roman"/>
        </w:rPr>
        <w:t>t</w:t>
      </w:r>
      <w:r w:rsidR="00242225">
        <w:rPr>
          <w:rFonts w:cs="Times New Roman"/>
        </w:rPr>
        <w:t xml:space="preserve"> is </w:t>
      </w:r>
      <w:r w:rsidR="00242225" w:rsidRPr="007D7F7D">
        <w:rPr>
          <w:rFonts w:cs="Times New Roman"/>
        </w:rPr>
        <w:t xml:space="preserve">important to note that </w:t>
      </w:r>
      <w:r w:rsidR="00242225">
        <w:rPr>
          <w:rFonts w:cs="Times New Roman"/>
        </w:rPr>
        <w:t>increasing unit cell numbers also require more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material, less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used also has the benefit of minimizing the energy required for phase transition</w:t>
      </w:r>
      <w:r w:rsidR="00242225">
        <w:rPr>
          <w:rFonts w:eastAsia="MS Mincho" w:cs="Times New Roman"/>
          <w:color w:val="000000"/>
        </w:rPr>
        <w:t>.</w:t>
      </w:r>
    </w:p>
    <w:p w14:paraId="71BBA9EF" w14:textId="758E1D56" w:rsidR="008C1DFB" w:rsidRPr="007D7F7D" w:rsidRDefault="0018058D" w:rsidP="008C1DFB">
      <w:pPr>
        <w:pStyle w:val="14TableCaption"/>
        <w:rPr>
          <w:rFonts w:cs="Times New Roman"/>
        </w:rPr>
      </w:pPr>
      <w:r w:rsidRPr="007D7F7D">
        <w:rPr>
          <w:rFonts w:cs="Times New Roman"/>
          <w:bCs/>
        </w:rPr>
        <w:t>Table 1.</w:t>
      </w:r>
      <w:r w:rsidRPr="007D7F7D">
        <w:rPr>
          <w:rFonts w:cs="Times New Roman"/>
        </w:rPr>
        <w:t xml:space="preserve"> Designs of 1064-nm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-based optical filter. Transmittance is calculated at </w:t>
      </w:r>
      <w:r w:rsidRPr="007D7F7D">
        <w:rPr>
          <w:rFonts w:cs="Times New Roman"/>
          <w:i/>
          <w:iCs/>
        </w:rPr>
        <w:t>λ</w:t>
      </w:r>
      <w:r w:rsidRPr="007D7F7D">
        <w:rPr>
          <w:rFonts w:cs="Times New Roman"/>
        </w:rPr>
        <w:t xml:space="preserve"> = 1064 nm. Single, two, and three-layer designs all have </w:t>
      </w:r>
      <w:r w:rsidRPr="007D7F7D">
        <w:rPr>
          <w:rFonts w:cs="Times New Roman"/>
          <w:i/>
          <w:iCs/>
        </w:rPr>
        <w:t>λ</w:t>
      </w:r>
      <w:r w:rsidRPr="00E03C74">
        <w:rPr>
          <w:rFonts w:cs="Times New Roman"/>
          <w:vertAlign w:val="subscript"/>
        </w:rPr>
        <w:t xml:space="preserve">0 </w:t>
      </w:r>
      <w:r w:rsidRPr="007D7F7D">
        <w:rPr>
          <w:rFonts w:cs="Times New Roman"/>
        </w:rPr>
        <w:t xml:space="preserve">= 1064 nm, but all </w:t>
      </w:r>
      <w:r w:rsidRPr="007D7F7D">
        <w:rPr>
          <w:rFonts w:cs="Times New Roman"/>
          <w:lang w:val="en"/>
        </w:rPr>
        <w:t>edge-filter</w:t>
      </w:r>
      <w:r w:rsidRPr="007D7F7D">
        <w:rPr>
          <w:rFonts w:cs="Times New Roman"/>
        </w:rPr>
        <w:t xml:space="preserve"> designs have </w:t>
      </w:r>
      <w:r w:rsidRPr="007D7F7D">
        <w:rPr>
          <w:rFonts w:cs="Times New Roman"/>
          <w:i/>
          <w:iCs/>
        </w:rPr>
        <w:t>λ</w:t>
      </w:r>
      <w:r w:rsidRPr="00E03C74">
        <w:rPr>
          <w:rFonts w:cs="Times New Roman"/>
          <w:vertAlign w:val="subscript"/>
        </w:rPr>
        <w:t>0</w:t>
      </w:r>
      <w:r w:rsidRPr="007D7F7D">
        <w:rPr>
          <w:rFonts w:cs="Times New Roman"/>
          <w:i/>
          <w:iCs/>
          <w:vertAlign w:val="subscript"/>
        </w:rPr>
        <w:t xml:space="preserve"> </w:t>
      </w:r>
      <w:r w:rsidRPr="007D7F7D">
        <w:rPr>
          <w:rFonts w:cs="Times New Roman"/>
        </w:rPr>
        <w:t>= 740 nm.</w:t>
      </w:r>
    </w:p>
    <w:tbl>
      <w:tblPr>
        <w:tblStyle w:val="PlainTable2"/>
        <w:tblW w:w="5000" w:type="pct"/>
        <w:tblLook w:val="06A0" w:firstRow="1" w:lastRow="0" w:firstColumn="1" w:lastColumn="0" w:noHBand="1" w:noVBand="1"/>
      </w:tblPr>
      <w:tblGrid>
        <w:gridCol w:w="1100"/>
        <w:gridCol w:w="1637"/>
        <w:gridCol w:w="777"/>
        <w:gridCol w:w="981"/>
        <w:gridCol w:w="984"/>
        <w:gridCol w:w="702"/>
        <w:gridCol w:w="798"/>
        <w:gridCol w:w="567"/>
      </w:tblGrid>
      <w:tr w:rsidR="006E27E9" w14:paraId="65931E05" w14:textId="77777777" w:rsidTr="0016166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bottom w:val="single" w:sz="8" w:space="0" w:color="000000" w:themeColor="text1"/>
            </w:tcBorders>
            <w:vAlign w:val="center"/>
          </w:tcPr>
          <w:p w14:paraId="38C29DAD" w14:textId="77777777" w:rsidR="008C1DFB" w:rsidRPr="007D7F7D" w:rsidRDefault="0018058D" w:rsidP="00DB7D33">
            <w:pPr>
              <w:pStyle w:val="15TableBody"/>
              <w:jc w:val="center"/>
              <w:rPr>
                <w:rFonts w:cs="Times New Roman"/>
                <w:szCs w:val="16"/>
              </w:rPr>
            </w:pPr>
            <w:r w:rsidRPr="007D7F7D">
              <w:rPr>
                <w:rFonts w:cs="Times New Roman"/>
                <w:b w:val="0"/>
                <w:bCs w:val="0"/>
                <w:szCs w:val="16"/>
              </w:rPr>
              <w:t>Design</w:t>
            </w:r>
          </w:p>
        </w:tc>
        <w:tc>
          <w:tcPr>
            <w:tcW w:w="1085" w:type="pct"/>
            <w:tcBorders>
              <w:top w:val="single" w:sz="8" w:space="0" w:color="000000" w:themeColor="text1"/>
              <w:bottom w:val="single" w:sz="8" w:space="0" w:color="000000" w:themeColor="text1"/>
            </w:tcBorders>
            <w:vAlign w:val="center"/>
          </w:tcPr>
          <w:p w14:paraId="1D27CB7E" w14:textId="77777777" w:rsidR="008C1DFB" w:rsidRPr="007D7F7D" w:rsidRDefault="0018058D" w:rsidP="00DB7D33">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Layout</w:t>
            </w:r>
          </w:p>
        </w:tc>
        <w:tc>
          <w:tcPr>
            <w:tcW w:w="515" w:type="pct"/>
            <w:tcBorders>
              <w:top w:val="single" w:sz="8" w:space="0" w:color="000000" w:themeColor="text1"/>
              <w:bottom w:val="single" w:sz="8" w:space="0" w:color="000000" w:themeColor="text1"/>
            </w:tcBorders>
            <w:vAlign w:val="center"/>
          </w:tcPr>
          <w:p w14:paraId="1AB66BDB" w14:textId="7508FDF9"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Number</w:t>
            </w:r>
            <w:r w:rsidR="00F15C6B" w:rsidRPr="007D7F7D">
              <w:rPr>
                <w:rFonts w:cs="Times New Roman"/>
                <w:b w:val="0"/>
                <w:bCs w:val="0"/>
                <w:szCs w:val="16"/>
              </w:rPr>
              <w:t xml:space="preserve"> </w:t>
            </w:r>
            <w:r w:rsidRPr="007D7F7D">
              <w:rPr>
                <w:rFonts w:cs="Times New Roman"/>
                <w:b w:val="0"/>
                <w:bCs w:val="0"/>
                <w:szCs w:val="16"/>
              </w:rPr>
              <w:t>of layers</w:t>
            </w:r>
          </w:p>
        </w:tc>
        <w:tc>
          <w:tcPr>
            <w:tcW w:w="650" w:type="pct"/>
            <w:tcBorders>
              <w:top w:val="single" w:sz="8" w:space="0" w:color="000000" w:themeColor="text1"/>
              <w:bottom w:val="single" w:sz="8" w:space="0" w:color="000000" w:themeColor="text1"/>
            </w:tcBorders>
            <w:vAlign w:val="center"/>
          </w:tcPr>
          <w:p w14:paraId="37943EAF" w14:textId="4931FCF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SbSe</w:t>
            </w:r>
            <w:r w:rsidRPr="007D7F7D">
              <w:rPr>
                <w:rFonts w:cs="Times New Roman"/>
                <w:b w:val="0"/>
                <w:bCs w:val="0"/>
                <w:szCs w:val="16"/>
                <w:cs/>
                <w:lang w:bidi="th-TH"/>
              </w:rPr>
              <w:t xml:space="preserve"> </w:t>
            </w:r>
            <w:r w:rsidRPr="007D7F7D">
              <w:rPr>
                <w:rFonts w:cs="Times New Roman"/>
                <w:b w:val="0"/>
                <w:bCs w:val="0"/>
                <w:szCs w:val="16"/>
                <w:lang w:bidi="th-TH"/>
              </w:rPr>
              <w:t>used</w:t>
            </w:r>
            <w:r w:rsidR="00F15C6B" w:rsidRPr="007D7F7D">
              <w:rPr>
                <w:rFonts w:cs="Times New Roman"/>
                <w:b w:val="0"/>
                <w:bCs w:val="0"/>
                <w:szCs w:val="16"/>
                <w:lang w:bidi="th-TH"/>
              </w:rPr>
              <w:t xml:space="preserve"> </w:t>
            </w:r>
            <w:r w:rsidRPr="007D7F7D">
              <w:rPr>
                <w:rFonts w:cs="Times New Roman"/>
                <w:b w:val="0"/>
                <w:bCs w:val="0"/>
                <w:szCs w:val="16"/>
              </w:rPr>
              <w:t>(nm)</w:t>
            </w:r>
          </w:p>
        </w:tc>
        <w:tc>
          <w:tcPr>
            <w:tcW w:w="652" w:type="pct"/>
            <w:tcBorders>
              <w:top w:val="single" w:sz="8" w:space="0" w:color="000000" w:themeColor="text1"/>
              <w:bottom w:val="single" w:sz="8" w:space="0" w:color="000000" w:themeColor="text1"/>
            </w:tcBorders>
            <w:vAlign w:val="center"/>
          </w:tcPr>
          <w:p w14:paraId="1AFDD82F" w14:textId="71B9123C"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 xml:space="preserve">Device </w:t>
            </w:r>
            <w:r w:rsidR="006521C4">
              <w:rPr>
                <w:rFonts w:cs="Times New Roman"/>
                <w:b w:val="0"/>
                <w:bCs w:val="0"/>
                <w:szCs w:val="16"/>
              </w:rPr>
              <w:t>thickness</w:t>
            </w:r>
            <w:r w:rsidR="006521C4" w:rsidRPr="007D7F7D">
              <w:rPr>
                <w:rFonts w:cs="Times New Roman"/>
                <w:b w:val="0"/>
                <w:bCs w:val="0"/>
                <w:szCs w:val="16"/>
              </w:rPr>
              <w:t xml:space="preserve"> </w:t>
            </w:r>
            <w:r w:rsidRPr="007D7F7D">
              <w:rPr>
                <w:rFonts w:cs="Times New Roman"/>
                <w:b w:val="0"/>
                <w:bCs w:val="0"/>
                <w:szCs w:val="16"/>
              </w:rPr>
              <w:t>(nm)</w:t>
            </w:r>
          </w:p>
        </w:tc>
        <w:tc>
          <w:tcPr>
            <w:tcW w:w="465" w:type="pct"/>
            <w:tcBorders>
              <w:top w:val="single" w:sz="8" w:space="0" w:color="000000" w:themeColor="text1"/>
              <w:bottom w:val="single" w:sz="8" w:space="0" w:color="000000" w:themeColor="text1"/>
            </w:tcBorders>
            <w:vAlign w:val="center"/>
          </w:tcPr>
          <w:p w14:paraId="23DDB327" w14:textId="3EB7FE00"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(ON)</w:t>
            </w:r>
            <w:r w:rsidR="00F15C6B" w:rsidRPr="007D7F7D">
              <w:rPr>
                <w:rFonts w:cs="Times New Roman"/>
                <w:b w:val="0"/>
                <w:bCs w:val="0"/>
                <w:szCs w:val="16"/>
              </w:rPr>
              <w:t xml:space="preserve"> </w:t>
            </w:r>
            <w:r w:rsidRPr="007D7F7D">
              <w:rPr>
                <w:rFonts w:cs="Times New Roman"/>
                <w:b w:val="0"/>
                <w:bCs w:val="0"/>
                <w:szCs w:val="16"/>
              </w:rPr>
              <w:t>(%)</w:t>
            </w:r>
          </w:p>
        </w:tc>
        <w:tc>
          <w:tcPr>
            <w:tcW w:w="529" w:type="pct"/>
            <w:tcBorders>
              <w:top w:val="single" w:sz="8" w:space="0" w:color="000000" w:themeColor="text1"/>
              <w:bottom w:val="single" w:sz="8" w:space="0" w:color="000000" w:themeColor="text1"/>
            </w:tcBorders>
            <w:vAlign w:val="center"/>
          </w:tcPr>
          <w:p w14:paraId="0B2E9D70" w14:textId="48C2768D"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(OFF)</w:t>
            </w:r>
            <w:r w:rsidR="00F15C6B" w:rsidRPr="007D7F7D">
              <w:rPr>
                <w:rFonts w:cs="Times New Roman"/>
                <w:b w:val="0"/>
                <w:bCs w:val="0"/>
                <w:szCs w:val="16"/>
              </w:rPr>
              <w:t xml:space="preserve"> </w:t>
            </w:r>
            <w:r w:rsidRPr="007D7F7D">
              <w:rPr>
                <w:rFonts w:cs="Times New Roman"/>
                <w:b w:val="0"/>
                <w:bCs w:val="0"/>
                <w:szCs w:val="16"/>
              </w:rPr>
              <w:t>(%)</w:t>
            </w:r>
          </w:p>
        </w:tc>
        <w:tc>
          <w:tcPr>
            <w:tcW w:w="377" w:type="pct"/>
            <w:tcBorders>
              <w:top w:val="single" w:sz="8" w:space="0" w:color="000000" w:themeColor="text1"/>
              <w:bottom w:val="single" w:sz="8" w:space="0" w:color="000000" w:themeColor="text1"/>
            </w:tcBorders>
            <w:vAlign w:val="center"/>
          </w:tcPr>
          <w:p w14:paraId="296011AF" w14:textId="6DCB0F9F" w:rsidR="008C1DFB" w:rsidRPr="007D7F7D" w:rsidRDefault="0018058D"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ΔT</w:t>
            </w:r>
            <w:r w:rsidR="00F15C6B" w:rsidRPr="007D7F7D">
              <w:rPr>
                <w:rFonts w:cs="Times New Roman"/>
                <w:b w:val="0"/>
                <w:bCs w:val="0"/>
                <w:szCs w:val="16"/>
              </w:rPr>
              <w:t xml:space="preserve"> </w:t>
            </w:r>
            <w:r w:rsidRPr="007D7F7D">
              <w:rPr>
                <w:rFonts w:cs="Times New Roman"/>
                <w:b w:val="0"/>
                <w:bCs w:val="0"/>
                <w:szCs w:val="16"/>
              </w:rPr>
              <w:t>(%)</w:t>
            </w:r>
          </w:p>
        </w:tc>
      </w:tr>
      <w:tr w:rsidR="006E27E9" w14:paraId="7B07923A"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tcBorders>
              <w:top w:val="single" w:sz="8" w:space="0" w:color="000000" w:themeColor="text1"/>
            </w:tcBorders>
            <w:vAlign w:val="center"/>
          </w:tcPr>
          <w:p w14:paraId="57F38F8A" w14:textId="77777777" w:rsidR="008C1DFB" w:rsidRPr="007D7F7D" w:rsidRDefault="0018058D" w:rsidP="008C1DFB">
            <w:pPr>
              <w:pStyle w:val="15TableBody"/>
              <w:rPr>
                <w:rFonts w:cs="Times New Roman"/>
                <w:szCs w:val="16"/>
              </w:rPr>
            </w:pPr>
            <w:r w:rsidRPr="007D7F7D">
              <w:rPr>
                <w:rFonts w:cs="Times New Roman"/>
                <w:b w:val="0"/>
                <w:bCs w:val="0"/>
                <w:szCs w:val="16"/>
              </w:rPr>
              <w:t>Single-layer</w:t>
            </w:r>
          </w:p>
        </w:tc>
        <w:tc>
          <w:tcPr>
            <w:tcW w:w="1085" w:type="pct"/>
            <w:tcBorders>
              <w:top w:val="single" w:sz="8" w:space="0" w:color="000000" w:themeColor="text1"/>
            </w:tcBorders>
            <w:vAlign w:val="center"/>
          </w:tcPr>
          <w:p w14:paraId="35D68649"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w:t>
            </w:r>
          </w:p>
        </w:tc>
        <w:tc>
          <w:tcPr>
            <w:tcW w:w="515" w:type="pct"/>
            <w:tcBorders>
              <w:top w:val="single" w:sz="8" w:space="0" w:color="000000" w:themeColor="text1"/>
            </w:tcBorders>
            <w:vAlign w:val="center"/>
          </w:tcPr>
          <w:p w14:paraId="01EA809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p>
        </w:tc>
        <w:tc>
          <w:tcPr>
            <w:tcW w:w="650" w:type="pct"/>
            <w:tcBorders>
              <w:top w:val="single" w:sz="8" w:space="0" w:color="000000" w:themeColor="text1"/>
            </w:tcBorders>
            <w:vAlign w:val="center"/>
          </w:tcPr>
          <w:p w14:paraId="1C5464D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tcBorders>
              <w:top w:val="single" w:sz="8" w:space="0" w:color="000000" w:themeColor="text1"/>
            </w:tcBorders>
            <w:vAlign w:val="center"/>
          </w:tcPr>
          <w:p w14:paraId="6CAE791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465" w:type="pct"/>
            <w:tcBorders>
              <w:top w:val="single" w:sz="8" w:space="0" w:color="000000" w:themeColor="text1"/>
            </w:tcBorders>
            <w:vAlign w:val="center"/>
          </w:tcPr>
          <w:p w14:paraId="7C6802B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93.5</w:t>
            </w:r>
          </w:p>
        </w:tc>
        <w:tc>
          <w:tcPr>
            <w:tcW w:w="529" w:type="pct"/>
            <w:tcBorders>
              <w:top w:val="single" w:sz="8" w:space="0" w:color="000000" w:themeColor="text1"/>
            </w:tcBorders>
            <w:vAlign w:val="center"/>
          </w:tcPr>
          <w:p w14:paraId="3D3C98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37.2</w:t>
            </w:r>
          </w:p>
        </w:tc>
        <w:tc>
          <w:tcPr>
            <w:tcW w:w="377" w:type="pct"/>
            <w:tcBorders>
              <w:top w:val="single" w:sz="8" w:space="0" w:color="000000" w:themeColor="text1"/>
            </w:tcBorders>
            <w:vAlign w:val="center"/>
          </w:tcPr>
          <w:p w14:paraId="58BD8E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56.3</w:t>
            </w:r>
          </w:p>
        </w:tc>
      </w:tr>
      <w:tr w:rsidR="006E27E9" w14:paraId="11D66F07"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C81BEDE" w14:textId="77777777" w:rsidR="008C1DFB" w:rsidRPr="007D7F7D" w:rsidRDefault="0018058D" w:rsidP="008C1DFB">
            <w:pPr>
              <w:pStyle w:val="15TableBody"/>
              <w:rPr>
                <w:rFonts w:cs="Times New Roman"/>
                <w:szCs w:val="16"/>
              </w:rPr>
            </w:pPr>
            <w:r w:rsidRPr="007D7F7D">
              <w:rPr>
                <w:rFonts w:cs="Times New Roman"/>
                <w:b w:val="0"/>
                <w:bCs w:val="0"/>
                <w:szCs w:val="16"/>
              </w:rPr>
              <w:t>Two-layers</w:t>
            </w:r>
          </w:p>
        </w:tc>
        <w:tc>
          <w:tcPr>
            <w:tcW w:w="1085" w:type="pct"/>
            <w:vAlign w:val="center"/>
          </w:tcPr>
          <w:p w14:paraId="488437F8"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SbSe/TiO</w:t>
            </w:r>
          </w:p>
        </w:tc>
        <w:tc>
          <w:tcPr>
            <w:tcW w:w="515" w:type="pct"/>
            <w:vAlign w:val="center"/>
          </w:tcPr>
          <w:p w14:paraId="1363FF8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w:t>
            </w:r>
          </w:p>
        </w:tc>
        <w:tc>
          <w:tcPr>
            <w:tcW w:w="650" w:type="pct"/>
            <w:vAlign w:val="center"/>
          </w:tcPr>
          <w:p w14:paraId="7E4EE77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341278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194.1</w:t>
            </w:r>
          </w:p>
        </w:tc>
        <w:tc>
          <w:tcPr>
            <w:tcW w:w="465" w:type="pct"/>
            <w:vAlign w:val="center"/>
          </w:tcPr>
          <w:p w14:paraId="43AB6FF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22F333A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6710FD6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val="en-US"/>
              </w:rPr>
            </w:pPr>
            <w:r w:rsidRPr="007D7F7D">
              <w:rPr>
                <w:rFonts w:cs="Times New Roman"/>
                <w:szCs w:val="16"/>
              </w:rPr>
              <w:t>16.4</w:t>
            </w:r>
          </w:p>
        </w:tc>
      </w:tr>
      <w:tr w:rsidR="006E27E9" w14:paraId="36073D4B"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6A6E16C3"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1C6C320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SbSe/MgF/TiO</w:t>
            </w:r>
          </w:p>
        </w:tc>
        <w:tc>
          <w:tcPr>
            <w:tcW w:w="515" w:type="pct"/>
            <w:vAlign w:val="center"/>
          </w:tcPr>
          <w:p w14:paraId="7DC7DB5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77362CD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7462E96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580.3</w:t>
            </w:r>
          </w:p>
        </w:tc>
        <w:tc>
          <w:tcPr>
            <w:tcW w:w="465" w:type="pct"/>
            <w:vAlign w:val="center"/>
          </w:tcPr>
          <w:p w14:paraId="11A00D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443D2F2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7" w:type="pct"/>
            <w:vAlign w:val="center"/>
          </w:tcPr>
          <w:p w14:paraId="7A47F8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16.4</w:t>
            </w:r>
          </w:p>
        </w:tc>
      </w:tr>
      <w:tr w:rsidR="006E27E9" w14:paraId="5B6208A1"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EC73359" w14:textId="77777777" w:rsidR="008C1DFB" w:rsidRPr="007D7F7D" w:rsidRDefault="0018058D"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4B09B3A6" w14:textId="77777777" w:rsidR="008C1DFB" w:rsidRPr="007D7F7D" w:rsidRDefault="0018058D"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SiN/SbSe/AlO</w:t>
            </w:r>
          </w:p>
        </w:tc>
        <w:tc>
          <w:tcPr>
            <w:tcW w:w="515" w:type="pct"/>
            <w:vAlign w:val="center"/>
          </w:tcPr>
          <w:p w14:paraId="4E3DCAB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3397699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vAlign w:val="center"/>
          </w:tcPr>
          <w:p w14:paraId="52B975E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455.7</w:t>
            </w:r>
          </w:p>
        </w:tc>
        <w:tc>
          <w:tcPr>
            <w:tcW w:w="465" w:type="pct"/>
            <w:vAlign w:val="center"/>
          </w:tcPr>
          <w:p w14:paraId="2FEE034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96.6</w:t>
            </w:r>
          </w:p>
        </w:tc>
        <w:tc>
          <w:tcPr>
            <w:tcW w:w="529" w:type="pct"/>
            <w:vAlign w:val="center"/>
          </w:tcPr>
          <w:p w14:paraId="5900902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83.3</w:t>
            </w:r>
          </w:p>
        </w:tc>
        <w:tc>
          <w:tcPr>
            <w:tcW w:w="377" w:type="pct"/>
            <w:vAlign w:val="center"/>
          </w:tcPr>
          <w:p w14:paraId="05A66449"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13.3</w:t>
            </w:r>
          </w:p>
        </w:tc>
      </w:tr>
      <w:tr w:rsidR="006E27E9" w14:paraId="012C0CE8"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5AF1E699"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285AD2" w14:textId="70166E1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1</m:t>
                    </m:r>
                  </m:sup>
                </m:sSup>
              </m:oMath>
            </m:oMathPara>
          </w:p>
        </w:tc>
        <w:tc>
          <w:tcPr>
            <w:tcW w:w="515" w:type="pct"/>
            <w:vAlign w:val="center"/>
          </w:tcPr>
          <w:p w14:paraId="6030D89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4CF222C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48.5</w:t>
            </w:r>
          </w:p>
        </w:tc>
        <w:tc>
          <w:tcPr>
            <w:tcW w:w="652" w:type="pct"/>
            <w:vAlign w:val="center"/>
          </w:tcPr>
          <w:p w14:paraId="002DD550"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182.5</w:t>
            </w:r>
          </w:p>
        </w:tc>
        <w:tc>
          <w:tcPr>
            <w:tcW w:w="465" w:type="pct"/>
            <w:vAlign w:val="center"/>
          </w:tcPr>
          <w:p w14:paraId="795D126F"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94.1</w:t>
            </w:r>
          </w:p>
        </w:tc>
        <w:tc>
          <w:tcPr>
            <w:tcW w:w="529" w:type="pct"/>
            <w:vAlign w:val="center"/>
          </w:tcPr>
          <w:p w14:paraId="02992B4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54.3</w:t>
            </w:r>
          </w:p>
        </w:tc>
        <w:tc>
          <w:tcPr>
            <w:tcW w:w="377" w:type="pct"/>
            <w:vAlign w:val="center"/>
          </w:tcPr>
          <w:p w14:paraId="491D394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39.8</w:t>
            </w:r>
          </w:p>
        </w:tc>
      </w:tr>
      <w:tr w:rsidR="006E27E9" w14:paraId="06F39CFE"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11F7C0CE"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68AC4BDE" w14:textId="1BD259F2"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2</m:t>
                    </m:r>
                  </m:sup>
                </m:sSup>
              </m:oMath>
            </m:oMathPara>
          </w:p>
        </w:tc>
        <w:tc>
          <w:tcPr>
            <w:tcW w:w="515" w:type="pct"/>
            <w:vAlign w:val="center"/>
          </w:tcPr>
          <w:p w14:paraId="34E76F5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w:t>
            </w:r>
          </w:p>
        </w:tc>
        <w:tc>
          <w:tcPr>
            <w:tcW w:w="650" w:type="pct"/>
            <w:vAlign w:val="center"/>
          </w:tcPr>
          <w:p w14:paraId="2DA7E73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97.0</w:t>
            </w:r>
          </w:p>
        </w:tc>
        <w:tc>
          <w:tcPr>
            <w:tcW w:w="652" w:type="pct"/>
            <w:vAlign w:val="center"/>
          </w:tcPr>
          <w:p w14:paraId="1D5D740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365.0</w:t>
            </w:r>
          </w:p>
        </w:tc>
        <w:tc>
          <w:tcPr>
            <w:tcW w:w="465" w:type="pct"/>
            <w:vAlign w:val="center"/>
          </w:tcPr>
          <w:p w14:paraId="25383A75"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95.0</w:t>
            </w:r>
          </w:p>
        </w:tc>
        <w:tc>
          <w:tcPr>
            <w:tcW w:w="529" w:type="pct"/>
            <w:vAlign w:val="center"/>
          </w:tcPr>
          <w:p w14:paraId="79276A26"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16.3</w:t>
            </w:r>
          </w:p>
        </w:tc>
        <w:tc>
          <w:tcPr>
            <w:tcW w:w="377" w:type="pct"/>
            <w:vAlign w:val="center"/>
          </w:tcPr>
          <w:p w14:paraId="7820373A"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78.7</w:t>
            </w:r>
          </w:p>
        </w:tc>
      </w:tr>
      <w:tr w:rsidR="006E27E9" w14:paraId="54A7CB73"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ADA658F"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776FC03" w14:textId="645D67F4"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w:rPr>
                        <w:rFonts w:ascii="Cambria Math" w:hAnsi="Cambria Math" w:cs="Times New Roman"/>
                        <w:szCs w:val="16"/>
                      </w:rPr>
                      <m:t>3</m:t>
                    </m:r>
                  </m:sup>
                </m:sSup>
              </m:oMath>
            </m:oMathPara>
          </w:p>
        </w:tc>
        <w:tc>
          <w:tcPr>
            <w:tcW w:w="515" w:type="pct"/>
            <w:vAlign w:val="center"/>
          </w:tcPr>
          <w:p w14:paraId="6AAEC97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w:t>
            </w:r>
          </w:p>
        </w:tc>
        <w:tc>
          <w:tcPr>
            <w:tcW w:w="650" w:type="pct"/>
            <w:vAlign w:val="center"/>
          </w:tcPr>
          <w:p w14:paraId="4E74CEC6"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145.5</w:t>
            </w:r>
          </w:p>
        </w:tc>
        <w:tc>
          <w:tcPr>
            <w:tcW w:w="652" w:type="pct"/>
            <w:vAlign w:val="center"/>
          </w:tcPr>
          <w:p w14:paraId="722D6043"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547.6</w:t>
            </w:r>
          </w:p>
        </w:tc>
        <w:tc>
          <w:tcPr>
            <w:tcW w:w="465" w:type="pct"/>
            <w:vAlign w:val="center"/>
          </w:tcPr>
          <w:p w14:paraId="51D2DE7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94.8</w:t>
            </w:r>
          </w:p>
        </w:tc>
        <w:tc>
          <w:tcPr>
            <w:tcW w:w="529" w:type="pct"/>
            <w:vAlign w:val="center"/>
          </w:tcPr>
          <w:p w14:paraId="21ADDD24"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4.0</w:t>
            </w:r>
          </w:p>
        </w:tc>
        <w:tc>
          <w:tcPr>
            <w:tcW w:w="377" w:type="pct"/>
            <w:vAlign w:val="center"/>
          </w:tcPr>
          <w:p w14:paraId="26097A5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90.8</w:t>
            </w:r>
          </w:p>
        </w:tc>
      </w:tr>
      <w:tr w:rsidR="006E27E9" w14:paraId="6A1376DF"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4434E52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C48C67D" w14:textId="5AF210E3"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4</m:t>
                    </m:r>
                  </m:sup>
                </m:sSup>
              </m:oMath>
            </m:oMathPara>
          </w:p>
        </w:tc>
        <w:tc>
          <w:tcPr>
            <w:tcW w:w="515" w:type="pct"/>
            <w:vAlign w:val="center"/>
          </w:tcPr>
          <w:p w14:paraId="4EF38CC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w:t>
            </w:r>
          </w:p>
        </w:tc>
        <w:tc>
          <w:tcPr>
            <w:tcW w:w="650" w:type="pct"/>
            <w:vAlign w:val="center"/>
          </w:tcPr>
          <w:p w14:paraId="706C0F7F"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194.0</w:t>
            </w:r>
          </w:p>
        </w:tc>
        <w:tc>
          <w:tcPr>
            <w:tcW w:w="652" w:type="pct"/>
            <w:vAlign w:val="center"/>
          </w:tcPr>
          <w:p w14:paraId="7C9B623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730.1</w:t>
            </w:r>
          </w:p>
        </w:tc>
        <w:tc>
          <w:tcPr>
            <w:tcW w:w="465" w:type="pct"/>
            <w:vAlign w:val="center"/>
          </w:tcPr>
          <w:p w14:paraId="7014959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93.7</w:t>
            </w:r>
          </w:p>
        </w:tc>
        <w:tc>
          <w:tcPr>
            <w:tcW w:w="529" w:type="pct"/>
            <w:vAlign w:val="center"/>
          </w:tcPr>
          <w:p w14:paraId="60BC0DE2"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0.9</w:t>
            </w:r>
          </w:p>
        </w:tc>
        <w:tc>
          <w:tcPr>
            <w:tcW w:w="377" w:type="pct"/>
            <w:vAlign w:val="center"/>
          </w:tcPr>
          <w:p w14:paraId="296D8852"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92.8</w:t>
            </w:r>
          </w:p>
        </w:tc>
      </w:tr>
      <w:tr w:rsidR="006E27E9" w14:paraId="5967DAC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7C434FD"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317793" w14:textId="517C2FC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5</m:t>
                    </m:r>
                  </m:sup>
                </m:sSup>
              </m:oMath>
            </m:oMathPara>
          </w:p>
        </w:tc>
        <w:tc>
          <w:tcPr>
            <w:tcW w:w="515" w:type="pct"/>
            <w:vAlign w:val="center"/>
          </w:tcPr>
          <w:p w14:paraId="3DC4F594"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w:t>
            </w:r>
            <w:r w:rsidRPr="007D7F7D">
              <w:rPr>
                <w:rFonts w:cs="Times New Roman"/>
                <w:szCs w:val="16"/>
                <w:lang w:bidi="th-TH"/>
              </w:rPr>
              <w:t>1</w:t>
            </w:r>
          </w:p>
        </w:tc>
        <w:tc>
          <w:tcPr>
            <w:tcW w:w="650" w:type="pct"/>
            <w:vAlign w:val="center"/>
          </w:tcPr>
          <w:p w14:paraId="480E0AED"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242.6</w:t>
            </w:r>
          </w:p>
        </w:tc>
        <w:tc>
          <w:tcPr>
            <w:tcW w:w="652" w:type="pct"/>
            <w:vAlign w:val="center"/>
          </w:tcPr>
          <w:p w14:paraId="5DC60FF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912.6</w:t>
            </w:r>
          </w:p>
        </w:tc>
        <w:tc>
          <w:tcPr>
            <w:tcW w:w="465" w:type="pct"/>
            <w:vAlign w:val="center"/>
          </w:tcPr>
          <w:p w14:paraId="125F9030"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93.6</w:t>
            </w:r>
          </w:p>
        </w:tc>
        <w:tc>
          <w:tcPr>
            <w:tcW w:w="529" w:type="pct"/>
            <w:vAlign w:val="center"/>
          </w:tcPr>
          <w:p w14:paraId="772B34E9"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0.2</w:t>
            </w:r>
          </w:p>
        </w:tc>
        <w:tc>
          <w:tcPr>
            <w:tcW w:w="377" w:type="pct"/>
            <w:vAlign w:val="center"/>
          </w:tcPr>
          <w:p w14:paraId="4F99C6AE"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93.4</w:t>
            </w:r>
          </w:p>
        </w:tc>
      </w:tr>
      <w:tr w:rsidR="006E27E9" w14:paraId="4A550874"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003FD3EB"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2BB17B85" w14:textId="16EB2848"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6</m:t>
                    </m:r>
                  </m:sup>
                </m:sSup>
              </m:oMath>
            </m:oMathPara>
          </w:p>
        </w:tc>
        <w:tc>
          <w:tcPr>
            <w:tcW w:w="515" w:type="pct"/>
            <w:vAlign w:val="center"/>
          </w:tcPr>
          <w:p w14:paraId="52DC6A0B"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13</w:t>
            </w:r>
          </w:p>
        </w:tc>
        <w:tc>
          <w:tcPr>
            <w:tcW w:w="650" w:type="pct"/>
            <w:vAlign w:val="center"/>
          </w:tcPr>
          <w:p w14:paraId="6CDD103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291.1</w:t>
            </w:r>
          </w:p>
        </w:tc>
        <w:tc>
          <w:tcPr>
            <w:tcW w:w="652" w:type="pct"/>
            <w:vAlign w:val="center"/>
          </w:tcPr>
          <w:p w14:paraId="77C42795" w14:textId="780AE693"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095.1</w:t>
            </w:r>
          </w:p>
        </w:tc>
        <w:tc>
          <w:tcPr>
            <w:tcW w:w="465" w:type="pct"/>
            <w:vAlign w:val="center"/>
          </w:tcPr>
          <w:p w14:paraId="3B2F670E"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94.5</w:t>
            </w:r>
          </w:p>
        </w:tc>
        <w:tc>
          <w:tcPr>
            <w:tcW w:w="529" w:type="pct"/>
            <w:vAlign w:val="center"/>
          </w:tcPr>
          <w:p w14:paraId="24915B87"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777122E8"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94.5</w:t>
            </w:r>
          </w:p>
        </w:tc>
      </w:tr>
      <w:tr w:rsidR="006E27E9" w14:paraId="360BE940" w14:textId="77777777" w:rsidTr="00161663">
        <w:trPr>
          <w:trHeight w:val="340"/>
        </w:trPr>
        <w:tc>
          <w:tcPr>
            <w:cnfStyle w:val="001000000000" w:firstRow="0" w:lastRow="0" w:firstColumn="1" w:lastColumn="0" w:oddVBand="0" w:evenVBand="0" w:oddHBand="0" w:evenHBand="0" w:firstRowFirstColumn="0" w:firstRowLastColumn="0" w:lastRowFirstColumn="0" w:lastRowLastColumn="0"/>
            <w:tcW w:w="728" w:type="pct"/>
            <w:vAlign w:val="center"/>
          </w:tcPr>
          <w:p w14:paraId="3B3232D1" w14:textId="77777777" w:rsidR="008C1DFB" w:rsidRPr="007D7F7D" w:rsidRDefault="0018058D"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FD44C41" w14:textId="52FAB55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7</m:t>
                    </m:r>
                  </m:sup>
                </m:sSup>
              </m:oMath>
            </m:oMathPara>
          </w:p>
        </w:tc>
        <w:tc>
          <w:tcPr>
            <w:tcW w:w="515" w:type="pct"/>
            <w:vAlign w:val="center"/>
          </w:tcPr>
          <w:p w14:paraId="5E7E024C"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cs/>
                <w:lang w:bidi="th-TH"/>
              </w:rPr>
            </w:pPr>
            <w:r w:rsidRPr="007D7F7D">
              <w:rPr>
                <w:rFonts w:cs="Times New Roman"/>
                <w:szCs w:val="16"/>
                <w:lang w:bidi="th-TH"/>
              </w:rPr>
              <w:t>15</w:t>
            </w:r>
          </w:p>
        </w:tc>
        <w:tc>
          <w:tcPr>
            <w:tcW w:w="650" w:type="pct"/>
            <w:vAlign w:val="center"/>
          </w:tcPr>
          <w:p w14:paraId="232B0FA7"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339.6</w:t>
            </w:r>
          </w:p>
        </w:tc>
        <w:tc>
          <w:tcPr>
            <w:tcW w:w="652" w:type="pct"/>
            <w:vAlign w:val="center"/>
          </w:tcPr>
          <w:p w14:paraId="46043EAD" w14:textId="553C8724"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277.7</w:t>
            </w:r>
          </w:p>
        </w:tc>
        <w:tc>
          <w:tcPr>
            <w:tcW w:w="465" w:type="pct"/>
            <w:vAlign w:val="center"/>
          </w:tcPr>
          <w:p w14:paraId="2BE557DA"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95.1</w:t>
            </w:r>
          </w:p>
        </w:tc>
        <w:tc>
          <w:tcPr>
            <w:tcW w:w="529" w:type="pct"/>
            <w:vAlign w:val="center"/>
          </w:tcPr>
          <w:p w14:paraId="18681A58" w14:textId="77777777" w:rsidR="008C1DFB" w:rsidRPr="00FA3527"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7" w:type="pct"/>
            <w:vAlign w:val="center"/>
          </w:tcPr>
          <w:p w14:paraId="6CC754C5" w14:textId="77777777" w:rsidR="008C1DFB" w:rsidRPr="007D7F7D" w:rsidRDefault="0018058D"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95.1</w:t>
            </w:r>
          </w:p>
        </w:tc>
      </w:tr>
    </w:tbl>
    <w:p w14:paraId="6E9C650F" w14:textId="77777777" w:rsidR="00161663" w:rsidRDefault="00161663" w:rsidP="00FF77D2">
      <w:pPr>
        <w:pStyle w:val="10BodySubsequentParagraph"/>
      </w:pPr>
    </w:p>
    <w:p w14:paraId="4B886411" w14:textId="4897014A" w:rsidR="006C6E6D" w:rsidRDefault="006C6E6D" w:rsidP="00FF77D2">
      <w:pPr>
        <w:pStyle w:val="10BodySubsequentParagraph"/>
        <w:rPr>
          <w:rStyle w:val="Emphasis"/>
          <w:rFonts w:cs="Times New Roman"/>
          <w:i w:val="0"/>
          <w:iCs w:val="0"/>
        </w:rPr>
      </w:pPr>
      <w:r w:rsidRPr="007D7F7D">
        <w:lastRenderedPageBreak/>
        <w:t xml:space="preserve">In </w:t>
      </w:r>
      <w:r>
        <w:rPr>
          <w:rFonts w:eastAsia="MS Mincho" w:cs="Cordia New"/>
          <w:color w:val="000000"/>
        </w:rPr>
        <w:t>the edge-filter designs</w:t>
      </w:r>
      <w:r>
        <w:t>,</w:t>
      </w:r>
      <w:r w:rsidRPr="007D7F7D">
        <w:t xml:space="preserve"> the transmittance in </w:t>
      </w:r>
      <w:r>
        <w:rPr>
          <w:rFonts w:eastAsia="MS Mincho" w:cs="Cordia New"/>
          <w:color w:val="000000"/>
        </w:rPr>
        <w:t>the OFF mode decrease</w:t>
      </w:r>
      <w:r w:rsidRPr="007D7F7D">
        <w:t xml:space="preserve">d with increasing </w:t>
      </w:r>
      <w:r w:rsidRPr="007D7F7D">
        <w:rPr>
          <w:i/>
          <w:iCs/>
        </w:rPr>
        <w:t>N</w:t>
      </w:r>
      <w:r w:rsidR="00161663">
        <w:t xml:space="preserve">, as previously shown in </w:t>
      </w:r>
      <w:r w:rsidRPr="007D7F7D">
        <w:t xml:space="preserve">Fig. </w:t>
      </w:r>
      <w:r>
        <w:t>5</w:t>
      </w:r>
      <w:r w:rsidRPr="007D7F7D">
        <w:t xml:space="preserve">b,  with </w:t>
      </w:r>
      <w:r w:rsidRPr="007D7F7D">
        <w:rPr>
          <w:i/>
          <w:iCs/>
        </w:rPr>
        <w:t>N</w:t>
      </w:r>
      <w:r w:rsidRPr="007D7F7D">
        <w:t xml:space="preserve"> ≥ 6 </w:t>
      </w:r>
      <w:r>
        <w:t xml:space="preserve">designs </w:t>
      </w:r>
      <w:r w:rsidRPr="007D7F7D">
        <w:t>hav</w:t>
      </w:r>
      <w:r>
        <w:t>ing</w:t>
      </w:r>
      <w:r w:rsidRPr="007D7F7D">
        <w:t xml:space="preserve"> </w:t>
      </w:r>
      <w:r>
        <w:t>zero transmittance</w:t>
      </w:r>
      <w:r w:rsidRPr="007D7F7D">
        <w:t xml:space="preserve">. This is because </w:t>
      </w:r>
      <w:r w:rsidRPr="007D7F7D">
        <w:rPr>
          <w:i/>
          <w:iCs/>
        </w:rPr>
        <w:t>N</w:t>
      </w:r>
      <w:r w:rsidRPr="007D7F7D">
        <w:t xml:space="preserve"> correlates </w:t>
      </w:r>
      <w:r>
        <w:t>to</w:t>
      </w:r>
      <w:r w:rsidRPr="007D7F7D">
        <w:t xml:space="preserve"> the total Sb</w:t>
      </w:r>
      <w:r w:rsidRPr="007D7F7D">
        <w:rPr>
          <w:vertAlign w:val="subscript"/>
        </w:rPr>
        <w:t>2</w:t>
      </w:r>
      <w:r w:rsidRPr="007D7F7D">
        <w:t>Se</w:t>
      </w:r>
      <w:r w:rsidRPr="007D7F7D">
        <w:rPr>
          <w:vertAlign w:val="subscript"/>
        </w:rPr>
        <w:t>3</w:t>
      </w:r>
      <w:r w:rsidRPr="007D7F7D">
        <w:t xml:space="preserve"> thickness</w:t>
      </w:r>
      <w:r>
        <w:rPr>
          <w:rFonts w:eastAsia="MS Mincho" w:cs="Cordia New"/>
          <w:color w:val="000000"/>
        </w:rPr>
        <w:t xml:space="preserve"> and </w:t>
      </w:r>
      <w:r>
        <w:t>Sb</w:t>
      </w:r>
      <w:r>
        <w:rPr>
          <w:vertAlign w:val="subscript"/>
        </w:rPr>
        <w:t>2</w:t>
      </w:r>
      <w:r>
        <w:t>Se</w:t>
      </w:r>
      <w:r>
        <w:rPr>
          <w:vertAlign w:val="subscript"/>
        </w:rPr>
        <w:t>3</w:t>
      </w:r>
      <w:r>
        <w:t xml:space="preserve"> in </w:t>
      </w:r>
      <w:r>
        <w:rPr>
          <w:rFonts w:eastAsia="MS Mincho" w:cs="Cordia New"/>
          <w:color w:val="000000"/>
        </w:rPr>
        <w:t xml:space="preserve">the crystalline phase has a small, but not zero, extinction coefficient </w:t>
      </w:r>
      <w:r w:rsidRPr="007D7F7D">
        <w:t>(</w:t>
      </w:r>
      <w:r w:rsidRPr="007D7F7D">
        <w:rPr>
          <w:i/>
          <w:iCs/>
        </w:rPr>
        <w:t>k</w:t>
      </w:r>
      <w:r w:rsidRPr="007D7F7D">
        <w:rPr>
          <w:i/>
          <w:iCs/>
          <w:vertAlign w:val="subscript"/>
        </w:rPr>
        <w:t>cry</w:t>
      </w:r>
      <w:r w:rsidRPr="00E03C74">
        <w:t>(1064)</w:t>
      </w:r>
      <w:r w:rsidRPr="007D7F7D">
        <w:rPr>
          <w:i/>
          <w:iCs/>
          <w:vertAlign w:val="subscript"/>
        </w:rPr>
        <w:t xml:space="preserve"> </w:t>
      </w:r>
      <w:r w:rsidRPr="007D7F7D">
        <w:t>= 0.0097)</w:t>
      </w:r>
      <w:r>
        <w:t>, therefore, light is absorbed by each Sb</w:t>
      </w:r>
      <w:r>
        <w:rPr>
          <w:vertAlign w:val="subscript"/>
        </w:rPr>
        <w:t>2</w:t>
      </w:r>
      <w:r>
        <w:t>Se</w:t>
      </w:r>
      <w:r>
        <w:rPr>
          <w:vertAlign w:val="subscript"/>
        </w:rPr>
        <w:t>3</w:t>
      </w:r>
      <w:r>
        <w:t xml:space="preserve"> layer. </w:t>
      </w:r>
      <w:r w:rsidRPr="007D7F7D">
        <w:t xml:space="preserve">For reference, </w:t>
      </w:r>
      <w:r w:rsidRPr="00242225">
        <w:rPr>
          <w:i/>
          <w:iCs/>
        </w:rPr>
        <w:t>k</w:t>
      </w:r>
      <w:r w:rsidRPr="00242225">
        <w:rPr>
          <w:i/>
          <w:iCs/>
          <w:vertAlign w:val="subscript"/>
        </w:rPr>
        <w:t>Sb2Se3</w:t>
      </w:r>
      <w:r>
        <w:t xml:space="preserve"> </w:t>
      </w:r>
      <w:r w:rsidRPr="007D7F7D">
        <w:t xml:space="preserve">is </w:t>
      </w:r>
      <w:r w:rsidR="006521C4">
        <w:t>~</w:t>
      </w:r>
      <w:r w:rsidRPr="007D7F7D">
        <w:t>10</w:t>
      </w:r>
      <w:r w:rsidRPr="007D7F7D">
        <w:rPr>
          <w:vertAlign w:val="superscript"/>
        </w:rPr>
        <w:t>2</w:t>
      </w:r>
      <w:r w:rsidRPr="007D7F7D">
        <w:t xml:space="preserve"> smaller than </w:t>
      </w:r>
      <w:r>
        <w:rPr>
          <w:rFonts w:eastAsia="MS Mincho" w:cs="Cordia New"/>
          <w:color w:val="000000"/>
        </w:rPr>
        <w:t>that of other PCMs such as GST (</w:t>
      </w:r>
      <w:r w:rsidRPr="007D7F7D">
        <w:rPr>
          <w:i/>
          <w:iCs/>
        </w:rPr>
        <w:t>k</w:t>
      </w:r>
      <w:r w:rsidRPr="007D7F7D">
        <w:rPr>
          <w:i/>
          <w:iCs/>
          <w:vertAlign w:val="subscript"/>
        </w:rPr>
        <w:t>GST, cry</w:t>
      </w:r>
      <w:r w:rsidRPr="007D7F7D">
        <w:t xml:space="preserve"> = 2.4540) or VO</w:t>
      </w:r>
      <w:r w:rsidRPr="007D7F7D">
        <w:rPr>
          <w:vertAlign w:val="subscript"/>
        </w:rPr>
        <w:t>2</w:t>
      </w:r>
      <w:r w:rsidRPr="007D7F7D">
        <w:t xml:space="preserve"> (</w:t>
      </w:r>
      <w:r w:rsidRPr="007D7F7D">
        <w:rPr>
          <w:i/>
          <w:iCs/>
        </w:rPr>
        <w:t>k</w:t>
      </w:r>
      <w:r w:rsidRPr="007D7F7D">
        <w:rPr>
          <w:i/>
          <w:iCs/>
          <w:vertAlign w:val="subscript"/>
        </w:rPr>
        <w:t xml:space="preserve">VO2, metallic </w:t>
      </w:r>
      <w:r w:rsidRPr="007D7F7D">
        <w:t xml:space="preserve"> =1.4580).</w:t>
      </w:r>
      <w:r>
        <w:t xml:space="preserve"> These are illustrated in Fig. 6,</w:t>
      </w:r>
      <w:r w:rsidR="006521C4">
        <w:t xml:space="preserve"> where</w:t>
      </w:r>
      <w:r>
        <w:t xml:space="preserve"> the transmittance contrast </w:t>
      </w:r>
      <w:r w:rsidRPr="007D7F7D">
        <w:rPr>
          <w:rStyle w:val="Emphasis"/>
          <w:rFonts w:cs="Times New Roman"/>
          <w:i w:val="0"/>
          <w:iCs w:val="0"/>
        </w:rPr>
        <w:t>(</w:t>
      </w:r>
      <w:r w:rsidRPr="00E03C74">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Style w:val="Emphasis"/>
          <w:rFonts w:cs="Times New Roman"/>
          <w:i w:val="0"/>
          <w:iCs w:val="0"/>
        </w:rPr>
        <w:t xml:space="preserve"> of the single-layer and edge-filter designs with </w:t>
      </w:r>
      <w:r w:rsidRPr="007F3B6C">
        <w:rPr>
          <w:rStyle w:val="Emphasis"/>
          <w:rFonts w:cs="Times New Roman"/>
        </w:rPr>
        <w:t>N</w:t>
      </w:r>
      <w:r>
        <w:rPr>
          <w:rStyle w:val="Emphasis"/>
          <w:rFonts w:cs="Times New Roman"/>
          <w:i w:val="0"/>
          <w:iCs w:val="0"/>
        </w:rPr>
        <w:t xml:space="preserve"> </w:t>
      </w:r>
      <w:r w:rsidRPr="007F3B6C">
        <w:rPr>
          <w:rFonts w:cs="Times New Roman"/>
        </w:rPr>
        <w:t>≤</w:t>
      </w:r>
      <w:r>
        <w:rPr>
          <w:rFonts w:cs="Times New Roman"/>
        </w:rPr>
        <w:t xml:space="preserve"> 6 are shown</w:t>
      </w:r>
      <w:r>
        <w:rPr>
          <w:rStyle w:val="Emphasis"/>
          <w:rFonts w:cs="Times New Roman"/>
          <w:i w:val="0"/>
          <w:iCs w:val="0"/>
        </w:rPr>
        <w:t>.</w:t>
      </w:r>
      <w:r>
        <w:rPr>
          <w:rStyle w:val="Emphasis"/>
          <w:i w:val="0"/>
          <w:iCs w:val="0"/>
        </w:rPr>
        <w:t xml:space="preserve"> </w:t>
      </w:r>
      <w:r w:rsidRPr="007D7F7D">
        <w:rPr>
          <w:rStyle w:val="Emphasis"/>
          <w:rFonts w:cs="Times New Roman"/>
          <w:i w:val="0"/>
          <w:iCs w:val="0"/>
        </w:rPr>
        <w:t>Even though edge-filter design</w:t>
      </w:r>
      <w:r w:rsidR="007F3B6C">
        <w:rPr>
          <w:rStyle w:val="Emphasis"/>
          <w:rFonts w:cs="Times New Roman"/>
          <w:i w:val="0"/>
          <w:iCs w:val="0"/>
        </w:rPr>
        <w:t>s with</w:t>
      </w:r>
      <w:r w:rsidRPr="007D7F7D">
        <w:rPr>
          <w:rStyle w:val="Emphasis"/>
          <w:rFonts w:cs="Times New Roman"/>
          <w:i w:val="0"/>
          <w:iCs w:val="0"/>
        </w:rPr>
        <w:t xml:space="preserve"> </w:t>
      </w:r>
      <w:r w:rsidR="007F3B6C" w:rsidRPr="007F3B6C">
        <w:rPr>
          <w:rStyle w:val="Emphasis"/>
          <w:rFonts w:cs="Times New Roman"/>
        </w:rPr>
        <w:t>N</w:t>
      </w:r>
      <w:r w:rsidR="007F3B6C">
        <w:rPr>
          <w:rStyle w:val="Emphasis"/>
          <w:rFonts w:cs="Times New Roman"/>
          <w:i w:val="0"/>
          <w:iCs w:val="0"/>
        </w:rPr>
        <w:t xml:space="preserve"> from</w:t>
      </w:r>
      <w:r w:rsidRPr="007D7F7D">
        <w:rPr>
          <w:rStyle w:val="Emphasis"/>
          <w:rFonts w:cs="Times New Roman"/>
          <w:i w:val="0"/>
          <w:iCs w:val="0"/>
        </w:rPr>
        <w:t xml:space="preserve"> 3 to 6 (cyan, green, yellow, and orange</w:t>
      </w:r>
      <w:r w:rsidR="007F3B6C">
        <w:rPr>
          <w:rStyle w:val="Emphasis"/>
          <w:rFonts w:cs="Times New Roman"/>
          <w:i w:val="0"/>
          <w:iCs w:val="0"/>
        </w:rPr>
        <w:t>,</w:t>
      </w:r>
      <w:r w:rsidR="00242225">
        <w:rPr>
          <w:rStyle w:val="Emphasis"/>
          <w:rFonts w:cs="Times New Roman"/>
          <w:i w:val="0"/>
          <w:iCs w:val="0"/>
        </w:rPr>
        <w:t xml:space="preserve"> in order</w:t>
      </w:r>
      <w:r w:rsidRPr="007D7F7D">
        <w:rPr>
          <w:rStyle w:val="Emphasis"/>
          <w:rFonts w:cs="Times New Roman"/>
          <w:i w:val="0"/>
          <w:iCs w:val="0"/>
        </w:rPr>
        <w:t xml:space="preserve">) have similar </w:t>
      </w:r>
      <w:r w:rsidR="00242225" w:rsidRPr="00E03C74">
        <w:rPr>
          <w:rStyle w:val="Emphasis"/>
          <w:rFonts w:cs="Times New Roman"/>
          <w:i w:val="0"/>
          <w:iCs w:val="0"/>
        </w:rPr>
        <w:t>Δ</w:t>
      </w:r>
      <w:r w:rsidR="00242225" w:rsidRPr="007D7F7D">
        <w:rPr>
          <w:rStyle w:val="Emphasis"/>
          <w:rFonts w:cs="Times New Roman"/>
        </w:rPr>
        <w:t>T</w:t>
      </w:r>
      <w:r w:rsidR="00242225">
        <w:rPr>
          <w:rStyle w:val="Emphasis"/>
          <w:rFonts w:eastAsia="MS Mincho" w:cs="Times New Roman"/>
          <w:i w:val="0"/>
          <w:iCs w:val="0"/>
          <w:color w:val="000000"/>
        </w:rPr>
        <w:t xml:space="preserve"> </w:t>
      </w:r>
      <w:r>
        <w:rPr>
          <w:rStyle w:val="Emphasis"/>
          <w:rFonts w:eastAsia="MS Mincho" w:cs="Times New Roman"/>
          <w:i w:val="0"/>
          <w:iCs w:val="0"/>
          <w:color w:val="000000"/>
        </w:rPr>
        <w:t xml:space="preserve">at the operating wavelength (black vertical line), </w:t>
      </w:r>
      <w:r w:rsidR="00242225">
        <w:rPr>
          <w:rStyle w:val="Emphasis"/>
          <w:rFonts w:eastAsia="MS Mincho" w:cs="Times New Roman"/>
          <w:i w:val="0"/>
          <w:iCs w:val="0"/>
          <w:color w:val="000000"/>
        </w:rPr>
        <w:t xml:space="preserve">the bandwidth of </w:t>
      </w:r>
      <w:r w:rsidR="00242225">
        <w:rPr>
          <w:rStyle w:val="Emphasis"/>
          <w:rFonts w:cs="Times New Roman"/>
          <w:i w:val="0"/>
          <w:iCs w:val="0"/>
        </w:rPr>
        <w:t>high-</w:t>
      </w:r>
      <w:r w:rsidR="00242225" w:rsidRPr="00E03C74">
        <w:rPr>
          <w:rStyle w:val="Emphasis"/>
          <w:rFonts w:cs="Times New Roman"/>
          <w:i w:val="0"/>
          <w:iCs w:val="0"/>
        </w:rPr>
        <w:t>Δ</w:t>
      </w:r>
      <w:r w:rsidR="00242225" w:rsidRPr="007D7F7D">
        <w:rPr>
          <w:rStyle w:val="Emphasis"/>
          <w:rFonts w:cs="Times New Roman"/>
        </w:rPr>
        <w:t>T</w:t>
      </w:r>
      <w:r>
        <w:rPr>
          <w:rStyle w:val="Emphasis"/>
          <w:rFonts w:cs="Times New Roman"/>
          <w:i w:val="0"/>
          <w:iCs w:val="0"/>
        </w:rPr>
        <w:t xml:space="preserve"> </w:t>
      </w:r>
      <w:r w:rsidR="00242225">
        <w:rPr>
          <w:rStyle w:val="Emphasis"/>
          <w:rFonts w:cs="Times New Roman"/>
          <w:i w:val="0"/>
          <w:iCs w:val="0"/>
        </w:rPr>
        <w:t>region is wider in design with larger unit-cell numbers</w:t>
      </w:r>
      <w:r w:rsidR="0017431D">
        <w:rPr>
          <w:rStyle w:val="Emphasis"/>
          <w:rFonts w:cs="Times New Roman"/>
          <w:i w:val="0"/>
          <w:iCs w:val="0"/>
        </w:rPr>
        <w:t>.</w:t>
      </w:r>
      <w:r w:rsidR="00242225">
        <w:rPr>
          <w:rStyle w:val="Emphasis"/>
          <w:rFonts w:cs="Times New Roman"/>
          <w:i w:val="0"/>
          <w:iCs w:val="0"/>
        </w:rPr>
        <w:t xml:space="preserve"> This property should be considered if the filter is intended to be used in </w:t>
      </w:r>
      <w:r w:rsidR="006521C4">
        <w:rPr>
          <w:rStyle w:val="Emphasis"/>
          <w:rFonts w:cs="Times New Roman"/>
          <w:i w:val="0"/>
          <w:iCs w:val="0"/>
        </w:rPr>
        <w:t xml:space="preserve">a </w:t>
      </w:r>
      <w:r w:rsidR="00242225">
        <w:rPr>
          <w:rStyle w:val="Emphasis"/>
          <w:rFonts w:cs="Times New Roman"/>
          <w:i w:val="0"/>
          <w:iCs w:val="0"/>
        </w:rPr>
        <w:t>broad spectrum.</w:t>
      </w:r>
    </w:p>
    <w:p w14:paraId="7C0E0571" w14:textId="77777777" w:rsidR="005F5824" w:rsidRPr="005F5824" w:rsidRDefault="005F5824" w:rsidP="00FF77D2">
      <w:pPr>
        <w:pStyle w:val="10BodySubsequentParagraph"/>
      </w:pPr>
    </w:p>
    <w:p w14:paraId="7E9F1A58" w14:textId="64CF376A" w:rsidR="008C1DFB" w:rsidRPr="007D7F7D" w:rsidRDefault="00F31159" w:rsidP="00752799">
      <w:pPr>
        <w:pStyle w:val="11Figure"/>
        <w:rPr>
          <w:rFonts w:cs="Times New Roman"/>
        </w:rPr>
      </w:pPr>
      <w:r>
        <w:rPr>
          <w:rFonts w:cs="Times New Roman"/>
          <w:noProof/>
        </w:rPr>
        <w:drawing>
          <wp:inline distT="0" distB="0" distL="0" distR="0" wp14:anchorId="7C8DC86D" wp14:editId="785E50EF">
            <wp:extent cx="4791710" cy="2694940"/>
            <wp:effectExtent l="0" t="0" r="8890" b="0"/>
            <wp:docPr id="842127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7106" name="Picture 842127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1710" cy="2694940"/>
                    </a:xfrm>
                    <a:prstGeom prst="rect">
                      <a:avLst/>
                    </a:prstGeom>
                  </pic:spPr>
                </pic:pic>
              </a:graphicData>
            </a:graphic>
          </wp:inline>
        </w:drawing>
      </w:r>
    </w:p>
    <w:p w14:paraId="15244FD5" w14:textId="153E70D7" w:rsidR="003F5BBB" w:rsidRDefault="0018058D" w:rsidP="003F5BBB">
      <w:pPr>
        <w:pStyle w:val="12FigureCaptionLong"/>
        <w:rPr>
          <w:rFonts w:cs="Times New Roman"/>
        </w:rPr>
      </w:pPr>
      <w:r w:rsidRPr="007D7F7D">
        <w:rPr>
          <w:rFonts w:cs="Times New Roman"/>
          <w:b/>
          <w:bCs/>
        </w:rPr>
        <w:t xml:space="preserve">Fig. </w:t>
      </w:r>
      <w:r w:rsidR="00736087">
        <w:rPr>
          <w:rFonts w:cs="Times New Roman"/>
          <w:b/>
          <w:bCs/>
          <w:szCs w:val="20"/>
          <w:lang w:bidi="th-TH"/>
        </w:rPr>
        <w:t>6</w:t>
      </w:r>
      <w:r w:rsidRPr="007D7F7D">
        <w:rPr>
          <w:rFonts w:cs="Times New Roman"/>
          <w:b/>
          <w:bCs/>
          <w:szCs w:val="20"/>
          <w:cs/>
          <w:lang w:bidi="th-TH"/>
        </w:rPr>
        <w:t>.</w:t>
      </w:r>
      <w:r w:rsidRPr="007D7F7D">
        <w:rPr>
          <w:rFonts w:cs="Times New Roman"/>
        </w:rPr>
        <w:t xml:space="preserve"> Transmittance contrast </w:t>
      </w:r>
      <w:r w:rsidR="007F3B6C">
        <w:rPr>
          <w:rFonts w:cs="Times New Roman"/>
        </w:rPr>
        <w:t>(</w:t>
      </w:r>
      <w:r w:rsidR="007F3B6C" w:rsidRPr="007D7F7D">
        <w:rPr>
          <w:rFonts w:cs="Times New Roman"/>
          <w:i/>
          <w:iCs/>
        </w:rPr>
        <w:t>ΔT</w:t>
      </w:r>
      <w:r w:rsidR="007F3B6C">
        <w:rPr>
          <w:rFonts w:cs="Times New Roman"/>
        </w:rPr>
        <w:t xml:space="preserve">) </w:t>
      </w:r>
      <w:r w:rsidR="00FC2890">
        <w:rPr>
          <w:rFonts w:cs="Times New Roman"/>
        </w:rPr>
        <w:t>of</w:t>
      </w:r>
      <w:r w:rsidR="007F3B6C">
        <w:rPr>
          <w:rFonts w:cs="Times New Roman"/>
        </w:rPr>
        <w:t xml:space="preserve"> a single-layer</w:t>
      </w:r>
      <w:r w:rsidR="00FC2890">
        <w:rPr>
          <w:rFonts w:cs="Times New Roman"/>
        </w:rPr>
        <w:t xml:space="preserve"> </w:t>
      </w:r>
      <w:r w:rsidR="007F3B6C">
        <w:rPr>
          <w:rFonts w:cs="Times New Roman"/>
        </w:rPr>
        <w:t>and edge-filter designs with different number of unit cells (</w:t>
      </w:r>
      <w:r w:rsidR="007F3B6C" w:rsidRPr="007F3B6C">
        <w:rPr>
          <w:rFonts w:cs="Times New Roman"/>
          <w:i/>
          <w:iCs/>
        </w:rPr>
        <w:t>N</w:t>
      </w:r>
      <w:r w:rsidR="007F3B6C">
        <w:rPr>
          <w:rFonts w:cs="Times New Roman"/>
        </w:rPr>
        <w:t xml:space="preserve">). </w:t>
      </w:r>
      <w:r w:rsidRPr="007D7F7D">
        <w:rPr>
          <w:rFonts w:cs="Times New Roman"/>
        </w:rPr>
        <w:t xml:space="preserve">The </w:t>
      </w:r>
      <w:r w:rsidR="00FC2890">
        <w:rPr>
          <w:rFonts w:cs="Times New Roman"/>
        </w:rPr>
        <w:t>vertical black line indicates the interested 1064 nm wavelength.</w:t>
      </w:r>
    </w:p>
    <w:p w14:paraId="20E15DDE" w14:textId="77777777" w:rsidR="005F5824" w:rsidRPr="005F5824" w:rsidRDefault="005F5824" w:rsidP="005F5824">
      <w:pPr>
        <w:pStyle w:val="10BodySubsequentParagraph"/>
      </w:pPr>
    </w:p>
    <w:p w14:paraId="40F3B90F" w14:textId="6DC556A5" w:rsidR="005F5824" w:rsidRPr="0017431D" w:rsidRDefault="005F5824" w:rsidP="005F5824">
      <w:pPr>
        <w:pStyle w:val="10BodySubsequentParagraph"/>
        <w:rPr>
          <w:rStyle w:val="Emphasis"/>
          <w:rFonts w:cs="Times New Roman"/>
          <w:i w:val="0"/>
          <w:iCs w:val="0"/>
        </w:rPr>
      </w:pPr>
      <w:r>
        <w:rPr>
          <w:rStyle w:val="Emphasis"/>
          <w:rFonts w:cs="Times New Roman"/>
          <w:i w:val="0"/>
          <w:iCs w:val="0"/>
        </w:rPr>
        <w:t xml:space="preserve">Two </w:t>
      </w:r>
      <w:r>
        <w:rPr>
          <w:rStyle w:val="Emphasis"/>
          <w:rFonts w:eastAsia="MS Mincho" w:cs="Times New Roman"/>
          <w:i w:val="0"/>
          <w:iCs w:val="0"/>
          <w:color w:val="000000"/>
        </w:rPr>
        <w:t>other properties that might need to be considered are the optical performance at varying incident angles</w:t>
      </w:r>
      <w:r>
        <w:rPr>
          <w:rStyle w:val="Emphasis"/>
          <w:rFonts w:cs="Times New Roman"/>
          <w:i w:val="0"/>
          <w:iCs w:val="0"/>
        </w:rPr>
        <w:t xml:space="preserve"> and the polarization mode of </w:t>
      </w:r>
      <w:r>
        <w:rPr>
          <w:rStyle w:val="Emphasis"/>
          <w:rFonts w:eastAsia="MS Mincho" w:cs="Times New Roman"/>
          <w:i w:val="0"/>
          <w:iCs w:val="0"/>
          <w:color w:val="000000"/>
        </w:rPr>
        <w:t>the incident light (TE or TM). Figure 7 shows 4-</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and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designs with incident angles ranging from 0° to 90</w:t>
      </w:r>
      <w:r>
        <w:rPr>
          <w:rStyle w:val="Emphasis"/>
          <w:rFonts w:cs="Times New Roman"/>
          <w:i w:val="0"/>
          <w:iCs w:val="0"/>
        </w:rPr>
        <w:t>°, and with polarization in TE (Fig. 7a and 7c) and TM (Fig. 7b and 7d). For both TE</w:t>
      </w:r>
      <w:r>
        <w:rPr>
          <w:rStyle w:val="Emphasis"/>
          <w:rFonts w:eastAsia="MS Mincho" w:cs="Times New Roman"/>
          <w:i w:val="0"/>
          <w:iCs w:val="0"/>
          <w:color w:val="000000"/>
        </w:rPr>
        <w:t xml:space="preserve"> and TM polarized light, </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remains higher than 90% from 0° to ~30°, but TM polarization causes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region to blueshift significantly at higher incident angle. The spectral width</w:t>
      </w:r>
      <w:r>
        <w:rPr>
          <w:rStyle w:val="Emphasis"/>
          <w:rFonts w:eastAsia="MS Mincho" w:cs="Times New Roman"/>
          <w:i w:val="0"/>
          <w:iCs w:val="0"/>
          <w:color w:val="000000"/>
        </w:rPr>
        <w:t>s of the high-</w:t>
      </w:r>
      <w:r w:rsidRPr="00E03C74">
        <w:rPr>
          <w:rStyle w:val="Emphasis"/>
          <w:rFonts w:cs="Times New Roman"/>
          <w:i w:val="0"/>
          <w:iCs w:val="0"/>
        </w:rPr>
        <w:t>Δ</w:t>
      </w:r>
      <w:r w:rsidRPr="007D7F7D">
        <w:rPr>
          <w:rStyle w:val="Emphasis"/>
          <w:rFonts w:cs="Times New Roman"/>
        </w:rPr>
        <w:t>T</w:t>
      </w:r>
      <w:r>
        <w:rPr>
          <w:rStyle w:val="Emphasis"/>
          <w:rFonts w:cs="Times New Roman"/>
        </w:rPr>
        <w:t xml:space="preserve"> </w:t>
      </w:r>
      <w:r>
        <w:rPr>
          <w:rStyle w:val="Emphasis"/>
          <w:rFonts w:cs="Times New Roman"/>
          <w:i w:val="0"/>
          <w:iCs w:val="0"/>
        </w:rPr>
        <w:t xml:space="preserve">region in both designs are comparable, but </w:t>
      </w:r>
      <w:r>
        <w:rPr>
          <w:rStyle w:val="Emphasis"/>
          <w:rFonts w:eastAsia="MS Mincho" w:cs="Times New Roman"/>
          <w:i w:val="0"/>
          <w:iCs w:val="0"/>
          <w:color w:val="000000"/>
        </w:rPr>
        <w:t>the 5-</w:t>
      </w:r>
      <w:r w:rsidR="0098259D">
        <w:rPr>
          <w:rStyle w:val="Emphasis"/>
          <w:rFonts w:eastAsia="MS Mincho" w:cs="Times New Roman"/>
          <w:i w:val="0"/>
          <w:iCs w:val="0"/>
          <w:color w:val="000000"/>
        </w:rPr>
        <w:t>unit-cell</w:t>
      </w:r>
      <w:r>
        <w:rPr>
          <w:rStyle w:val="Emphasis"/>
          <w:rFonts w:eastAsia="MS Mincho" w:cs="Times New Roman"/>
          <w:i w:val="0"/>
          <w:iCs w:val="0"/>
          <w:color w:val="000000"/>
        </w:rPr>
        <w:t xml:space="preserve"> design has a higher </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across the spectrum, which indicates a better broadband, wide-angle, tunable optical device.</w:t>
      </w:r>
    </w:p>
    <w:p w14:paraId="610F5BC6" w14:textId="2D565C8B" w:rsidR="005F5824" w:rsidRDefault="005F5824" w:rsidP="005F5824">
      <w:pPr>
        <w:pStyle w:val="10BodySubsequentParagraph"/>
        <w:rPr>
          <w:rStyle w:val="Emphasis"/>
          <w:rFonts w:cs="Times New Roman"/>
          <w:i w:val="0"/>
          <w:iCs w:val="0"/>
        </w:rPr>
      </w:pPr>
      <w:r>
        <w:rPr>
          <w:rFonts w:cs="Times New Roman"/>
        </w:rPr>
        <w:t xml:space="preserve">With the reasons given above, we decided that </w:t>
      </w:r>
      <w:r w:rsidR="006521C4">
        <w:rPr>
          <w:rFonts w:cs="Times New Roman"/>
        </w:rPr>
        <w:t xml:space="preserve">a </w:t>
      </w:r>
      <w:r>
        <w:rPr>
          <w:rFonts w:cs="Times New Roman"/>
        </w:rPr>
        <w:t>5-</w:t>
      </w:r>
      <w:r w:rsidR="0098259D">
        <w:rPr>
          <w:rFonts w:cs="Times New Roman"/>
        </w:rPr>
        <w:t>unit-cell</w:t>
      </w:r>
      <w:r>
        <w:rPr>
          <w:rFonts w:cs="Times New Roman"/>
        </w:rPr>
        <w:t>, long-pass edge-filter design (Fig.</w:t>
      </w:r>
      <w:r w:rsidR="006521C4">
        <w:rPr>
          <w:rFonts w:cs="Times New Roman"/>
        </w:rPr>
        <w:t> </w:t>
      </w:r>
      <w:r>
        <w:rPr>
          <w:rFonts w:cs="Times New Roman"/>
        </w:rPr>
        <w:t xml:space="preserve">6, yellow) has the best compromise between high optical performances, device size, and complexity. This design has a broadband transmittance contrast between </w:t>
      </w:r>
      <w:r>
        <w:rPr>
          <w:rFonts w:eastAsia="MS Mincho" w:cs="Times New Roman"/>
          <w:color w:val="000000"/>
        </w:rPr>
        <w:t>the amorphous (ON mode) and the crystalline phases (OFF mode), and the FWHM of high-</w:t>
      </w:r>
      <w:r w:rsidRPr="00E03C74">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is 197.0 nm. This design is used as an example in the following sections.</w:t>
      </w:r>
    </w:p>
    <w:p w14:paraId="164DDB7B" w14:textId="77777777" w:rsidR="002A6526" w:rsidRPr="002A6526" w:rsidRDefault="002A6526" w:rsidP="00A42D0E">
      <w:pPr>
        <w:pStyle w:val="11Figure"/>
      </w:pPr>
    </w:p>
    <w:p w14:paraId="1B4FF86C" w14:textId="5E850C27" w:rsidR="00752799" w:rsidRPr="007D7F7D" w:rsidRDefault="004E3FB4" w:rsidP="00752799">
      <w:pPr>
        <w:pStyle w:val="11Figure"/>
        <w:rPr>
          <w:rFonts w:cs="Times New Roman"/>
        </w:rPr>
      </w:pPr>
      <w:r>
        <w:rPr>
          <w:rFonts w:cs="Times New Roman"/>
          <w:noProof/>
        </w:rPr>
        <w:lastRenderedPageBreak/>
        <w:drawing>
          <wp:inline distT="0" distB="0" distL="0" distR="0" wp14:anchorId="313019C6" wp14:editId="458E6FA9">
            <wp:extent cx="4791710" cy="4697095"/>
            <wp:effectExtent l="0" t="0" r="8890" b="8255"/>
            <wp:docPr id="37012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401"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91710" cy="4697095"/>
                    </a:xfrm>
                    <a:prstGeom prst="rect">
                      <a:avLst/>
                    </a:prstGeom>
                  </pic:spPr>
                </pic:pic>
              </a:graphicData>
            </a:graphic>
          </wp:inline>
        </w:drawing>
      </w:r>
    </w:p>
    <w:p w14:paraId="01E7B12B" w14:textId="12BA5237" w:rsidR="00752799" w:rsidRDefault="0018058D" w:rsidP="00752799">
      <w:pPr>
        <w:pStyle w:val="12FigureCaptionLong"/>
        <w:rPr>
          <w:rFonts w:cs="Times New Roman"/>
        </w:rPr>
      </w:pPr>
      <w:r w:rsidRPr="007D7F7D">
        <w:rPr>
          <w:rFonts w:cs="Times New Roman"/>
          <w:b/>
          <w:bCs/>
        </w:rPr>
        <w:t xml:space="preserve">Fig. </w:t>
      </w:r>
      <w:r w:rsidR="00736087">
        <w:rPr>
          <w:rFonts w:cs="Times New Roman"/>
          <w:b/>
          <w:bCs/>
          <w:szCs w:val="20"/>
          <w:lang w:bidi="th-TH"/>
        </w:rPr>
        <w:t>7</w:t>
      </w:r>
      <w:r w:rsidRPr="007D7F7D">
        <w:rPr>
          <w:rFonts w:cs="Times New Roman"/>
          <w:b/>
          <w:bCs/>
          <w:szCs w:val="20"/>
          <w:cs/>
          <w:lang w:bidi="th-TH"/>
        </w:rPr>
        <w:t>.</w:t>
      </w:r>
      <w:r w:rsidRPr="007D7F7D">
        <w:rPr>
          <w:rFonts w:cs="Times New Roman"/>
        </w:rPr>
        <w:t xml:space="preserve"> </w:t>
      </w:r>
      <w:r w:rsidR="00A42D0E">
        <w:rPr>
          <w:rFonts w:cs="Times New Roman"/>
        </w:rPr>
        <w:t>Transmittance</w:t>
      </w:r>
      <w:r w:rsidRPr="007D7F7D">
        <w:rPr>
          <w:rFonts w:cs="Times New Roman"/>
        </w:rPr>
        <w:t xml:space="preserve"> contrast at </w:t>
      </w:r>
      <w:r w:rsidR="00FC2890">
        <w:rPr>
          <w:rFonts w:cs="Times New Roman"/>
        </w:rPr>
        <w:t>different</w:t>
      </w:r>
      <w:r w:rsidRPr="007D7F7D">
        <w:rPr>
          <w:rFonts w:cs="Times New Roman"/>
        </w:rPr>
        <w:t xml:space="preserve"> incident angles and wavelengths of </w:t>
      </w:r>
      <w:r w:rsidR="00A42D0E">
        <w:rPr>
          <w:rFonts w:cs="Times New Roman"/>
        </w:rPr>
        <w:t>4-</w:t>
      </w:r>
      <w:r w:rsidR="0098259D">
        <w:rPr>
          <w:rFonts w:cs="Times New Roman"/>
        </w:rPr>
        <w:t>unit-cell</w:t>
      </w:r>
      <w:r w:rsidR="00A42D0E">
        <w:rPr>
          <w:rFonts w:cs="Times New Roman"/>
        </w:rPr>
        <w:t xml:space="preserve"> and 5-</w:t>
      </w:r>
      <w:r w:rsidR="00D34F4A">
        <w:rPr>
          <w:rFonts w:cs="Times New Roman"/>
        </w:rPr>
        <w:t>unit-cell</w:t>
      </w:r>
      <w:r w:rsidR="00A42D0E">
        <w:rPr>
          <w:rFonts w:cs="Times New Roman"/>
        </w:rPr>
        <w:t xml:space="preserve"> edge-filter designs. </w:t>
      </w:r>
      <w:r w:rsidRPr="007D7F7D">
        <w:rPr>
          <w:rFonts w:cs="Times New Roman"/>
        </w:rPr>
        <w:t>The polarizations of incident l</w:t>
      </w:r>
      <w:r w:rsidRPr="003D131B">
        <w:rPr>
          <w:rFonts w:cs="Times New Roman"/>
        </w:rPr>
        <w:t>ight are</w:t>
      </w:r>
      <w:r w:rsidR="003D131B" w:rsidRPr="003D131B">
        <w:rPr>
          <w:rFonts w:cs="Times New Roman"/>
        </w:rPr>
        <w:t xml:space="preserve"> </w:t>
      </w:r>
      <w:r w:rsidRPr="003D131B">
        <w:rPr>
          <w:rFonts w:cs="Times New Roman"/>
        </w:rPr>
        <w:t>TE</w:t>
      </w:r>
      <w:r w:rsidR="003D131B" w:rsidRPr="003D131B">
        <w:rPr>
          <w:rFonts w:cs="Times New Roman"/>
        </w:rPr>
        <w:t xml:space="preserve">  (a, c)</w:t>
      </w:r>
      <w:r w:rsidRPr="003D131B">
        <w:rPr>
          <w:rFonts w:cs="Times New Roman"/>
        </w:rPr>
        <w:t xml:space="preserve"> and TM</w:t>
      </w:r>
      <w:r w:rsidR="003D131B" w:rsidRPr="003D131B">
        <w:rPr>
          <w:rFonts w:cs="Times New Roman"/>
        </w:rPr>
        <w:t xml:space="preserve"> (b, d).</w:t>
      </w:r>
    </w:p>
    <w:p w14:paraId="5E9A7B1C" w14:textId="77777777" w:rsidR="006C6E6D" w:rsidRPr="006C6E6D" w:rsidRDefault="006C6E6D" w:rsidP="006C6E6D">
      <w:pPr>
        <w:pStyle w:val="10BodySubsequentParagraph"/>
      </w:pPr>
    </w:p>
    <w:p w14:paraId="1CC12539" w14:textId="368E613C" w:rsidR="00752799" w:rsidRPr="00FA3527" w:rsidRDefault="0018058D" w:rsidP="003C62AF">
      <w:pPr>
        <w:pStyle w:val="08SectionHeader2"/>
        <w:rPr>
          <w:rStyle w:val="Emphasis"/>
          <w:rFonts w:ascii="Times New Roman" w:hAnsi="Times New Roman" w:cs="Times New Roman"/>
          <w:i/>
          <w:iCs w:val="0"/>
        </w:rPr>
      </w:pPr>
      <w:r w:rsidRPr="00FA3527">
        <w:rPr>
          <w:rStyle w:val="Emphasis"/>
          <w:rFonts w:ascii="Times New Roman" w:hAnsi="Times New Roman" w:cs="Times New Roman"/>
          <w:i/>
          <w:iCs w:val="0"/>
        </w:rPr>
        <w:t>4.2 Endurance simulation of 1064-nm optical filters(</w:t>
      </w:r>
      <w:r w:rsidRPr="00FA3527">
        <w:rPr>
          <w:rFonts w:ascii="Times New Roman" w:hAnsi="Times New Roman" w:cs="Times New Roman"/>
        </w:rPr>
        <w:t xml:space="preserve"> </w:t>
      </w:r>
      <w:r w:rsidRPr="00FA3527">
        <w:rPr>
          <w:rStyle w:val="Emphasis"/>
          <w:rFonts w:ascii="Times New Roman" w:hAnsi="Times New Roman" w:cs="Times New Roman"/>
          <w:i/>
          <w:iCs w:val="0"/>
        </w:rPr>
        <w:t>check endurance of edge-filter.)</w:t>
      </w:r>
    </w:p>
    <w:p w14:paraId="0EA951C5" w14:textId="6AC24B3F" w:rsidR="00D376E5" w:rsidRDefault="0018058D" w:rsidP="002C3118">
      <w:pPr>
        <w:pStyle w:val="09BodyFirstParagraph"/>
        <w:rPr>
          <w:rStyle w:val="Emphasis"/>
          <w:rFonts w:cs="Times New Roman"/>
          <w:i w:val="0"/>
          <w:iCs w:val="0"/>
        </w:rPr>
      </w:pPr>
      <w:r w:rsidRPr="00FA3527">
        <w:rPr>
          <w:rStyle w:val="Emphasis"/>
          <w:rFonts w:cs="Times New Roman"/>
          <w:i w:val="0"/>
          <w:iCs w:val="0"/>
        </w:rPr>
        <w:t xml:space="preserve">Endurance </w:t>
      </w:r>
      <w:r w:rsidR="00355148">
        <w:rPr>
          <w:rStyle w:val="Emphasis"/>
          <w:rFonts w:cs="Times New Roman"/>
          <w:i w:val="0"/>
          <w:iCs w:val="0"/>
        </w:rPr>
        <w:t>simulation at 1064 nm of the single</w:t>
      </w:r>
      <w:r w:rsidR="004E3FB4">
        <w:rPr>
          <w:rStyle w:val="Emphasis"/>
          <w:rFonts w:cs="Times New Roman"/>
          <w:i w:val="0"/>
          <w:iCs w:val="0"/>
        </w:rPr>
        <w:t>-</w:t>
      </w:r>
      <w:r w:rsidR="00355148">
        <w:rPr>
          <w:rStyle w:val="Emphasis"/>
          <w:rFonts w:cs="Times New Roman"/>
          <w:i w:val="0"/>
          <w:iCs w:val="0"/>
        </w:rPr>
        <w:t>layer Sb</w:t>
      </w:r>
      <w:r w:rsidR="00355148">
        <w:rPr>
          <w:rStyle w:val="Emphasis"/>
          <w:rFonts w:cs="Times New Roman"/>
          <w:i w:val="0"/>
          <w:iCs w:val="0"/>
          <w:vertAlign w:val="subscript"/>
        </w:rPr>
        <w:t>2</w:t>
      </w:r>
      <w:r w:rsidR="00355148">
        <w:rPr>
          <w:rStyle w:val="Emphasis"/>
          <w:rFonts w:cs="Times New Roman"/>
          <w:i w:val="0"/>
          <w:iCs w:val="0"/>
        </w:rPr>
        <w:t>Se</w:t>
      </w:r>
      <w:r w:rsidR="00355148">
        <w:rPr>
          <w:rStyle w:val="Emphasis"/>
          <w:rFonts w:cs="Times New Roman"/>
          <w:i w:val="0"/>
          <w:iCs w:val="0"/>
          <w:vertAlign w:val="subscript"/>
        </w:rPr>
        <w:t>3</w:t>
      </w:r>
      <w:r w:rsidR="00355148">
        <w:rPr>
          <w:rStyle w:val="Emphasis"/>
          <w:rFonts w:cs="Times New Roman"/>
          <w:i w:val="0"/>
          <w:iCs w:val="0"/>
        </w:rPr>
        <w:t>, and 5-</w:t>
      </w:r>
      <w:r w:rsidR="00D34F4A">
        <w:rPr>
          <w:rStyle w:val="Emphasis"/>
          <w:rFonts w:cs="Times New Roman"/>
          <w:i w:val="0"/>
          <w:iCs w:val="0"/>
        </w:rPr>
        <w:t>unit-cell</w:t>
      </w:r>
      <w:r w:rsidR="00355148">
        <w:rPr>
          <w:rStyle w:val="Emphasis"/>
          <w:rFonts w:cs="Times New Roman"/>
          <w:i w:val="0"/>
          <w:iCs w:val="0"/>
        </w:rPr>
        <w:t xml:space="preserve"> edge-filter designs demonstrated that all three resonant optical filters remain operational up to </w:t>
      </w:r>
      <w:r w:rsidR="00355148" w:rsidRPr="00FA3527">
        <w:rPr>
          <w:rStyle w:val="Emphasis"/>
          <w:rFonts w:cs="Times New Roman"/>
          <w:i w:val="0"/>
          <w:iCs w:val="0"/>
        </w:rPr>
        <w:t>1.5×10⁶ phase switching cycles</w:t>
      </w:r>
      <w:r w:rsidR="00355148">
        <w:rPr>
          <w:rStyle w:val="Emphasis"/>
          <w:rFonts w:cs="Times New Roman"/>
          <w:i w:val="0"/>
          <w:iCs w:val="0"/>
        </w:rPr>
        <w:t xml:space="preserve">, with design-dependent degradation of their transmittance metrics. For the single-layer design, </w:t>
      </w:r>
      <w:r w:rsidR="00736897">
        <w:rPr>
          <w:rStyle w:val="Emphasis"/>
          <w:rFonts w:cs="Times New Roman"/>
          <w:i w:val="0"/>
          <w:iCs w:val="0"/>
        </w:rPr>
        <w:t xml:space="preserve">both </w:t>
      </w:r>
      <w:r w:rsidR="00355148">
        <w:rPr>
          <w:rStyle w:val="Emphasis"/>
          <w:rFonts w:cs="Times New Roman"/>
          <w:i w:val="0"/>
          <w:iCs w:val="0"/>
        </w:rPr>
        <w:t>the amorphous (</w:t>
      </w:r>
      <w:r w:rsidR="008B3A35" w:rsidRPr="008B3A35">
        <w:rPr>
          <w:rStyle w:val="Emphasis"/>
          <w:rFonts w:cs="Times New Roman"/>
        </w:rPr>
        <w:t>T</w:t>
      </w:r>
      <w:r w:rsidR="008B3A35" w:rsidRPr="008B3A35">
        <w:rPr>
          <w:rStyle w:val="Emphasis"/>
          <w:rFonts w:cs="Times New Roman"/>
          <w:vertAlign w:val="subscript"/>
        </w:rPr>
        <w:t>a</w:t>
      </w:r>
      <w:r w:rsidR="00355148">
        <w:rPr>
          <w:rStyle w:val="Emphasis"/>
          <w:rFonts w:cs="Times New Roman"/>
          <w:i w:val="0"/>
          <w:iCs w:val="0"/>
        </w:rPr>
        <w:t xml:space="preserve">) </w:t>
      </w:r>
      <w:r w:rsidR="00736897">
        <w:rPr>
          <w:rStyle w:val="Emphasis"/>
          <w:rFonts w:cs="Times New Roman"/>
          <w:i w:val="0"/>
          <w:iCs w:val="0"/>
        </w:rPr>
        <w:t>and crystalline phases transmittance (</w:t>
      </w:r>
      <w:r w:rsidR="00736897" w:rsidRPr="00736897">
        <w:rPr>
          <w:rStyle w:val="Emphasis"/>
          <w:rFonts w:cs="Times New Roman"/>
        </w:rPr>
        <w:t>T</w:t>
      </w:r>
      <w:r w:rsidR="00736897" w:rsidRPr="00736897">
        <w:rPr>
          <w:rStyle w:val="Emphasis"/>
          <w:rFonts w:cs="Times New Roman"/>
          <w:vertAlign w:val="subscript"/>
        </w:rPr>
        <w:t>c</w:t>
      </w:r>
      <w:r w:rsidR="00736897" w:rsidRPr="00736897">
        <w:rPr>
          <w:rStyle w:val="Emphasis"/>
          <w:rFonts w:cs="Times New Roman"/>
          <w:i w:val="0"/>
          <w:iCs w:val="0"/>
        </w:rPr>
        <w:t>)</w:t>
      </w:r>
      <w:r w:rsidR="00736897">
        <w:rPr>
          <w:rStyle w:val="Emphasis"/>
          <w:rFonts w:cs="Times New Roman"/>
          <w:i w:val="0"/>
          <w:iCs w:val="0"/>
        </w:rPr>
        <w:t xml:space="preserve"> decrease modestly (Fig. 8a). And both the corresponding percentage transmittance contrast degradation (</w:t>
      </w:r>
      <w:r w:rsidR="00736897" w:rsidRPr="00736897">
        <w:rPr>
          <w:rStyle w:val="Emphasis"/>
          <w:rFonts w:cs="Times New Roman"/>
        </w:rPr>
        <w:t>D</w:t>
      </w:r>
      <w:r w:rsidR="00736897" w:rsidRPr="00736897">
        <w:rPr>
          <w:rStyle w:val="Emphasis"/>
          <w:rFonts w:cs="Times New Roman"/>
          <w:vertAlign w:val="subscript"/>
        </w:rPr>
        <w:t>pct</w:t>
      </w:r>
      <w:r w:rsidR="00736897">
        <w:rPr>
          <w:rStyle w:val="Emphasis"/>
          <w:rFonts w:cs="Times New Roman"/>
          <w:i w:val="0"/>
          <w:iCs w:val="0"/>
        </w:rPr>
        <w:t>) and insertion loss (</w:t>
      </w:r>
      <w:r w:rsidR="00736897" w:rsidRPr="00736897">
        <w:rPr>
          <w:rStyle w:val="Emphasis"/>
          <w:rFonts w:cs="Times New Roman"/>
        </w:rPr>
        <w:t>IL</w:t>
      </w:r>
      <w:r w:rsidR="00736897">
        <w:rPr>
          <w:rStyle w:val="Emphasis"/>
          <w:rFonts w:cs="Times New Roman"/>
          <w:i w:val="0"/>
          <w:iCs w:val="0"/>
        </w:rPr>
        <w:t xml:space="preserve">) also decrease with cycling number, </w:t>
      </w:r>
      <w:r w:rsidR="00D376E5">
        <w:rPr>
          <w:rStyle w:val="Emphasis"/>
          <w:rFonts w:cs="Times New Roman"/>
          <w:i w:val="0"/>
          <w:iCs w:val="0"/>
        </w:rPr>
        <w:t xml:space="preserve">as shown in </w:t>
      </w:r>
      <w:r w:rsidR="00736897">
        <w:rPr>
          <w:rStyle w:val="Emphasis"/>
          <w:rFonts w:cs="Times New Roman"/>
          <w:i w:val="0"/>
          <w:iCs w:val="0"/>
        </w:rPr>
        <w:t>Fig. 8</w:t>
      </w:r>
      <w:r w:rsidR="007F37DE">
        <w:rPr>
          <w:rStyle w:val="Emphasis"/>
          <w:rFonts w:cs="Times New Roman"/>
          <w:i w:val="0"/>
          <w:iCs w:val="0"/>
        </w:rPr>
        <w:t>c</w:t>
      </w:r>
      <w:r w:rsidR="00736897">
        <w:rPr>
          <w:rStyle w:val="Emphasis"/>
          <w:rFonts w:cs="Times New Roman"/>
          <w:i w:val="0"/>
          <w:iCs w:val="0"/>
        </w:rPr>
        <w:t xml:space="preserve"> and 8</w:t>
      </w:r>
      <w:r w:rsidR="007F37DE">
        <w:rPr>
          <w:rStyle w:val="Emphasis"/>
          <w:rFonts w:cs="Times New Roman"/>
          <w:i w:val="0"/>
          <w:iCs w:val="0"/>
        </w:rPr>
        <w:t>e</w:t>
      </w:r>
      <w:r w:rsidR="00736897">
        <w:rPr>
          <w:rStyle w:val="Emphasis"/>
          <w:rFonts w:cs="Times New Roman"/>
          <w:i w:val="0"/>
          <w:iCs w:val="0"/>
        </w:rPr>
        <w:t xml:space="preserve">, respectively. </w:t>
      </w:r>
      <w:r w:rsidR="006318D7">
        <w:rPr>
          <w:rStyle w:val="Emphasis"/>
          <w:rFonts w:cs="Times New Roman"/>
          <w:i w:val="0"/>
          <w:iCs w:val="0"/>
        </w:rPr>
        <w:t>For the</w:t>
      </w:r>
      <w:r w:rsidR="00736897">
        <w:rPr>
          <w:rStyle w:val="Emphasis"/>
          <w:rFonts w:cs="Times New Roman"/>
          <w:i w:val="0"/>
          <w:iCs w:val="0"/>
        </w:rPr>
        <w:t xml:space="preserve"> 5-</w:t>
      </w:r>
      <w:r w:rsidR="00D34F4A">
        <w:rPr>
          <w:rStyle w:val="Emphasis"/>
          <w:rFonts w:cs="Times New Roman"/>
          <w:i w:val="0"/>
          <w:iCs w:val="0"/>
        </w:rPr>
        <w:t>unit-cell</w:t>
      </w:r>
      <w:r w:rsidR="00736897">
        <w:rPr>
          <w:rStyle w:val="Emphasis"/>
          <w:rFonts w:cs="Times New Roman"/>
          <w:i w:val="0"/>
          <w:iCs w:val="0"/>
        </w:rPr>
        <w:t xml:space="preserve"> edge-filter design</w:t>
      </w:r>
      <w:r w:rsidR="00D376E5">
        <w:rPr>
          <w:rStyle w:val="Emphasis"/>
          <w:rFonts w:cs="Times New Roman"/>
          <w:i w:val="0"/>
          <w:iCs w:val="0"/>
        </w:rPr>
        <w:t xml:space="preserve">, the </w:t>
      </w:r>
      <w:r w:rsidR="00D376E5" w:rsidRPr="00736897">
        <w:rPr>
          <w:rStyle w:val="Emphasis"/>
          <w:rFonts w:cs="Times New Roman"/>
        </w:rPr>
        <w:t>T</w:t>
      </w:r>
      <w:r w:rsidR="00D376E5" w:rsidRPr="00736897">
        <w:rPr>
          <w:rStyle w:val="Emphasis"/>
          <w:rFonts w:cs="Times New Roman"/>
          <w:vertAlign w:val="subscript"/>
        </w:rPr>
        <w:t>a</w:t>
      </w:r>
      <w:r w:rsidR="00D376E5">
        <w:rPr>
          <w:rStyle w:val="Emphasis"/>
          <w:rFonts w:cs="Times New Roman"/>
          <w:i w:val="0"/>
          <w:iCs w:val="0"/>
        </w:rPr>
        <w:t xml:space="preserve"> and insertion loss decrease </w:t>
      </w:r>
      <w:r w:rsidR="00A3454A">
        <w:rPr>
          <w:rStyle w:val="Emphasis"/>
          <w:rFonts w:cs="Times New Roman"/>
          <w:i w:val="0"/>
          <w:iCs w:val="0"/>
        </w:rPr>
        <w:t>at a rate slower</w:t>
      </w:r>
      <w:r w:rsidR="00D376E5">
        <w:rPr>
          <w:rStyle w:val="Emphasis"/>
          <w:rFonts w:cs="Times New Roman"/>
          <w:i w:val="0"/>
          <w:iCs w:val="0"/>
        </w:rPr>
        <w:t xml:space="preserve"> than in the single layer design, but its </w:t>
      </w:r>
      <w:r w:rsidR="00D376E5" w:rsidRPr="00736897">
        <w:rPr>
          <w:rStyle w:val="Emphasis"/>
          <w:rFonts w:cs="Times New Roman"/>
        </w:rPr>
        <w:t>T</w:t>
      </w:r>
      <w:r w:rsidR="00D376E5" w:rsidRPr="00736897">
        <w:rPr>
          <w:rStyle w:val="Emphasis"/>
          <w:rFonts w:cs="Times New Roman"/>
          <w:vertAlign w:val="subscript"/>
        </w:rPr>
        <w:t>c</w:t>
      </w:r>
      <w:r w:rsidR="00D376E5">
        <w:rPr>
          <w:rStyle w:val="Emphasis"/>
          <w:rFonts w:cs="Times New Roman"/>
          <w:i w:val="0"/>
          <w:iCs w:val="0"/>
        </w:rPr>
        <w:t xml:space="preserve"> increased slightly. This causes the contrast degradation to become three times larger (Fig. 8d)</w:t>
      </w:r>
    </w:p>
    <w:p w14:paraId="43FE5F7E" w14:textId="10875D39" w:rsidR="005C33FE" w:rsidRDefault="00261FE5" w:rsidP="005C33FE">
      <w:pPr>
        <w:pStyle w:val="10BodySubsequentParagraph"/>
        <w:rPr>
          <w:rStyle w:val="Emphasis"/>
          <w:rFonts w:cs="Times New Roman"/>
          <w:i w:val="0"/>
          <w:iCs w:val="0"/>
        </w:rPr>
      </w:pPr>
      <w:r>
        <w:t xml:space="preserve">These </w:t>
      </w:r>
      <w:r w:rsidR="002F0496">
        <w:t xml:space="preserve">simulation </w:t>
      </w:r>
      <w:r>
        <w:t xml:space="preserve">results confirm that </w:t>
      </w:r>
      <w:r w:rsidR="005A5B6A">
        <w:t>design with multiple layers</w:t>
      </w:r>
      <w:r>
        <w:t xml:space="preserve"> of Sb</w:t>
      </w:r>
      <w:r>
        <w:rPr>
          <w:vertAlign w:val="subscript"/>
        </w:rPr>
        <w:t>2</w:t>
      </w:r>
      <w:r>
        <w:t>Se</w:t>
      </w:r>
      <w:r>
        <w:rPr>
          <w:vertAlign w:val="subscript"/>
        </w:rPr>
        <w:t>3</w:t>
      </w:r>
      <w:r>
        <w:t xml:space="preserve"> </w:t>
      </w:r>
      <w:r w:rsidR="005A5B6A">
        <w:t>have</w:t>
      </w:r>
      <w:r>
        <w:t xml:space="preserve"> </w:t>
      </w:r>
      <w:r w:rsidR="005A5B6A">
        <w:t>comparable</w:t>
      </w:r>
      <w:r>
        <w:t xml:space="preserve"> transmittance endurance to a single-layer Sb</w:t>
      </w:r>
      <w:r>
        <w:rPr>
          <w:vertAlign w:val="subscript"/>
        </w:rPr>
        <w:t>2</w:t>
      </w:r>
      <w:r>
        <w:t>Se</w:t>
      </w:r>
      <w:r>
        <w:rPr>
          <w:vertAlign w:val="subscript"/>
        </w:rPr>
        <w:t>3</w:t>
      </w:r>
      <w:r>
        <w:t>. The edge-filter designs</w:t>
      </w:r>
      <w:r w:rsidR="002A0707">
        <w:t xml:space="preserve"> </w:t>
      </w:r>
      <w:r w:rsidR="005C33FE">
        <w:t xml:space="preserve">have a stronger field confinement so they </w:t>
      </w:r>
      <w:r w:rsidR="002A0707">
        <w:t xml:space="preserve">exhibit less insertion loss when compared to single-layer design, their larger </w:t>
      </w:r>
      <w:r w:rsidR="005C33FE" w:rsidRPr="004D4AC6">
        <w:rPr>
          <w:rFonts w:cs="Times New Roman"/>
          <w:i/>
          <w:iCs/>
        </w:rPr>
        <w:t>D</w:t>
      </w:r>
      <w:r w:rsidR="005C33FE">
        <w:rPr>
          <w:rFonts w:cs="Times New Roman"/>
          <w:i/>
          <w:iCs/>
          <w:vertAlign w:val="subscript"/>
        </w:rPr>
        <w:t>pct</w:t>
      </w:r>
      <w:r w:rsidR="005C33FE">
        <w:rPr>
          <w:rFonts w:cs="Times New Roman"/>
        </w:rPr>
        <w:t xml:space="preserve"> </w:t>
      </w:r>
      <w:r w:rsidR="005A5B6A">
        <w:rPr>
          <w:rFonts w:cs="Times New Roman"/>
        </w:rPr>
        <w:t>are</w:t>
      </w:r>
      <w:r w:rsidR="005C33FE">
        <w:rPr>
          <w:rFonts w:cs="Times New Roman"/>
        </w:rPr>
        <w:t xml:space="preserve"> attributed to </w:t>
      </w:r>
      <w:r w:rsidR="005A5B6A">
        <w:rPr>
          <w:rFonts w:cs="Times New Roman"/>
        </w:rPr>
        <w:t xml:space="preserve">fact that their </w:t>
      </w:r>
      <w:r w:rsidR="005A5B6A" w:rsidRPr="005A5B6A">
        <w:rPr>
          <w:rFonts w:cs="Times New Roman"/>
          <w:i/>
          <w:iCs/>
        </w:rPr>
        <w:t>T</w:t>
      </w:r>
      <w:r w:rsidR="005A5B6A" w:rsidRPr="005A5B6A">
        <w:rPr>
          <w:rFonts w:cs="Times New Roman"/>
          <w:i/>
          <w:iCs/>
          <w:vertAlign w:val="subscript"/>
        </w:rPr>
        <w:t>c</w:t>
      </w:r>
      <w:r w:rsidR="005A5B6A">
        <w:rPr>
          <w:rFonts w:cs="Times New Roman"/>
        </w:rPr>
        <w:t xml:space="preserve"> become higher with cycle numbers.</w:t>
      </w:r>
      <w:r w:rsidR="005C33FE">
        <w:rPr>
          <w:rFonts w:cs="Times New Roman"/>
        </w:rPr>
        <w:t xml:space="preserve"> </w:t>
      </w:r>
      <w:r w:rsidR="005A5B6A">
        <w:rPr>
          <w:rFonts w:cs="Times New Roman"/>
        </w:rPr>
        <w:lastRenderedPageBreak/>
        <w:t>Overall</w:t>
      </w:r>
      <w:r w:rsidR="005C33FE">
        <w:rPr>
          <w:rFonts w:cs="Times New Roman"/>
        </w:rPr>
        <w:t xml:space="preserve">, the edge-filter designs </w:t>
      </w:r>
      <w:r w:rsidR="005A5B6A">
        <w:rPr>
          <w:rFonts w:cs="Times New Roman"/>
        </w:rPr>
        <w:t xml:space="preserve">still </w:t>
      </w:r>
      <w:r w:rsidR="005C33FE">
        <w:rPr>
          <w:rFonts w:cs="Times New Roman"/>
        </w:rPr>
        <w:t xml:space="preserve">have a higher transmittance contrast and a lower insertion loss after </w:t>
      </w:r>
      <w:r w:rsidR="005C33FE">
        <w:rPr>
          <w:rStyle w:val="Emphasis"/>
          <w:rFonts w:cs="Times New Roman"/>
          <w:i w:val="0"/>
          <w:iCs w:val="0"/>
        </w:rPr>
        <w:t>1.5</w:t>
      </w:r>
      <w:r w:rsidR="005C33FE" w:rsidRPr="00976412">
        <w:rPr>
          <w:rStyle w:val="Emphasis"/>
          <w:rFonts w:cs="Times New Roman"/>
          <w:i w:val="0"/>
          <w:iCs w:val="0"/>
        </w:rPr>
        <w:t>×10⁶</w:t>
      </w:r>
      <w:r w:rsidR="005C33FE">
        <w:rPr>
          <w:rStyle w:val="Emphasis"/>
          <w:rFonts w:cs="Times New Roman"/>
          <w:i w:val="0"/>
          <w:iCs w:val="0"/>
        </w:rPr>
        <w:t xml:space="preserve"> cycles</w:t>
      </w:r>
      <w:r w:rsidR="005A5B6A">
        <w:rPr>
          <w:rStyle w:val="Emphasis"/>
          <w:rFonts w:cs="Times New Roman"/>
          <w:i w:val="0"/>
          <w:iCs w:val="0"/>
        </w:rPr>
        <w:t>.</w:t>
      </w:r>
    </w:p>
    <w:p w14:paraId="066355CA" w14:textId="5E8EA1EC" w:rsidR="00752799" w:rsidRDefault="00752799" w:rsidP="00752799">
      <w:pPr>
        <w:rPr>
          <w:rStyle w:val="Emphasis"/>
          <w:rFonts w:ascii="Times New Roman" w:hAnsi="Times New Roman" w:cs="Times New Roman"/>
          <w:i w:val="0"/>
          <w:iCs w:val="0"/>
          <w:sz w:val="20"/>
        </w:rPr>
      </w:pPr>
    </w:p>
    <w:p w14:paraId="599635A7" w14:textId="5BAEC96A" w:rsidR="004E3FB4" w:rsidRPr="00C92E97" w:rsidRDefault="005C4A76" w:rsidP="004E3FB4">
      <w:pPr>
        <w:jc w:val="center"/>
        <w:rPr>
          <w:rStyle w:val="Emphasis"/>
          <w:rFonts w:ascii="Times New Roman" w:hAnsi="Times New Roman" w:cs="Times New Roman"/>
          <w:i w:val="0"/>
          <w:iCs w:val="0"/>
          <w:sz w:val="20"/>
        </w:rPr>
      </w:pPr>
      <w:r>
        <w:rPr>
          <w:rFonts w:ascii="Times New Roman" w:hAnsi="Times New Roman" w:cs="Times New Roman"/>
          <w:noProof/>
          <w:sz w:val="20"/>
        </w:rPr>
        <w:drawing>
          <wp:inline distT="0" distB="0" distL="0" distR="0" wp14:anchorId="5B71D640" wp14:editId="5C5FE8E0">
            <wp:extent cx="4791710" cy="5412105"/>
            <wp:effectExtent l="0" t="0" r="8890" b="0"/>
            <wp:docPr id="645534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4679" name="Picture 6455346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1710" cy="5412105"/>
                    </a:xfrm>
                    <a:prstGeom prst="rect">
                      <a:avLst/>
                    </a:prstGeom>
                  </pic:spPr>
                </pic:pic>
              </a:graphicData>
            </a:graphic>
          </wp:inline>
        </w:drawing>
      </w:r>
    </w:p>
    <w:p w14:paraId="04CC1186" w14:textId="07A1F1B4" w:rsidR="00BD7289" w:rsidRDefault="0018058D" w:rsidP="00261FE5">
      <w:pPr>
        <w:pStyle w:val="12FigureCaptionLong"/>
        <w:rPr>
          <w:rFonts w:cs="Times New Roman"/>
        </w:rPr>
      </w:pPr>
      <w:r w:rsidRPr="00C92E97">
        <w:rPr>
          <w:rFonts w:cs="Times New Roman"/>
          <w:b/>
          <w:bCs/>
        </w:rPr>
        <w:t xml:space="preserve">Fig. </w:t>
      </w:r>
      <w:r w:rsidR="00C92E97" w:rsidRPr="00C92E97">
        <w:rPr>
          <w:rFonts w:cs="Times New Roman"/>
          <w:b/>
          <w:bCs/>
          <w:szCs w:val="20"/>
          <w:lang w:bidi="th-TH"/>
        </w:rPr>
        <w:t>8.</w:t>
      </w:r>
      <w:r w:rsidRPr="00C92E97">
        <w:rPr>
          <w:rFonts w:cs="Times New Roman"/>
        </w:rPr>
        <w:t xml:space="preserve"> </w:t>
      </w:r>
      <w:r w:rsidR="00261FE5">
        <w:rPr>
          <w:rFonts w:cs="Times New Roman"/>
        </w:rPr>
        <w:t>Optical e</w:t>
      </w:r>
      <w:r w:rsidR="003840A8">
        <w:rPr>
          <w:rFonts w:cs="Times New Roman"/>
        </w:rPr>
        <w:t>ndurance at 1064 nm of the single-layer, and 5-</w:t>
      </w:r>
      <w:r w:rsidR="00D34F4A">
        <w:rPr>
          <w:rFonts w:cs="Times New Roman"/>
        </w:rPr>
        <w:t>unit-cell</w:t>
      </w:r>
      <w:r w:rsidR="003840A8">
        <w:rPr>
          <w:rFonts w:cs="Times New Roman"/>
        </w:rPr>
        <w:t xml:space="preserve"> edge-filter designs after </w:t>
      </w:r>
      <w:r w:rsidR="003840A8" w:rsidRPr="00C92E97">
        <w:rPr>
          <w:rFonts w:cs="Times New Roman"/>
        </w:rPr>
        <w:t xml:space="preserve">1.5×10⁶ </w:t>
      </w:r>
      <w:r w:rsidR="00261FE5">
        <w:rPr>
          <w:rFonts w:cs="Times New Roman"/>
        </w:rPr>
        <w:t xml:space="preserve">phase-switching </w:t>
      </w:r>
      <w:r w:rsidR="003840A8" w:rsidRPr="00C92E97">
        <w:rPr>
          <w:rFonts w:cs="Times New Roman"/>
        </w:rPr>
        <w:t>cycles</w:t>
      </w:r>
      <w:r w:rsidR="003840A8">
        <w:rPr>
          <w:rFonts w:cs="Times New Roman"/>
        </w:rPr>
        <w:t>.</w:t>
      </w:r>
      <w:r w:rsidR="00261FE5">
        <w:rPr>
          <w:rFonts w:cs="Times New Roman"/>
        </w:rPr>
        <w:t xml:space="preserve"> (a</w:t>
      </w:r>
      <w:r w:rsidR="006318D7">
        <w:rPr>
          <w:rFonts w:cs="Times New Roman"/>
        </w:rPr>
        <w:t>,b</w:t>
      </w:r>
      <w:r w:rsidR="00261FE5">
        <w:rPr>
          <w:rFonts w:cs="Times New Roman"/>
        </w:rPr>
        <w:t>) Transmittance in amorphous (red) and crystalline phases (blue). (</w:t>
      </w:r>
      <w:r w:rsidR="006318D7">
        <w:rPr>
          <w:rFonts w:cs="Times New Roman"/>
        </w:rPr>
        <w:t>c,d</w:t>
      </w:r>
      <w:r w:rsidR="00261FE5">
        <w:rPr>
          <w:rFonts w:cs="Times New Roman"/>
        </w:rPr>
        <w:t>) The percentage transmittance contrast degradation relative to the initial value. (</w:t>
      </w:r>
      <w:r w:rsidR="006318D7">
        <w:rPr>
          <w:rFonts w:cs="Times New Roman"/>
        </w:rPr>
        <w:t>e,f</w:t>
      </w:r>
      <w:r w:rsidR="00261FE5">
        <w:rPr>
          <w:rFonts w:cs="Times New Roman"/>
        </w:rPr>
        <w:t>) Insertion loss in amorphous phase, expressed in dB.</w:t>
      </w:r>
      <w:r w:rsidR="00337482">
        <w:rPr>
          <w:rFonts w:cs="Times New Roman"/>
        </w:rPr>
        <w:t xml:space="preserve"> Note a different y-axis scales.</w:t>
      </w:r>
    </w:p>
    <w:p w14:paraId="749964AA" w14:textId="77777777" w:rsidR="007F37DE" w:rsidRPr="007F37DE" w:rsidRDefault="007F37DE" w:rsidP="007F37DE">
      <w:pPr>
        <w:pStyle w:val="10BodySubsequentParagraph"/>
      </w:pPr>
    </w:p>
    <w:p w14:paraId="5988F6D6" w14:textId="47FDD8BA" w:rsidR="003C62AF" w:rsidRPr="007D7F7D" w:rsidRDefault="0018058D" w:rsidP="003C62AF">
      <w:pPr>
        <w:pStyle w:val="08SectionHeader2"/>
        <w:rPr>
          <w:rStyle w:val="Emphasis"/>
          <w:rFonts w:ascii="Times New Roman" w:hAnsi="Times New Roman" w:cs="Times New Roman"/>
          <w:i/>
          <w:iCs w:val="0"/>
        </w:rPr>
      </w:pPr>
      <w:r w:rsidRPr="004C1A59">
        <w:rPr>
          <w:rStyle w:val="Emphasis"/>
          <w:rFonts w:ascii="Times New Roman" w:hAnsi="Times New Roman" w:cs="Times New Roman"/>
          <w:i/>
          <w:iCs w:val="0"/>
        </w:rPr>
        <w:t>4.3</w:t>
      </w:r>
      <w:r w:rsidR="008508CB" w:rsidRPr="004C1A59">
        <w:rPr>
          <w:rStyle w:val="Emphasis"/>
          <w:rFonts w:ascii="Times New Roman" w:hAnsi="Times New Roman" w:cs="Times New Roman"/>
          <w:i/>
          <w:iCs w:val="0"/>
        </w:rPr>
        <w:t xml:space="preserve"> </w:t>
      </w:r>
      <w:r w:rsidR="00902A0B">
        <w:rPr>
          <w:rStyle w:val="Emphasis"/>
          <w:rFonts w:ascii="Times New Roman" w:hAnsi="Times New Roman" w:cs="Times New Roman"/>
          <w:i/>
          <w:iCs w:val="0"/>
        </w:rPr>
        <w:t>Transmittance tunability</w:t>
      </w:r>
      <w:r w:rsidR="00295F9D">
        <w:rPr>
          <w:rStyle w:val="Emphasis"/>
          <w:rFonts w:ascii="Times New Roman" w:hAnsi="Times New Roman" w:cs="Times New Roman"/>
          <w:i/>
          <w:iCs w:val="0"/>
        </w:rPr>
        <w:t xml:space="preserve"> and</w:t>
      </w:r>
      <w:r w:rsidR="00902A0B">
        <w:rPr>
          <w:rStyle w:val="Emphasis"/>
          <w:rFonts w:ascii="Times New Roman" w:hAnsi="Times New Roman" w:cs="Times New Roman"/>
          <w:i/>
          <w:iCs w:val="0"/>
        </w:rPr>
        <w:t xml:space="preserve"> optimization.</w:t>
      </w:r>
    </w:p>
    <w:p w14:paraId="45BBA093" w14:textId="11639393" w:rsidR="00AD1740" w:rsidRDefault="0018058D" w:rsidP="003C62AF">
      <w:pPr>
        <w:pStyle w:val="09BodyFirstParagraph"/>
        <w:rPr>
          <w:rFonts w:eastAsia="MS Mincho" w:cs="Times New Roman"/>
          <w:color w:val="000000"/>
        </w:rPr>
      </w:pPr>
      <w:r w:rsidRPr="007D7F7D">
        <w:rPr>
          <w:rFonts w:cs="Times New Roman"/>
        </w:rPr>
        <w:t>Edge-filter designs have multiple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which complicates the phase switching setup. When laser-induced heating is used as a switching method, the phase transition of every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D96E11" w:rsidRPr="007D7F7D">
        <w:rPr>
          <w:rFonts w:cs="Times New Roman"/>
        </w:rPr>
        <w:t>layer</w:t>
      </w:r>
      <w:r w:rsidRPr="007D7F7D">
        <w:rPr>
          <w:rFonts w:cs="Times New Roman"/>
        </w:rPr>
        <w:t xml:space="preserve"> does not occur simultaneously and the transmission change</w:t>
      </w:r>
      <w:r w:rsidR="005A60E7">
        <w:rPr>
          <w:rFonts w:eastAsia="MS Mincho" w:cs="Times New Roman"/>
          <w:color w:val="000000"/>
        </w:rPr>
        <w:t>s</w:t>
      </w:r>
      <w:r>
        <w:rPr>
          <w:rFonts w:eastAsia="MS Mincho" w:cs="Times New Roman"/>
          <w:color w:val="000000"/>
        </w:rPr>
        <w:t xml:space="preserve"> </w:t>
      </w:r>
      <w:r w:rsidRPr="007D7F7D">
        <w:rPr>
          <w:rFonts w:cs="Times New Roman"/>
        </w:rPr>
        <w:t>gradual</w:t>
      </w:r>
      <w:r>
        <w:rPr>
          <w:rFonts w:eastAsia="MS Mincho" w:cs="Times New Roman"/>
          <w:color w:val="000000"/>
        </w:rPr>
        <w:t>ly</w:t>
      </w:r>
      <w:r w:rsidRPr="007D7F7D">
        <w:rPr>
          <w:rFonts w:cs="Times New Roman"/>
        </w:rPr>
        <w:t xml:space="preserve">. This effect is </w:t>
      </w:r>
      <w:r w:rsidR="00B85EB5">
        <w:rPr>
          <w:rFonts w:cs="Times New Roman"/>
        </w:rPr>
        <w:lastRenderedPageBreak/>
        <w:t>shown</w:t>
      </w:r>
      <w:r w:rsidRPr="007D7F7D">
        <w:rPr>
          <w:rFonts w:cs="Times New Roman"/>
        </w:rPr>
        <w:t xml:space="preserve"> in </w:t>
      </w:r>
      <w:r>
        <w:rPr>
          <w:rFonts w:eastAsia="MS Mincho" w:cs="Times New Roman"/>
          <w:color w:val="000000"/>
        </w:rPr>
        <w:t xml:space="preserve">the optical limiter of </w:t>
      </w:r>
      <w:r w:rsidRPr="007D7F7D">
        <w:rPr>
          <w:rFonts w:cs="Times New Roman"/>
        </w:rPr>
        <w:fldChar w:fldCharType="begin"/>
      </w:r>
      <w:r w:rsidR="00BD65BE">
        <w:rPr>
          <w:rFonts w:cs="Times New Roman"/>
        </w:rP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00BD65BE">
        <w:rPr>
          <w:rFonts w:cs="Times New Roman"/>
          <w:noProof/>
        </w:rPr>
        <w:t>Sarangan, et al. [3]</w:t>
      </w:r>
      <w:r w:rsidRPr="007D7F7D">
        <w:rPr>
          <w:rFonts w:cs="Times New Roman"/>
        </w:rPr>
        <w:fldChar w:fldCharType="end"/>
      </w:r>
      <w:r w:rsidRPr="007D7F7D">
        <w:rPr>
          <w:rFonts w:cs="Times New Roman"/>
        </w:rPr>
        <w:t xml:space="preserve"> The</w:t>
      </w:r>
      <w:r w:rsidR="005A60E7">
        <w:rPr>
          <w:rFonts w:cs="Times New Roman"/>
        </w:rPr>
        <w:t>ir</w:t>
      </w:r>
      <w:r w:rsidRPr="007D7F7D">
        <w:rPr>
          <w:rFonts w:cs="Times New Roman"/>
        </w:rPr>
        <w:t xml:space="preserve"> device has a similar long-pass edge-filter</w:t>
      </w:r>
      <w:r w:rsidR="00B85EB5">
        <w:rPr>
          <w:rFonts w:cs="Times New Roman"/>
        </w:rPr>
        <w:t xml:space="preserve"> </w:t>
      </w:r>
      <w:r w:rsidR="00B85EB5" w:rsidRPr="007D7F7D">
        <w:rPr>
          <w:rFonts w:cs="Times New Roman"/>
        </w:rPr>
        <w:t>design</w:t>
      </w:r>
      <w:r w:rsidRPr="007D7F7D">
        <w:rPr>
          <w:rFonts w:cs="Times New Roman"/>
        </w:rPr>
        <w:t xml:space="preserve"> </w:t>
      </w: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e>
            </m:d>
          </m:e>
          <m:sup>
            <m:r>
              <w:rPr>
                <w:rFonts w:ascii="Cambria Math" w:hAnsi="Cambria Math" w:cs="Times New Roman"/>
              </w:rPr>
              <m:t>4</m:t>
            </m:r>
          </m:sup>
        </m:sSup>
      </m:oMath>
      <w:r w:rsidRPr="007D7F7D">
        <w:rPr>
          <w:rFonts w:cs="Times New Roman"/>
        </w:rPr>
        <w:t xml:space="preserve"> but </w:t>
      </w:r>
      <w:r>
        <w:rPr>
          <w:rFonts w:eastAsia="MS Mincho" w:cs="Times New Roman"/>
          <w:color w:val="000000"/>
        </w:rPr>
        <w:t xml:space="preserve">the </w:t>
      </w:r>
      <w:r w:rsidRPr="00D95221">
        <w:rPr>
          <w:rFonts w:eastAsia="MS Mincho" w:cs="Times New Roman"/>
          <w:i/>
          <w:iCs/>
          <w:color w:val="000000"/>
        </w:rPr>
        <w:t>H</w:t>
      </w:r>
      <w:r>
        <w:rPr>
          <w:rFonts w:eastAsia="MS Mincho" w:cs="Times New Roman"/>
          <w:color w:val="000000"/>
        </w:rPr>
        <w:t xml:space="preserve"> layers are GST instead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w:t>
      </w:r>
      <w:r>
        <w:rPr>
          <w:rFonts w:eastAsia="MS Mincho" w:cs="Times New Roman"/>
          <w:color w:val="000000"/>
        </w:rPr>
        <w:t xml:space="preserve">the </w:t>
      </w:r>
      <w:r w:rsidRPr="00D95221">
        <w:rPr>
          <w:rFonts w:eastAsia="MS Mincho" w:cs="Times New Roman"/>
          <w:i/>
          <w:iCs/>
          <w:color w:val="000000"/>
        </w:rPr>
        <w:t>L</w:t>
      </w:r>
      <w:r>
        <w:rPr>
          <w:rFonts w:eastAsia="MS Mincho" w:cs="Times New Roman"/>
          <w:color w:val="000000"/>
        </w:rPr>
        <w:t xml:space="preserve"> layers are SiO</w:t>
      </w:r>
      <w:r w:rsidRPr="007D7F7D">
        <w:rPr>
          <w:rFonts w:cs="Times New Roman"/>
          <w:vertAlign w:val="subscript"/>
        </w:rPr>
        <w:t>2</w:t>
      </w:r>
      <w:r w:rsidRPr="007D7F7D">
        <w:rPr>
          <w:rFonts w:cs="Times New Roman"/>
        </w:rPr>
        <w:t xml:space="preserve"> instead of MgF</w:t>
      </w:r>
      <w:r w:rsidRPr="007D7F7D">
        <w:rPr>
          <w:rFonts w:cs="Times New Roman"/>
          <w:vertAlign w:val="subscript"/>
        </w:rPr>
        <w:t>2</w:t>
      </w:r>
      <w:r w:rsidRPr="007D7F7D">
        <w:rPr>
          <w:rFonts w:cs="Times New Roman"/>
        </w:rPr>
        <w:t>. Their experimental result</w:t>
      </w:r>
      <w:r>
        <w:rPr>
          <w:rFonts w:eastAsia="MS Mincho" w:cs="Times New Roman"/>
          <w:color w:val="000000"/>
        </w:rPr>
        <w:t>s show</w:t>
      </w:r>
      <w:r w:rsidRPr="007D7F7D">
        <w:rPr>
          <w:rFonts w:cs="Times New Roman"/>
        </w:rPr>
        <w:t xml:space="preserve">ed that the phase switching of GST layers occurs layer-by-layer in an order that is determined by the changes in </w:t>
      </w:r>
      <w:r>
        <w:rPr>
          <w:rFonts w:eastAsia="MS Mincho" w:cs="Times New Roman"/>
          <w:color w:val="000000"/>
        </w:rPr>
        <w:t>the optical field distribution and thermal crosstalk between layers</w:t>
      </w:r>
      <w:r w:rsidR="00B85EB5">
        <w:rPr>
          <w:rFonts w:cs="Times New Roman"/>
        </w:rPr>
        <w:t xml:space="preserve">, which does not necessarily start from </w:t>
      </w:r>
      <w:r>
        <w:rPr>
          <w:rFonts w:eastAsia="MS Mincho" w:cs="Times New Roman"/>
          <w:color w:val="000000"/>
        </w:rPr>
        <w:t>the air</w:t>
      </w:r>
      <w:r w:rsidR="00B85EB5">
        <w:rPr>
          <w:rFonts w:cs="Times New Roman"/>
        </w:rPr>
        <w:t xml:space="preserve"> -side to </w:t>
      </w:r>
      <w:r>
        <w:rPr>
          <w:rFonts w:eastAsia="MS Mincho" w:cs="Times New Roman"/>
          <w:color w:val="000000"/>
        </w:rPr>
        <w:t>the substrate</w:t>
      </w:r>
      <w:r w:rsidR="001B2C54">
        <w:rPr>
          <w:rFonts w:cs="Times New Roman"/>
        </w:rPr>
        <w:t>-</w:t>
      </w:r>
      <w:r w:rsidR="00B85EB5">
        <w:rPr>
          <w:rFonts w:cs="Times New Roman"/>
        </w:rPr>
        <w:t>side</w:t>
      </w:r>
      <w:r w:rsidRPr="007D7F7D">
        <w:rPr>
          <w:rFonts w:cs="Times New Roman"/>
        </w:rPr>
        <w:t xml:space="preserve">. </w:t>
      </w:r>
      <w:r w:rsidR="00B85EB5">
        <w:rPr>
          <w:rFonts w:cs="Times New Roman"/>
        </w:rPr>
        <w:t>However,</w:t>
      </w:r>
      <w:r w:rsidRPr="007D7F7D">
        <w:rPr>
          <w:rFonts w:cs="Times New Roman"/>
        </w:rPr>
        <w:t xml:space="preserve"> our device is intended to be used as a </w:t>
      </w:r>
      <w:r>
        <w:rPr>
          <w:rFonts w:cs="Times New Roman"/>
        </w:rPr>
        <w:t>transmittance-tunable</w:t>
      </w:r>
      <w:r w:rsidRPr="007D7F7D">
        <w:rPr>
          <w:rFonts w:cs="Times New Roman"/>
        </w:rPr>
        <w:t xml:space="preserve"> filter that does not require a fast switching speed</w:t>
      </w:r>
      <w:r>
        <w:rPr>
          <w:rFonts w:eastAsia="MS Mincho" w:cs="Times New Roman"/>
          <w:color w:val="000000"/>
        </w:rPr>
        <w:t xml:space="preserve">; therefore, </w:t>
      </w:r>
      <w:r w:rsidRPr="007D7F7D">
        <w:rPr>
          <w:rFonts w:cs="Times New Roman"/>
        </w:rPr>
        <w:t xml:space="preserve">electrical heating is </w:t>
      </w:r>
      <w:r>
        <w:rPr>
          <w:rFonts w:cs="Times New Roman"/>
        </w:rPr>
        <w:t>also a</w:t>
      </w:r>
      <w:r w:rsidRPr="007D7F7D">
        <w:rPr>
          <w:rFonts w:cs="Times New Roman"/>
        </w:rPr>
        <w:t>vailable as an alternative phase switching method. The ability to manually control the phase of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enable</w:t>
      </w:r>
      <w:r>
        <w:rPr>
          <w:rFonts w:eastAsia="MS Mincho" w:cs="Times New Roman"/>
          <w:color w:val="000000"/>
        </w:rPr>
        <w:t xml:space="preserve">s </w:t>
      </w:r>
      <w:r w:rsidRPr="007D7F7D">
        <w:rPr>
          <w:rFonts w:cs="Times New Roman"/>
        </w:rPr>
        <w:t xml:space="preserve">the </w:t>
      </w:r>
      <w:r>
        <w:rPr>
          <w:rFonts w:cs="Times New Roman"/>
        </w:rPr>
        <w:t>filter to have multiple transmittance value</w:t>
      </w:r>
      <w:r>
        <w:rPr>
          <w:rFonts w:eastAsia="MS Mincho" w:cs="Times New Roman"/>
          <w:color w:val="000000"/>
        </w:rPr>
        <w:t xml:space="preserve">s. Using </w:t>
      </w:r>
      <w:r w:rsidRPr="007D7F7D">
        <w:rPr>
          <w:rFonts w:cs="Times New Roman"/>
        </w:rPr>
        <w:t>the 5-</w:t>
      </w:r>
      <w:r w:rsidR="00D34F4A">
        <w:rPr>
          <w:rFonts w:cs="Times New Roman"/>
        </w:rPr>
        <w:t>unit-cell</w:t>
      </w:r>
      <w:r w:rsidRPr="007D7F7D">
        <w:rPr>
          <w:rFonts w:cs="Times New Roman"/>
        </w:rPr>
        <w:t xml:space="preserve"> edge-filter design described in Table 1, </w:t>
      </w:r>
      <w:r>
        <w:rPr>
          <w:rFonts w:cs="Times New Roman"/>
        </w:rPr>
        <w:t>which</w:t>
      </w:r>
      <w:r w:rsidRPr="007D7F7D">
        <w:rPr>
          <w:rFonts w:cs="Times New Roman"/>
        </w:rPr>
        <w:t xml:space="preserve"> consists of 11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w:t>
      </w:r>
      <w:r>
        <w:rPr>
          <w:rFonts w:cs="Times New Roman"/>
        </w:rPr>
        <w:t>(</w:t>
      </w:r>
      <w:r w:rsidRPr="007D7F7D">
        <w:rPr>
          <w:rFonts w:cs="Times New Roman"/>
        </w:rPr>
        <w:t>six layers of Sb</w:t>
      </w:r>
      <w:r w:rsidRPr="007D7F7D">
        <w:rPr>
          <w:rFonts w:cs="Times New Roman"/>
          <w:vertAlign w:val="subscript"/>
        </w:rPr>
        <w:t>2</w:t>
      </w:r>
      <w:r w:rsidRPr="007D7F7D">
        <w:rPr>
          <w:rFonts w:cs="Times New Roman"/>
        </w:rPr>
        <w:t>Se</w:t>
      </w:r>
      <w:r w:rsidRPr="007D7F7D">
        <w:rPr>
          <w:rFonts w:cs="Times New Roman"/>
          <w:vertAlign w:val="subscript"/>
        </w:rPr>
        <w:t>3</w:t>
      </w:r>
      <w:r>
        <w:rPr>
          <w:rFonts w:cs="Times New Roman"/>
        </w:rPr>
        <w:t>)</w:t>
      </w:r>
      <w:r w:rsidRPr="007D7F7D">
        <w:rPr>
          <w:rFonts w:cs="Times New Roman"/>
        </w:rPr>
        <w:t>, there would be a total of 2</w:t>
      </w:r>
      <w:r w:rsidRPr="007D7F7D">
        <w:rPr>
          <w:rFonts w:cs="Times New Roman"/>
          <w:vertAlign w:val="superscript"/>
        </w:rPr>
        <w:t>6</w:t>
      </w:r>
      <w:r w:rsidRPr="007D7F7D">
        <w:rPr>
          <w:rFonts w:cs="Times New Roman"/>
        </w:rPr>
        <w:t xml:space="preserve"> configurations</w:t>
      </w:r>
      <w:r>
        <w:rPr>
          <w:rFonts w:cs="Times New Roman"/>
        </w:rPr>
        <w:t xml:space="preserve"> for </w:t>
      </w:r>
      <w:r>
        <w:rPr>
          <w:rFonts w:eastAsia="MS Mincho" w:cs="Times New Roman"/>
          <w:color w:val="000000"/>
        </w:rPr>
        <w:t>the Sb</w:t>
      </w:r>
      <w:r>
        <w:rPr>
          <w:rFonts w:cs="Times New Roman"/>
          <w:vertAlign w:val="subscript"/>
        </w:rPr>
        <w:t>2</w:t>
      </w:r>
      <w:r>
        <w:rPr>
          <w:rFonts w:cs="Times New Roman"/>
        </w:rPr>
        <w:t>Se</w:t>
      </w:r>
      <w:r>
        <w:rPr>
          <w:rFonts w:cs="Times New Roman"/>
          <w:vertAlign w:val="subscript"/>
        </w:rPr>
        <w:t>3</w:t>
      </w:r>
      <w:r>
        <w:rPr>
          <w:rFonts w:cs="Times New Roman"/>
        </w:rPr>
        <w:t xml:space="preserve"> phases. </w:t>
      </w:r>
      <w:r w:rsidRPr="007D7F7D">
        <w:rPr>
          <w:rFonts w:cs="Times New Roman"/>
        </w:rPr>
        <w:t xml:space="preserve">Figure </w:t>
      </w:r>
      <w:r>
        <w:rPr>
          <w:rFonts w:cs="Times New Roman"/>
        </w:rPr>
        <w:t>9</w:t>
      </w:r>
      <w:r w:rsidRPr="007D7F7D">
        <w:rPr>
          <w:rFonts w:cs="Times New Roman"/>
        </w:rPr>
        <w:t xml:space="preserve"> </w:t>
      </w:r>
      <w:r>
        <w:rPr>
          <w:rFonts w:cs="Times New Roman"/>
        </w:rPr>
        <w:t>highlights some of these configurations; the legend denotes Sb</w:t>
      </w:r>
      <w:r>
        <w:rPr>
          <w:rFonts w:cs="Times New Roman"/>
          <w:vertAlign w:val="subscript"/>
        </w:rPr>
        <w:t>2</w:t>
      </w:r>
      <w:r>
        <w:rPr>
          <w:rFonts w:cs="Times New Roman"/>
        </w:rPr>
        <w:t>Se</w:t>
      </w:r>
      <w:r>
        <w:rPr>
          <w:rFonts w:cs="Times New Roman"/>
          <w:vertAlign w:val="subscript"/>
        </w:rPr>
        <w:t>3</w:t>
      </w:r>
      <w:r>
        <w:rPr>
          <w:rFonts w:cs="Times New Roman"/>
        </w:rPr>
        <w:t xml:space="preserve"> in </w:t>
      </w:r>
      <w:r>
        <w:rPr>
          <w:rFonts w:eastAsia="MS Mincho" w:cs="Times New Roman"/>
          <w:color w:val="000000"/>
        </w:rPr>
        <w:t xml:space="preserve">the amorphous (a) or crystalline phase (c), and the ordering from left to right is from the </w:t>
      </w:r>
      <w:r w:rsidRPr="007D7F7D">
        <w:rPr>
          <w:rFonts w:cs="Times New Roman"/>
        </w:rPr>
        <w:t xml:space="preserve">substrate to </w:t>
      </w:r>
      <w:r>
        <w:rPr>
          <w:rFonts w:eastAsia="MS Mincho" w:cs="Times New Roman"/>
          <w:color w:val="000000"/>
        </w:rPr>
        <w:t>the air side</w:t>
      </w:r>
      <w:r>
        <w:rPr>
          <w:rFonts w:cs="Times New Roman"/>
        </w:rPr>
        <w:t xml:space="preserve"> (</w:t>
      </w:r>
      <w:r w:rsidRPr="00AD1740">
        <w:rPr>
          <w:rFonts w:cs="Times New Roman"/>
          <w:i/>
          <w:iCs/>
        </w:rPr>
        <w:t>f</w:t>
      </w:r>
      <w:r w:rsidRPr="00D95221">
        <w:rPr>
          <w:rFonts w:cs="Times New Roman"/>
          <w:vertAlign w:val="subscript"/>
        </w:rPr>
        <w:t>1</w:t>
      </w:r>
      <w:r>
        <w:rPr>
          <w:rFonts w:cs="Times New Roman"/>
        </w:rPr>
        <w:t xml:space="preserve"> to </w:t>
      </w:r>
      <w:r w:rsidRPr="00AD1740">
        <w:rPr>
          <w:rFonts w:cs="Times New Roman"/>
          <w:i/>
          <w:iCs/>
        </w:rPr>
        <w:t>f</w:t>
      </w:r>
      <w:r w:rsidRPr="00D95221">
        <w:rPr>
          <w:rFonts w:cs="Times New Roman"/>
          <w:vertAlign w:val="subscript"/>
        </w:rPr>
        <w:t>6</w:t>
      </w:r>
      <w:r w:rsidRPr="00AD1740">
        <w:rPr>
          <w:rFonts w:cs="Times New Roman"/>
        </w:rPr>
        <w:t>)</w:t>
      </w:r>
      <w:r>
        <w:rPr>
          <w:rFonts w:cs="Times New Roman"/>
        </w:rPr>
        <w:t xml:space="preserve">. With the correct phase configuration, the transmittance can be gradually reduced from </w:t>
      </w:r>
      <w:r>
        <w:rPr>
          <w:rFonts w:eastAsia="MS Mincho" w:cs="Times New Roman"/>
          <w:color w:val="000000"/>
        </w:rPr>
        <w:t>peak of 93.4% to 0.0%.</w:t>
      </w:r>
    </w:p>
    <w:p w14:paraId="40FD59CA" w14:textId="77777777" w:rsidR="00900616" w:rsidRPr="00900616" w:rsidRDefault="00900616" w:rsidP="00900616">
      <w:pPr>
        <w:pStyle w:val="10BodySubsequentParagraph"/>
      </w:pPr>
    </w:p>
    <w:p w14:paraId="0054B137" w14:textId="44E5FB88" w:rsidR="003C62AF" w:rsidRPr="007D7F7D" w:rsidRDefault="00900616" w:rsidP="00902A0B">
      <w:pPr>
        <w:pStyle w:val="11Figure"/>
      </w:pPr>
      <w:r>
        <w:rPr>
          <w:noProof/>
        </w:rPr>
        <w:drawing>
          <wp:inline distT="0" distB="0" distL="0" distR="0" wp14:anchorId="45EF6AEB" wp14:editId="526A69E2">
            <wp:extent cx="4791710" cy="2766695"/>
            <wp:effectExtent l="0" t="0" r="8890" b="0"/>
            <wp:docPr id="2287236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3648" name="Picture 2287236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1710" cy="2766695"/>
                    </a:xfrm>
                    <a:prstGeom prst="rect">
                      <a:avLst/>
                    </a:prstGeom>
                  </pic:spPr>
                </pic:pic>
              </a:graphicData>
            </a:graphic>
          </wp:inline>
        </w:drawing>
      </w:r>
    </w:p>
    <w:p w14:paraId="4A3607C2" w14:textId="4DEE8C63" w:rsidR="003C62AF" w:rsidRDefault="0018058D" w:rsidP="00DB2E89">
      <w:pPr>
        <w:pStyle w:val="12FigureCaptionLong"/>
        <w:rPr>
          <w:rFonts w:cs="Times New Roman"/>
        </w:rPr>
      </w:pPr>
      <w:r w:rsidRPr="007D7F7D">
        <w:rPr>
          <w:rFonts w:cs="Times New Roman"/>
          <w:b/>
          <w:bCs/>
        </w:rPr>
        <w:t xml:space="preserve">Fig. </w:t>
      </w:r>
      <w:r w:rsidR="00AD1740">
        <w:rPr>
          <w:rFonts w:cs="Times New Roman"/>
          <w:b/>
          <w:bCs/>
          <w:szCs w:val="20"/>
          <w:lang w:bidi="th-TH"/>
        </w:rPr>
        <w:t>9</w:t>
      </w:r>
      <w:r w:rsidRPr="007D7F7D">
        <w:rPr>
          <w:rFonts w:cs="Times New Roman"/>
          <w:b/>
          <w:bCs/>
          <w:szCs w:val="20"/>
          <w:cs/>
          <w:lang w:bidi="th-TH"/>
        </w:rPr>
        <w:t>.</w:t>
      </w:r>
      <w:r w:rsidRPr="007D7F7D">
        <w:rPr>
          <w:rFonts w:cs="Times New Roman"/>
        </w:rPr>
        <w:t xml:space="preserve"> Transmittance of the five-</w:t>
      </w:r>
      <w:r w:rsidR="00D34F4A">
        <w:rPr>
          <w:rFonts w:cs="Times New Roman"/>
        </w:rPr>
        <w:t>unit-cell</w:t>
      </w:r>
      <w:r w:rsidRPr="007D7F7D">
        <w:rPr>
          <w:rFonts w:cs="Times New Roman"/>
        </w:rPr>
        <w:t xml:space="preserve"> edge-filter design in 8 different configurations.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is in amorphous (a) or crystalline (c) phases, </w:t>
      </w:r>
      <w:r w:rsidR="00AD1740">
        <w:rPr>
          <w:rFonts w:cs="Times New Roman"/>
        </w:rPr>
        <w:t xml:space="preserve">and </w:t>
      </w:r>
      <w:r w:rsidRPr="007D7F7D">
        <w:rPr>
          <w:rFonts w:cs="Times New Roman"/>
        </w:rPr>
        <w:t xml:space="preserve">the </w:t>
      </w:r>
      <w:r w:rsidR="00AD1740">
        <w:rPr>
          <w:rFonts w:cs="Times New Roman"/>
        </w:rPr>
        <w:t>layout ordering</w:t>
      </w:r>
      <w:r w:rsidRPr="007D7F7D">
        <w:rPr>
          <w:rFonts w:cs="Times New Roman"/>
        </w:rPr>
        <w:t xml:space="preserve"> from left to right </w:t>
      </w:r>
      <w:r w:rsidR="00AD1740">
        <w:rPr>
          <w:rFonts w:cs="Times New Roman"/>
        </w:rPr>
        <w:t>is</w:t>
      </w:r>
      <w:r w:rsidRPr="007D7F7D">
        <w:rPr>
          <w:rFonts w:cs="Times New Roman"/>
        </w:rPr>
        <w:t xml:space="preserve"> substrate-side to air-side.</w:t>
      </w:r>
    </w:p>
    <w:p w14:paraId="1D7E632B" w14:textId="77777777" w:rsidR="00DB2E89" w:rsidRPr="00DB2E89" w:rsidRDefault="00DB2E89" w:rsidP="00DB2E89">
      <w:pPr>
        <w:pStyle w:val="10BodySubsequentParagraph"/>
      </w:pPr>
    </w:p>
    <w:p w14:paraId="20147762" w14:textId="2B59FACD" w:rsidR="00DB2E89" w:rsidRDefault="0018058D" w:rsidP="003C62AF">
      <w:pPr>
        <w:pStyle w:val="10BodySubsequentParagraph"/>
        <w:rPr>
          <w:rStyle w:val="Emphasis"/>
          <w:rFonts w:cs="Times New Roman"/>
          <w:i w:val="0"/>
          <w:iCs w:val="0"/>
        </w:rPr>
      </w:pPr>
      <w:r>
        <w:rPr>
          <w:rStyle w:val="Emphasis"/>
          <w:rFonts w:cs="Times New Roman"/>
          <w:i w:val="0"/>
          <w:iCs w:val="0"/>
        </w:rPr>
        <w:t xml:space="preserve">The peak transmittance contrast of each design shown in Fig. 6 does not always correspond to the desired operating wavelength of 1064 nm. This is explained by the arbitrary selection of </w:t>
      </w:r>
      <w:r>
        <w:rPr>
          <w:rStyle w:val="Emphasis"/>
          <w:rFonts w:eastAsia="MS Mincho" w:cs="Times New Roman"/>
          <w:i w:val="0"/>
          <w:iCs w:val="0"/>
          <w:color w:val="000000"/>
        </w:rPr>
        <w:t xml:space="preserve">the reference wavelength in edge-filter designs. </w:t>
      </w:r>
      <w:r w:rsidR="001B2C54">
        <w:rPr>
          <w:rStyle w:val="Emphasis"/>
          <w:rFonts w:eastAsia="MS Mincho" w:cs="Times New Roman"/>
          <w:i w:val="0"/>
          <w:iCs w:val="0"/>
          <w:color w:val="000000"/>
        </w:rPr>
        <w:t>So, an</w:t>
      </w:r>
      <w:r>
        <w:rPr>
          <w:rStyle w:val="Emphasis"/>
          <w:rFonts w:eastAsia="MS Mincho" w:cs="Times New Roman"/>
          <w:i w:val="0"/>
          <w:iCs w:val="0"/>
          <w:color w:val="000000"/>
        </w:rPr>
        <w:t xml:space="preserve"> optimization algorithm can be used to improve the optical performance</w:t>
      </w:r>
      <w:r w:rsidR="001B2C54">
        <w:rPr>
          <w:rStyle w:val="Emphasis"/>
          <w:rFonts w:eastAsia="MS Mincho" w:cs="Times New Roman"/>
          <w:i w:val="0"/>
          <w:iCs w:val="0"/>
          <w:color w:val="000000"/>
        </w:rPr>
        <w:t>. A</w:t>
      </w:r>
      <w:r>
        <w:rPr>
          <w:rStyle w:val="Emphasis"/>
          <w:rFonts w:eastAsia="MS Mincho" w:cs="Times New Roman"/>
          <w:i w:val="0"/>
          <w:iCs w:val="0"/>
          <w:color w:val="000000"/>
        </w:rPr>
        <w:t xml:space="preserve"> simple merit function found in OpenFilters </w:t>
      </w:r>
      <w:r w:rsidR="003C62AF" w:rsidRPr="007D7F7D">
        <w:rPr>
          <w:rFonts w:cs="Times New Roman"/>
        </w:rPr>
        <w:fldChar w:fldCharType="begin"/>
      </w:r>
      <w:r w:rsidR="000C2047">
        <w:rPr>
          <w:rFonts w:cs="Times New Roman"/>
        </w:rPr>
        <w:instrText xml:space="preserve"> ADDIN EN.CITE &lt;EndNote&gt;&lt;Cite&gt;&lt;Author&gt;Larouche&lt;/Author&gt;&lt;Year&gt;2008&lt;/Year&gt;&lt;RecNum&gt;101&lt;/RecNum&gt;&lt;DisplayText&gt;[30]&lt;/DisplayText&gt;&lt;record&gt;&lt;rec-number&gt;101&lt;/rec-number&gt;&lt;foreign-keys&gt;&lt;key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3C62AF" w:rsidRPr="007D7F7D">
        <w:rPr>
          <w:rFonts w:cs="Times New Roman"/>
        </w:rPr>
        <w:fldChar w:fldCharType="separate"/>
      </w:r>
      <w:r w:rsidR="000C2047">
        <w:rPr>
          <w:rFonts w:cs="Times New Roman"/>
          <w:noProof/>
        </w:rPr>
        <w:t>[30]</w:t>
      </w:r>
      <w:r w:rsidR="003C62AF" w:rsidRPr="007D7F7D">
        <w:rPr>
          <w:rFonts w:cs="Times New Roman"/>
        </w:rPr>
        <w:fldChar w:fldCharType="end"/>
      </w:r>
      <w:r w:rsidR="003C62AF" w:rsidRPr="007D7F7D">
        <w:rPr>
          <w:rFonts w:cs="Times New Roman"/>
        </w:rPr>
        <w:t xml:space="preserve"> </w:t>
      </w:r>
      <w:r>
        <w:rPr>
          <w:rFonts w:cs="Times New Roman"/>
        </w:rPr>
        <w:t xml:space="preserve">is used </w:t>
      </w:r>
      <w:r w:rsidR="001B2C54">
        <w:rPr>
          <w:rFonts w:cs="Times New Roman"/>
        </w:rPr>
        <w:t xml:space="preserve">in this </w:t>
      </w:r>
      <w:r>
        <w:rPr>
          <w:rFonts w:cs="Times New Roman"/>
        </w:rPr>
        <w:t>example. The optimization goal for the 5-</w:t>
      </w:r>
      <w:r w:rsidR="00D34F4A">
        <w:rPr>
          <w:rFonts w:cs="Times New Roman"/>
        </w:rPr>
        <w:t>unit-cell</w:t>
      </w:r>
      <w:r>
        <w:rPr>
          <w:rFonts w:cs="Times New Roman"/>
        </w:rPr>
        <w:t xml:space="preserve"> edge-filter design is to have a transmittance value of at least 97% from 1000 to 1200 nm at interval</w:t>
      </w:r>
      <w:r>
        <w:rPr>
          <w:rFonts w:eastAsia="MS Mincho" w:cs="Times New Roman"/>
          <w:color w:val="000000"/>
        </w:rPr>
        <w:t xml:space="preserve">s of </w:t>
      </w:r>
      <w:r>
        <w:rPr>
          <w:rFonts w:cs="Times New Roman"/>
        </w:rPr>
        <w:t>every 20 nm. The optimization took less than 5 s, and the new design now required 304.2 nm of Sb</w:t>
      </w:r>
      <w:r>
        <w:rPr>
          <w:rFonts w:cs="Times New Roman"/>
          <w:vertAlign w:val="subscript"/>
        </w:rPr>
        <w:t>2</w:t>
      </w:r>
      <w:r>
        <w:rPr>
          <w:rFonts w:cs="Times New Roman"/>
        </w:rPr>
        <w:t>Se</w:t>
      </w:r>
      <w:r>
        <w:rPr>
          <w:rFonts w:cs="Times New Roman"/>
          <w:vertAlign w:val="subscript"/>
        </w:rPr>
        <w:t>3</w:t>
      </w:r>
      <w:r>
        <w:rPr>
          <w:rFonts w:cs="Times New Roman"/>
        </w:rPr>
        <w:t xml:space="preserve">, 25% more than the </w:t>
      </w:r>
      <w:r>
        <w:rPr>
          <w:rFonts w:eastAsia="MS Mincho" w:cs="Times New Roman"/>
          <w:color w:val="000000"/>
        </w:rPr>
        <w:t xml:space="preserve">original design, but the overall thickness </w:t>
      </w:r>
      <w:r w:rsidR="001B2C54">
        <w:rPr>
          <w:rFonts w:eastAsia="MS Mincho" w:cs="Times New Roman"/>
          <w:color w:val="000000"/>
        </w:rPr>
        <w:t>is</w:t>
      </w:r>
      <w:r>
        <w:rPr>
          <w:rFonts w:eastAsia="MS Mincho" w:cs="Times New Roman"/>
          <w:color w:val="000000"/>
        </w:rPr>
        <w:t xml:space="preserve"> now 845.6 nm, </w:t>
      </w:r>
      <w:r w:rsidR="00D60E3F">
        <w:rPr>
          <w:rFonts w:eastAsia="MS Mincho" w:cs="Times New Roman"/>
          <w:color w:val="000000"/>
        </w:rPr>
        <w:t>7</w:t>
      </w:r>
      <w:r>
        <w:rPr>
          <w:rFonts w:eastAsia="MS Mincho" w:cs="Times New Roman"/>
          <w:color w:val="000000"/>
        </w:rPr>
        <w:t xml:space="preserve">% </w:t>
      </w:r>
      <w:r w:rsidR="00D60E3F">
        <w:rPr>
          <w:rFonts w:eastAsia="MS Mincho" w:cs="Times New Roman"/>
          <w:color w:val="000000"/>
        </w:rPr>
        <w:t xml:space="preserve">less than </w:t>
      </w:r>
      <w:r>
        <w:rPr>
          <w:rFonts w:eastAsia="MS Mincho" w:cs="Times New Roman"/>
          <w:color w:val="000000"/>
        </w:rPr>
        <w:t>the original</w:t>
      </w:r>
      <w:r w:rsidR="00D60E3F">
        <w:rPr>
          <w:rFonts w:eastAsia="MS Mincho" w:cs="Times New Roman"/>
          <w:color w:val="000000"/>
        </w:rPr>
        <w:t xml:space="preserve">, </w:t>
      </w:r>
      <w:r>
        <w:rPr>
          <w:rFonts w:eastAsia="MS Mincho" w:cs="Times New Roman"/>
          <w:color w:val="000000"/>
        </w:rPr>
        <w:t>the thickness of each layer is shown in Table 2. Figure 10a shows the transmittance of the original (green) and optimized designs (blue) in the amorphous (solid) and crystalline phases (dotted).</w:t>
      </w:r>
      <w:r w:rsidR="00114A95">
        <w:rPr>
          <w:rFonts w:cs="Times New Roman"/>
        </w:rPr>
        <w:t xml:space="preserve"> Overall, the optimized design has </w:t>
      </w:r>
      <w:r>
        <w:rPr>
          <w:rFonts w:eastAsia="MS Mincho" w:cs="Times New Roman"/>
          <w:color w:val="000000"/>
        </w:rPr>
        <w:t xml:space="preserve">a higher transmittance </w:t>
      </w:r>
      <w:r w:rsidR="00114A95">
        <w:rPr>
          <w:rFonts w:cs="Times New Roman"/>
        </w:rPr>
        <w:t xml:space="preserve">in the desired 1000 to </w:t>
      </w:r>
      <w:r w:rsidR="00114A95">
        <w:rPr>
          <w:rFonts w:cs="Times New Roman"/>
        </w:rPr>
        <w:lastRenderedPageBreak/>
        <w:t>1200 nm spectrum, but the spectral profile has been blue</w:t>
      </w:r>
      <w:r w:rsidR="00D60E3F">
        <w:rPr>
          <w:rFonts w:eastAsia="MS Mincho" w:cs="Times New Roman"/>
          <w:color w:val="000000"/>
        </w:rPr>
        <w:t xml:space="preserve"> </w:t>
      </w:r>
      <w:r>
        <w:rPr>
          <w:rFonts w:eastAsia="MS Mincho" w:cs="Times New Roman"/>
          <w:color w:val="000000"/>
        </w:rPr>
        <w:t>shifted by a small amount. The transmittance contrast</w:t>
      </w:r>
      <w:r w:rsidR="00D60E3F">
        <w:rPr>
          <w:rFonts w:eastAsia="MS Mincho" w:cs="Times New Roman"/>
          <w:color w:val="000000"/>
        </w:rPr>
        <w:t xml:space="preserve"> at 1064 nm</w:t>
      </w:r>
      <w:r>
        <w:rPr>
          <w:rFonts w:eastAsia="MS Mincho" w:cs="Times New Roman"/>
          <w:color w:val="000000"/>
        </w:rPr>
        <w:t xml:space="preserve"> (Fig. 10b) of the optimized design </w:t>
      </w:r>
      <w:r w:rsidR="00114A95">
        <w:rPr>
          <w:rFonts w:cs="Times New Roman"/>
        </w:rPr>
        <w:t>is also higher, 95.8%</w:t>
      </w:r>
      <w:r>
        <w:rPr>
          <w:rFonts w:eastAsia="MS Mincho" w:cs="Times New Roman"/>
          <w:color w:val="000000"/>
        </w:rPr>
        <w:t>, compared to 93.4% of the original</w:t>
      </w:r>
      <w:r w:rsidR="008508CB">
        <w:rPr>
          <w:rFonts w:cs="Times New Roman"/>
        </w:rPr>
        <w:t>.</w:t>
      </w:r>
      <w:r w:rsidR="00114A95">
        <w:rPr>
          <w:rFonts w:cs="Times New Roman"/>
        </w:rPr>
        <w:t xml:space="preserve"> </w:t>
      </w:r>
      <w:r w:rsidR="008508CB">
        <w:rPr>
          <w:rFonts w:cs="Times New Roman"/>
        </w:rPr>
        <w:t>The</w:t>
      </w:r>
      <w:r w:rsidR="00114A95">
        <w:rPr>
          <w:rFonts w:cs="Times New Roman"/>
        </w:rPr>
        <w:t xml:space="preserve"> </w:t>
      </w:r>
      <w:r w:rsidR="008508CB">
        <w:rPr>
          <w:rStyle w:val="Emphasis"/>
          <w:rFonts w:cs="Times New Roman"/>
          <w:i w:val="0"/>
          <w:iCs w:val="0"/>
        </w:rPr>
        <w:t xml:space="preserve">transmittance contrast FWHM </w:t>
      </w:r>
      <w:r w:rsidR="00114A95">
        <w:rPr>
          <w:rStyle w:val="Emphasis"/>
          <w:rFonts w:cs="Times New Roman"/>
          <w:i w:val="0"/>
          <w:iCs w:val="0"/>
        </w:rPr>
        <w:t xml:space="preserve">also </w:t>
      </w:r>
      <w:r w:rsidR="00D60E3F">
        <w:rPr>
          <w:rStyle w:val="Emphasis"/>
          <w:rFonts w:eastAsia="MS Mincho" w:cs="Times New Roman"/>
          <w:i w:val="0"/>
          <w:iCs w:val="0"/>
          <w:color w:val="000000"/>
        </w:rPr>
        <w:t>extended</w:t>
      </w:r>
      <w:r>
        <w:rPr>
          <w:rStyle w:val="Emphasis"/>
          <w:rFonts w:eastAsia="MS Mincho" w:cs="Times New Roman"/>
          <w:i w:val="0"/>
          <w:iCs w:val="0"/>
          <w:color w:val="000000"/>
        </w:rPr>
        <w:t xml:space="preserve"> </w:t>
      </w:r>
      <w:r w:rsidR="00902A0B">
        <w:rPr>
          <w:rStyle w:val="Emphasis"/>
          <w:rFonts w:cs="Times New Roman"/>
          <w:i w:val="0"/>
          <w:iCs w:val="0"/>
        </w:rPr>
        <w:t>slightly</w:t>
      </w:r>
      <w:r w:rsidR="00114A95">
        <w:rPr>
          <w:rStyle w:val="Emphasis"/>
          <w:rFonts w:cs="Times New Roman"/>
          <w:i w:val="0"/>
          <w:iCs w:val="0"/>
        </w:rPr>
        <w:t xml:space="preserve"> to 207.4 nm </w:t>
      </w:r>
      <w:r w:rsidR="008508CB">
        <w:rPr>
          <w:rStyle w:val="Emphasis"/>
          <w:rFonts w:cs="Times New Roman"/>
          <w:i w:val="0"/>
          <w:iCs w:val="0"/>
        </w:rPr>
        <w:t xml:space="preserve">(original: </w:t>
      </w:r>
      <w:r w:rsidR="00114A95">
        <w:rPr>
          <w:rStyle w:val="Emphasis"/>
          <w:rFonts w:cs="Times New Roman"/>
          <w:i w:val="0"/>
          <w:iCs w:val="0"/>
        </w:rPr>
        <w:t>197.0 nm</w:t>
      </w:r>
      <w:r w:rsidR="008508CB">
        <w:rPr>
          <w:rStyle w:val="Emphasis"/>
          <w:rFonts w:cs="Times New Roman"/>
          <w:i w:val="0"/>
          <w:iCs w:val="0"/>
        </w:rPr>
        <w:t>)</w:t>
      </w:r>
      <w:r w:rsidR="00114A95">
        <w:rPr>
          <w:rStyle w:val="Emphasis"/>
          <w:rFonts w:cs="Times New Roman"/>
          <w:i w:val="0"/>
          <w:iCs w:val="0"/>
        </w:rPr>
        <w:t>.</w:t>
      </w:r>
    </w:p>
    <w:p w14:paraId="15191898" w14:textId="78E5F7BC" w:rsidR="003C62AF" w:rsidRPr="007D7F7D" w:rsidRDefault="0018058D" w:rsidP="005A7AC1">
      <w:pPr>
        <w:pStyle w:val="14TableCaption"/>
        <w:rPr>
          <w:rFonts w:cs="Times New Roman"/>
        </w:rPr>
      </w:pPr>
      <w:r w:rsidRPr="007D7F7D">
        <w:rPr>
          <w:rFonts w:cs="Times New Roman"/>
          <w:bCs/>
        </w:rPr>
        <w:t>Table 2.</w:t>
      </w:r>
      <w:r w:rsidRPr="007D7F7D">
        <w:rPr>
          <w:rFonts w:cs="Times New Roman"/>
        </w:rPr>
        <w:t xml:space="preserve"> </w:t>
      </w:r>
      <w:r w:rsidR="00A42D0E">
        <w:rPr>
          <w:rFonts w:cs="Times New Roman"/>
        </w:rPr>
        <w:t>Thickness of each layer</w:t>
      </w:r>
      <w:r w:rsidRPr="007D7F7D">
        <w:rPr>
          <w:rFonts w:cs="Times New Roman"/>
        </w:rPr>
        <w:t xml:space="preserve"> before and after optimization.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layers </w:t>
      </w:r>
      <w:r w:rsidR="00A42D0E">
        <w:rPr>
          <w:rFonts w:cs="Times New Roman"/>
        </w:rPr>
        <w:t xml:space="preserve">units </w:t>
      </w:r>
      <w:r w:rsidRPr="007D7F7D">
        <w:rPr>
          <w:rFonts w:cs="Times New Roman"/>
        </w:rPr>
        <w:t>are in nm.</w:t>
      </w:r>
    </w:p>
    <w:tbl>
      <w:tblPr>
        <w:tblStyle w:val="PlainTable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815"/>
        <w:gridCol w:w="481"/>
        <w:gridCol w:w="595"/>
        <w:gridCol w:w="536"/>
        <w:gridCol w:w="595"/>
        <w:gridCol w:w="536"/>
        <w:gridCol w:w="595"/>
        <w:gridCol w:w="536"/>
        <w:gridCol w:w="595"/>
        <w:gridCol w:w="536"/>
        <w:gridCol w:w="595"/>
        <w:gridCol w:w="536"/>
        <w:gridCol w:w="595"/>
      </w:tblGrid>
      <w:tr w:rsidR="006E27E9" w14:paraId="50F60FC3" w14:textId="77777777" w:rsidTr="006E27E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bottom w:val="single" w:sz="4" w:space="0" w:color="auto"/>
            </w:tcBorders>
            <w:vAlign w:val="center"/>
          </w:tcPr>
          <w:p w14:paraId="7ED12C52" w14:textId="77777777" w:rsidR="003C62AF" w:rsidRPr="007D7F7D" w:rsidRDefault="0018058D" w:rsidP="00A42D0E">
            <w:pPr>
              <w:pStyle w:val="15TableBody"/>
              <w:jc w:val="center"/>
              <w:rPr>
                <w:rFonts w:cs="Times New Roman"/>
              </w:rPr>
            </w:pPr>
            <w:r w:rsidRPr="007D7F7D">
              <w:rPr>
                <w:rFonts w:cs="Times New Roman"/>
                <w:b w:val="0"/>
                <w:bCs w:val="0"/>
              </w:rPr>
              <w:t>Design</w:t>
            </w:r>
          </w:p>
        </w:tc>
        <w:tc>
          <w:tcPr>
            <w:tcW w:w="319" w:type="pct"/>
            <w:tcBorders>
              <w:top w:val="single" w:sz="4" w:space="0" w:color="auto"/>
              <w:bottom w:val="single" w:sz="4" w:space="0" w:color="auto"/>
            </w:tcBorders>
            <w:vAlign w:val="center"/>
          </w:tcPr>
          <w:p w14:paraId="399E535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vertAlign w:val="subscript"/>
              </w:rPr>
            </w:pPr>
            <w:r w:rsidRPr="007D7F7D">
              <w:rPr>
                <w:rFonts w:cs="Times New Roman"/>
                <w:b w:val="0"/>
                <w:bCs w:val="0"/>
              </w:rPr>
              <w:t>SiO</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09EF9C01"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484087B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EA3378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96B4F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5EA8A604"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F5DC32"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210D1D7E"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F312E83"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CD212DB"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522A4F66"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3C34CF00" w14:textId="77777777" w:rsidR="003C62AF" w:rsidRPr="007D7F7D" w:rsidRDefault="0018058D"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r>
      <w:tr w:rsidR="006E27E9" w14:paraId="43F00C59"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C780BD" w14:textId="77777777" w:rsidR="003C62AF" w:rsidRPr="007D7F7D" w:rsidRDefault="0018058D" w:rsidP="00A42D0E">
            <w:pPr>
              <w:pStyle w:val="15TableBody"/>
              <w:jc w:val="center"/>
              <w:rPr>
                <w:rFonts w:cs="Times New Roman"/>
              </w:rPr>
            </w:pPr>
            <w:r w:rsidRPr="007D7F7D">
              <w:rPr>
                <w:rFonts w:cs="Times New Roman"/>
                <w:b w:val="0"/>
                <w:bCs w:val="0"/>
              </w:rPr>
              <w:t>Original</w:t>
            </w:r>
          </w:p>
        </w:tc>
        <w:tc>
          <w:tcPr>
            <w:tcW w:w="319" w:type="pct"/>
            <w:tcBorders>
              <w:top w:val="single" w:sz="4" w:space="0" w:color="auto"/>
            </w:tcBorders>
            <w:vAlign w:val="center"/>
          </w:tcPr>
          <w:p w14:paraId="22A27E6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tcBorders>
              <w:top w:val="single" w:sz="4" w:space="0" w:color="auto"/>
            </w:tcBorders>
            <w:vAlign w:val="center"/>
          </w:tcPr>
          <w:p w14:paraId="4ED8ABB5"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c>
          <w:tcPr>
            <w:tcW w:w="355" w:type="pct"/>
            <w:tcBorders>
              <w:top w:val="single" w:sz="4" w:space="0" w:color="auto"/>
            </w:tcBorders>
            <w:vAlign w:val="center"/>
          </w:tcPr>
          <w:p w14:paraId="69401A9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B49ED66"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E253F4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35F8EC0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298441C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1DB683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6939334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27056CC"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ABEB88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41BB27B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r>
      <w:tr w:rsidR="006E27E9" w14:paraId="0901B14C"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vAlign w:val="center"/>
          </w:tcPr>
          <w:p w14:paraId="6B167CE2" w14:textId="77777777" w:rsidR="003C62AF" w:rsidRPr="007D7F7D" w:rsidRDefault="0018058D" w:rsidP="00A42D0E">
            <w:pPr>
              <w:pStyle w:val="15TableBody"/>
              <w:jc w:val="center"/>
              <w:rPr>
                <w:rFonts w:cs="Times New Roman"/>
              </w:rPr>
            </w:pPr>
            <w:r w:rsidRPr="007D7F7D">
              <w:rPr>
                <w:rFonts w:cs="Times New Roman"/>
                <w:b w:val="0"/>
                <w:bCs w:val="0"/>
              </w:rPr>
              <w:t>Optimized</w:t>
            </w:r>
          </w:p>
        </w:tc>
        <w:tc>
          <w:tcPr>
            <w:tcW w:w="319" w:type="pct"/>
            <w:vAlign w:val="center"/>
          </w:tcPr>
          <w:p w14:paraId="58C1E00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vAlign w:val="center"/>
          </w:tcPr>
          <w:p w14:paraId="20BCB5E1"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46.1</w:t>
            </w:r>
          </w:p>
        </w:tc>
        <w:tc>
          <w:tcPr>
            <w:tcW w:w="355" w:type="pct"/>
            <w:vAlign w:val="center"/>
          </w:tcPr>
          <w:p w14:paraId="029A2ED7"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67.5</w:t>
            </w:r>
          </w:p>
        </w:tc>
        <w:tc>
          <w:tcPr>
            <w:tcW w:w="394" w:type="pct"/>
            <w:vAlign w:val="center"/>
          </w:tcPr>
          <w:p w14:paraId="7003A720"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59.3</w:t>
            </w:r>
          </w:p>
        </w:tc>
        <w:tc>
          <w:tcPr>
            <w:tcW w:w="355" w:type="pct"/>
            <w:vAlign w:val="center"/>
          </w:tcPr>
          <w:p w14:paraId="572F593B"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148.1</w:t>
            </w:r>
          </w:p>
        </w:tc>
        <w:tc>
          <w:tcPr>
            <w:tcW w:w="394" w:type="pct"/>
            <w:vAlign w:val="center"/>
          </w:tcPr>
          <w:p w14:paraId="4E7F1ED9"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55.0</w:t>
            </w:r>
          </w:p>
        </w:tc>
        <w:tc>
          <w:tcPr>
            <w:tcW w:w="355" w:type="pct"/>
            <w:vAlign w:val="center"/>
          </w:tcPr>
          <w:p w14:paraId="7DCF52AE"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89.3</w:t>
            </w:r>
          </w:p>
        </w:tc>
        <w:tc>
          <w:tcPr>
            <w:tcW w:w="394" w:type="pct"/>
            <w:vAlign w:val="center"/>
          </w:tcPr>
          <w:p w14:paraId="15A3D3FA"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50.0</w:t>
            </w:r>
          </w:p>
        </w:tc>
        <w:tc>
          <w:tcPr>
            <w:tcW w:w="355" w:type="pct"/>
            <w:vAlign w:val="center"/>
          </w:tcPr>
          <w:p w14:paraId="4907CD8D"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145.3</w:t>
            </w:r>
          </w:p>
        </w:tc>
        <w:tc>
          <w:tcPr>
            <w:tcW w:w="394" w:type="pct"/>
            <w:vAlign w:val="center"/>
          </w:tcPr>
          <w:p w14:paraId="4B6568BF"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63.3</w:t>
            </w:r>
          </w:p>
        </w:tc>
        <w:tc>
          <w:tcPr>
            <w:tcW w:w="355" w:type="pct"/>
            <w:vAlign w:val="center"/>
          </w:tcPr>
          <w:p w14:paraId="0C704F04"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91.2</w:t>
            </w:r>
          </w:p>
        </w:tc>
        <w:tc>
          <w:tcPr>
            <w:tcW w:w="394" w:type="pct"/>
            <w:vAlign w:val="center"/>
          </w:tcPr>
          <w:p w14:paraId="4B9407F2" w14:textId="77777777" w:rsidR="003C62AF" w:rsidRPr="007D7F7D" w:rsidRDefault="0018058D"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30.5</w:t>
            </w:r>
          </w:p>
        </w:tc>
      </w:tr>
    </w:tbl>
    <w:p w14:paraId="32A2F09C" w14:textId="77777777" w:rsidR="0034523F" w:rsidRPr="0099224A" w:rsidRDefault="0034523F" w:rsidP="000C0C7B">
      <w:pPr>
        <w:pStyle w:val="26References"/>
        <w:numPr>
          <w:ilvl w:val="0"/>
          <w:numId w:val="0"/>
        </w:numPr>
        <w:ind w:left="360"/>
        <w:rPr>
          <w:rFonts w:cs="Times New Roman"/>
          <w:sz w:val="20"/>
          <w:szCs w:val="28"/>
        </w:rPr>
      </w:pPr>
    </w:p>
    <w:p w14:paraId="09473CCB" w14:textId="11B7181D" w:rsidR="00FF77D2" w:rsidRPr="007D7F7D" w:rsidRDefault="00D70763" w:rsidP="00902A0B">
      <w:pPr>
        <w:pStyle w:val="11Figure"/>
      </w:pPr>
      <w:r>
        <w:rPr>
          <w:noProof/>
        </w:rPr>
        <w:drawing>
          <wp:inline distT="0" distB="0" distL="0" distR="0" wp14:anchorId="3824CBE1" wp14:editId="62DFE4BD">
            <wp:extent cx="4791710" cy="2480945"/>
            <wp:effectExtent l="0" t="0" r="8890" b="0"/>
            <wp:docPr id="4776584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8401" name="Picture 4776584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1710" cy="2480945"/>
                    </a:xfrm>
                    <a:prstGeom prst="rect">
                      <a:avLst/>
                    </a:prstGeom>
                  </pic:spPr>
                </pic:pic>
              </a:graphicData>
            </a:graphic>
          </wp:inline>
        </w:drawing>
      </w:r>
    </w:p>
    <w:p w14:paraId="52AE658F" w14:textId="4EDDFD61" w:rsidR="00642DD2" w:rsidRPr="00642DD2" w:rsidRDefault="0018058D" w:rsidP="00FF77D2">
      <w:pPr>
        <w:pStyle w:val="12FigureCaptionLong"/>
        <w:rPr>
          <w:rFonts w:cs="Times New Roman"/>
        </w:rPr>
      </w:pPr>
      <w:r w:rsidRPr="007D7F7D">
        <w:rPr>
          <w:rFonts w:cs="Times New Roman"/>
          <w:b/>
          <w:bCs/>
        </w:rPr>
        <w:t xml:space="preserve">Fig. </w:t>
      </w:r>
      <w:r w:rsidRPr="007D7F7D">
        <w:rPr>
          <w:rFonts w:cs="Times New Roman"/>
          <w:b/>
          <w:bCs/>
          <w:szCs w:val="20"/>
          <w:lang w:bidi="th-TH"/>
        </w:rPr>
        <w:t>1</w:t>
      </w:r>
      <w:r w:rsidR="00902A0B">
        <w:rPr>
          <w:rFonts w:cs="Times New Roman"/>
          <w:b/>
          <w:bCs/>
          <w:szCs w:val="20"/>
          <w:lang w:bidi="th-TH"/>
        </w:rPr>
        <w:t>0</w:t>
      </w:r>
      <w:r w:rsidRPr="007D7F7D">
        <w:rPr>
          <w:rFonts w:cs="Times New Roman"/>
          <w:b/>
          <w:bCs/>
          <w:szCs w:val="20"/>
          <w:cs/>
          <w:lang w:bidi="th-TH"/>
        </w:rPr>
        <w:t>.</w:t>
      </w:r>
      <w:r w:rsidRPr="007D7F7D">
        <w:rPr>
          <w:rFonts w:cs="Times New Roman"/>
        </w:rPr>
        <w:t xml:space="preserve"> </w:t>
      </w:r>
      <w:r>
        <w:rPr>
          <w:rFonts w:cs="Times New Roman"/>
        </w:rPr>
        <w:t xml:space="preserve">Transmittance comparison of 5-unit-cell edge-filter design before (green) and after (blue) optimization. (a) The transmittance in ON mode (solid) and OFF mode (dotted). (b) The </w:t>
      </w:r>
      <w:r w:rsidRPr="007D7F7D">
        <w:rPr>
          <w:rStyle w:val="Emphasis"/>
          <w:rFonts w:cs="Times New Roman"/>
          <w:i w:val="0"/>
          <w:iCs w:val="0"/>
        </w:rPr>
        <w:t>transmittance contrast (</w:t>
      </w:r>
      <w:r w:rsidRPr="00D95221">
        <w:rPr>
          <w:rStyle w:val="Emphasis"/>
          <w:rFonts w:cs="Times New Roman"/>
          <w:i w:val="0"/>
          <w:iCs w:val="0"/>
        </w:rPr>
        <w:t>Δ</w:t>
      </w:r>
      <w:r w:rsidRPr="007D7F7D">
        <w:rPr>
          <w:rStyle w:val="Emphasis"/>
          <w:rFonts w:cs="Times New Roman"/>
        </w:rPr>
        <w:t>T</w:t>
      </w:r>
      <w:r w:rsidRPr="007D7F7D">
        <w:rPr>
          <w:rStyle w:val="Emphasis"/>
          <w:rFonts w:cs="Times New Roman"/>
          <w:i w:val="0"/>
          <w:iCs w:val="0"/>
        </w:rPr>
        <w:t>)</w:t>
      </w:r>
      <w:r>
        <w:rPr>
          <w:rFonts w:cs="Times New Roman"/>
        </w:rPr>
        <w:t>. An optimized design has higher optical performance from 900 to 1200 nm, but the high-</w:t>
      </w:r>
      <w:r w:rsidRPr="00642DD2">
        <w:rPr>
          <w:rFonts w:cs="Times New Roman"/>
        </w:rPr>
        <w:t xml:space="preserve"> </w:t>
      </w:r>
      <w:r w:rsidRPr="00D95221">
        <w:rPr>
          <w:rStyle w:val="Emphasis"/>
          <w:rFonts w:cs="Times New Roman"/>
          <w:i w:val="0"/>
          <w:iCs w:val="0"/>
        </w:rPr>
        <w:t>Δ</w:t>
      </w:r>
      <w:r w:rsidRPr="007D7F7D">
        <w:rPr>
          <w:rStyle w:val="Emphasis"/>
          <w:rFonts w:cs="Times New Roman"/>
        </w:rPr>
        <w:t>T</w:t>
      </w:r>
      <w:r>
        <w:rPr>
          <w:rStyle w:val="Emphasis"/>
          <w:rFonts w:cs="Times New Roman"/>
          <w:i w:val="0"/>
          <w:iCs w:val="0"/>
        </w:rPr>
        <w:t xml:space="preserve"> region has been blueshifted by a small amount.</w:t>
      </w:r>
    </w:p>
    <w:p w14:paraId="31F2EDFB" w14:textId="77777777" w:rsidR="00FF77D2" w:rsidRPr="007D7F7D" w:rsidRDefault="00FF77D2" w:rsidP="00FF77D2">
      <w:pPr>
        <w:pStyle w:val="10BodySubsequentParagraph"/>
        <w:rPr>
          <w:rFonts w:cs="Times New Roman"/>
        </w:rPr>
      </w:pPr>
    </w:p>
    <w:p w14:paraId="49E0869D" w14:textId="772BABD7" w:rsidR="00FF77D2" w:rsidRPr="007D7F7D" w:rsidRDefault="0018058D" w:rsidP="00FF77D2">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Conclusions</w:t>
      </w:r>
    </w:p>
    <w:p w14:paraId="70085E3E" w14:textId="20495CBF" w:rsidR="0002757D" w:rsidRDefault="00A35848" w:rsidP="00FF77D2">
      <w:pPr>
        <w:pStyle w:val="09BodyFirstParagraph"/>
        <w:rPr>
          <w:rFonts w:cs="Times New Roman"/>
        </w:rPr>
      </w:pPr>
      <w:r>
        <w:rPr>
          <w:rFonts w:cs="Times New Roman"/>
        </w:rPr>
        <w:t xml:space="preserve">We have shown that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is a suitable</w:t>
      </w:r>
      <w:r w:rsidRPr="007D7F7D">
        <w:rPr>
          <w:rFonts w:cs="Times New Roman"/>
        </w:rPr>
        <w:t xml:space="preserve"> </w:t>
      </w:r>
      <w:r>
        <w:rPr>
          <w:rFonts w:cs="Times New Roman"/>
        </w:rPr>
        <w:t>PCM for high-efficient, broadband transmittance-tunable optical filter operating around 1064 nm wavelength. The 5-unit-cell long-pass edge-filter design has the best compromise between optical performance, size, and design complexity. This design required six Sb</w:t>
      </w:r>
      <w:r>
        <w:rPr>
          <w:rFonts w:cs="Times New Roman"/>
          <w:vertAlign w:val="subscript"/>
        </w:rPr>
        <w:t>2</w:t>
      </w:r>
      <w:r>
        <w:rPr>
          <w:rFonts w:cs="Times New Roman"/>
        </w:rPr>
        <w:t>Se</w:t>
      </w:r>
      <w:r>
        <w:rPr>
          <w:rFonts w:cs="Times New Roman"/>
          <w:vertAlign w:val="subscript"/>
        </w:rPr>
        <w:t>3</w:t>
      </w:r>
      <w:r>
        <w:rPr>
          <w:rFonts w:cs="Times New Roman"/>
        </w:rPr>
        <w:t xml:space="preserve"> layers and five MgF</w:t>
      </w:r>
      <w:r>
        <w:rPr>
          <w:rFonts w:cs="Times New Roman"/>
          <w:vertAlign w:val="subscript"/>
        </w:rPr>
        <w:t>2</w:t>
      </w:r>
      <w:r>
        <w:rPr>
          <w:rFonts w:cs="Times New Roman"/>
        </w:rPr>
        <w:t xml:space="preserve"> layers and is 912 nm thick. Transmittance at 1064 nm in the ON mode is 93.4% and 0.2% in OFF mode, a </w:t>
      </w:r>
      <w:r w:rsidR="0002757D">
        <w:rPr>
          <w:rFonts w:cs="Times New Roman"/>
        </w:rPr>
        <w:t xml:space="preserve">contrast of </w:t>
      </w:r>
      <w:r>
        <w:rPr>
          <w:rFonts w:cs="Times New Roman"/>
        </w:rPr>
        <w:t xml:space="preserve">93.4% </w:t>
      </w:r>
      <w:r w:rsidR="0002757D">
        <w:rPr>
          <w:rFonts w:cs="Times New Roman"/>
        </w:rPr>
        <w:t>with around</w:t>
      </w:r>
      <w:r>
        <w:rPr>
          <w:rFonts w:cs="Times New Roman"/>
        </w:rPr>
        <w:t xml:space="preserve"> 200 nm FWHM. Simulations show that </w:t>
      </w:r>
      <w:r w:rsidR="0002757D">
        <w:rPr>
          <w:rFonts w:cs="Times New Roman"/>
        </w:rPr>
        <w:t xml:space="preserve">after </w:t>
      </w:r>
      <w:r w:rsidR="0002757D" w:rsidRPr="00FA3527">
        <w:rPr>
          <w:rFonts w:cs="Times New Roman"/>
        </w:rPr>
        <w:t xml:space="preserve">1.5×10⁶ phase </w:t>
      </w:r>
      <w:r w:rsidR="0002757D">
        <w:rPr>
          <w:rFonts w:cs="Times New Roman"/>
        </w:rPr>
        <w:t>switching</w:t>
      </w:r>
      <w:r w:rsidR="0002757D" w:rsidRPr="00FA3527">
        <w:rPr>
          <w:rFonts w:cs="Times New Roman"/>
        </w:rPr>
        <w:t xml:space="preserve"> cycles</w:t>
      </w:r>
      <w:r w:rsidR="0002757D">
        <w:rPr>
          <w:rFonts w:cs="Times New Roman"/>
        </w:rPr>
        <w:t xml:space="preserve">, </w:t>
      </w:r>
      <w:r>
        <w:rPr>
          <w:rFonts w:cs="Times New Roman"/>
        </w:rPr>
        <w:t xml:space="preserve">the </w:t>
      </w:r>
      <w:r w:rsidR="0002757D">
        <w:rPr>
          <w:rFonts w:cs="Times New Roman"/>
        </w:rPr>
        <w:t xml:space="preserve">transmittance </w:t>
      </w:r>
      <w:r>
        <w:rPr>
          <w:rFonts w:cs="Times New Roman"/>
        </w:rPr>
        <w:t>contrast degradation and insertion loss</w:t>
      </w:r>
      <w:r w:rsidR="0002757D">
        <w:rPr>
          <w:rFonts w:cs="Times New Roman"/>
        </w:rPr>
        <w:t xml:space="preserve"> in ON mode is still within acceptable ranges. </w:t>
      </w:r>
      <w:r w:rsidR="00634EE3" w:rsidRPr="00FA3527">
        <w:rPr>
          <w:rFonts w:cs="Times New Roman"/>
        </w:rPr>
        <w:t>The</w:t>
      </w:r>
      <w:r w:rsidR="00634EE3">
        <w:rPr>
          <w:rFonts w:cs="Times New Roman"/>
        </w:rPr>
        <w:t xml:space="preserve"> </w:t>
      </w:r>
      <w:r w:rsidR="00330D12">
        <w:rPr>
          <w:rFonts w:cs="Times New Roman"/>
        </w:rPr>
        <w:t xml:space="preserve">multilayer nature of </w:t>
      </w:r>
      <w:r>
        <w:rPr>
          <w:rFonts w:eastAsia="MS Mincho" w:cs="Times New Roman"/>
          <w:color w:val="000000"/>
        </w:rPr>
        <w:t xml:space="preserve">edge-filter design enables the </w:t>
      </w:r>
      <w:r w:rsidR="0002757D">
        <w:rPr>
          <w:rFonts w:eastAsia="MS Mincho" w:cs="Times New Roman"/>
          <w:color w:val="000000"/>
        </w:rPr>
        <w:t>gradual modulation of transmittance by changing the phase of each Sb</w:t>
      </w:r>
      <w:r w:rsidR="0002757D">
        <w:rPr>
          <w:rFonts w:eastAsia="MS Mincho" w:cs="Times New Roman"/>
          <w:color w:val="000000"/>
          <w:vertAlign w:val="subscript"/>
        </w:rPr>
        <w:t>2</w:t>
      </w:r>
      <w:r w:rsidR="0002757D">
        <w:rPr>
          <w:rFonts w:eastAsia="MS Mincho" w:cs="Times New Roman"/>
          <w:color w:val="000000"/>
        </w:rPr>
        <w:t>Se</w:t>
      </w:r>
      <w:r w:rsidR="0002757D">
        <w:rPr>
          <w:rFonts w:eastAsia="MS Mincho" w:cs="Times New Roman"/>
          <w:color w:val="000000"/>
          <w:vertAlign w:val="subscript"/>
        </w:rPr>
        <w:t>3</w:t>
      </w:r>
      <w:r w:rsidR="0002757D">
        <w:rPr>
          <w:rFonts w:eastAsia="MS Mincho" w:cs="Times New Roman"/>
          <w:color w:val="000000"/>
        </w:rPr>
        <w:t xml:space="preserve"> layer</w:t>
      </w:r>
      <w:r w:rsidR="0002757D">
        <w:rPr>
          <w:rFonts w:cs="Times New Roman"/>
        </w:rPr>
        <w:t>. We also show that a quick and simple optimization algorithm can increase the optical performance from 900-1200 nm.</w:t>
      </w:r>
    </w:p>
    <w:p w14:paraId="4D19E09E" w14:textId="2C1B4CCB" w:rsidR="00FF77D2" w:rsidRDefault="0018058D" w:rsidP="00FF77D2">
      <w:pPr>
        <w:pStyle w:val="20FundingSectionHeader"/>
        <w:rPr>
          <w:rStyle w:val="Emphasis"/>
          <w:rFonts w:ascii="Times New Roman" w:eastAsia="MS Mincho" w:hAnsi="Times New Roman" w:cs="Times New Roman"/>
          <w:b w:val="0"/>
          <w:bCs/>
          <w:i w:val="0"/>
          <w:iCs w:val="0"/>
          <w:sz w:val="16"/>
          <w:szCs w:val="20"/>
        </w:rPr>
      </w:pPr>
      <w:r w:rsidRPr="007D7F7D">
        <w:rPr>
          <w:rStyle w:val="Emphasis"/>
          <w:rFonts w:ascii="Times New Roman" w:hAnsi="Times New Roman" w:cs="Times New Roman"/>
          <w:bCs/>
          <w:i w:val="0"/>
          <w:iCs w:val="0"/>
          <w:sz w:val="20"/>
        </w:rPr>
        <w:t>Funding:</w:t>
      </w:r>
      <w:r w:rsidRPr="007D7F7D">
        <w:rPr>
          <w:rStyle w:val="Emphasis"/>
          <w:rFonts w:ascii="Times New Roman" w:hAnsi="Times New Roman" w:cs="Times New Roman"/>
          <w:i w:val="0"/>
          <w:iCs w:val="0"/>
          <w:sz w:val="20"/>
        </w:rPr>
        <w:t xml:space="preserve"> </w:t>
      </w:r>
      <w:r w:rsidRPr="002E17A2">
        <w:rPr>
          <w:rStyle w:val="Emphasis"/>
          <w:rFonts w:ascii="Times New Roman" w:hAnsi="Times New Roman" w:cs="Times New Roman"/>
          <w:b w:val="0"/>
          <w:bCs/>
          <w:i w:val="0"/>
          <w:iCs w:val="0"/>
          <w:sz w:val="16"/>
          <w:szCs w:val="20"/>
        </w:rPr>
        <w:t>School of Science, King Mongkut’s Institute of Technology</w:t>
      </w:r>
      <w:r w:rsidR="005163A9">
        <w:rPr>
          <w:rStyle w:val="Emphasis"/>
          <w:rFonts w:ascii="Times New Roman" w:eastAsia="MS Mincho" w:hAnsi="Times New Roman" w:cs="Times New Roman"/>
          <w:b w:val="0"/>
          <w:bCs/>
          <w:i w:val="0"/>
          <w:iCs w:val="0"/>
          <w:sz w:val="16"/>
          <w:szCs w:val="20"/>
        </w:rPr>
        <w:t xml:space="preserve"> </w:t>
      </w:r>
      <w:r w:rsidRPr="002E17A2">
        <w:rPr>
          <w:rStyle w:val="Emphasis"/>
          <w:rFonts w:ascii="Times New Roman" w:eastAsia="MS Mincho" w:hAnsi="Times New Roman" w:cs="Times New Roman"/>
          <w:b w:val="0"/>
          <w:bCs/>
          <w:i w:val="0"/>
          <w:iCs w:val="0"/>
          <w:sz w:val="16"/>
          <w:szCs w:val="20"/>
        </w:rPr>
        <w:t xml:space="preserve">Ladkrabang </w:t>
      </w:r>
      <w:r w:rsidR="005163A9">
        <w:rPr>
          <w:rStyle w:val="Emphasis"/>
          <w:rFonts w:ascii="Times New Roman" w:eastAsia="MS Mincho" w:hAnsi="Times New Roman" w:cs="Times New Roman"/>
          <w:b w:val="0"/>
          <w:bCs/>
          <w:i w:val="0"/>
          <w:iCs w:val="0"/>
          <w:sz w:val="16"/>
          <w:szCs w:val="20"/>
        </w:rPr>
        <w:t xml:space="preserve">(KMITL) </w:t>
      </w:r>
      <w:r w:rsidRPr="002E17A2">
        <w:rPr>
          <w:rStyle w:val="Emphasis"/>
          <w:rFonts w:ascii="Times New Roman" w:eastAsia="MS Mincho" w:hAnsi="Times New Roman" w:cs="Times New Roman"/>
          <w:b w:val="0"/>
          <w:bCs/>
          <w:i w:val="0"/>
          <w:iCs w:val="0"/>
          <w:sz w:val="16"/>
          <w:szCs w:val="20"/>
        </w:rPr>
        <w:t>(CN-1-2568-010).</w:t>
      </w:r>
    </w:p>
    <w:p w14:paraId="4A2E9FDD" w14:textId="33E6918C" w:rsidR="0028632A" w:rsidRPr="00D03A81" w:rsidRDefault="0028632A" w:rsidP="0028632A">
      <w:pPr>
        <w:pStyle w:val="09BodyFirstParagraph"/>
        <w:rPr>
          <w:sz w:val="16"/>
          <w:szCs w:val="16"/>
          <w:highlight w:val="yellow"/>
        </w:rPr>
      </w:pPr>
      <w:r w:rsidRPr="00AF66F6">
        <w:rPr>
          <w:b/>
          <w:sz w:val="18"/>
          <w:szCs w:val="18"/>
        </w:rPr>
        <w:t>Acknowledgment.</w:t>
      </w:r>
      <w:r>
        <w:t xml:space="preserve"> </w:t>
      </w:r>
      <w:r w:rsidR="009D58FF" w:rsidRPr="00D03A81">
        <w:rPr>
          <w:sz w:val="16"/>
          <w:szCs w:val="16"/>
        </w:rPr>
        <w:t>The authors greatly appreciate the discussion, grammar and format suggestions from Nathan Hagen, Center for Optical Research and Education, Utsunomiya University, Japan.</w:t>
      </w:r>
    </w:p>
    <w:p w14:paraId="74CADD6B" w14:textId="3D22C599" w:rsidR="00FF77D2" w:rsidRPr="0028632A" w:rsidRDefault="0018058D" w:rsidP="00FF77D2">
      <w:pPr>
        <w:pStyle w:val="22DisclosuresSectionHeader"/>
        <w:rPr>
          <w:rFonts w:ascii="Times New Roman" w:hAnsi="Times New Roman" w:cs="Times New Roman"/>
          <w:sz w:val="20"/>
          <w:szCs w:val="24"/>
        </w:rPr>
      </w:pPr>
      <w:r w:rsidRPr="007D7F7D">
        <w:rPr>
          <w:rFonts w:ascii="Times New Roman" w:hAnsi="Times New Roman" w:cs="Times New Roman"/>
          <w:bCs/>
        </w:rPr>
        <w:t>Disclosures:</w:t>
      </w:r>
      <w:r w:rsidRPr="007D7F7D">
        <w:rPr>
          <w:rFonts w:ascii="Times New Roman" w:hAnsi="Times New Roman" w:cs="Times New Roman"/>
        </w:rPr>
        <w:t xml:space="preserve"> </w:t>
      </w:r>
      <w:r w:rsidR="002E17A2" w:rsidRPr="0028632A">
        <w:rPr>
          <w:rFonts w:ascii="Times New Roman" w:hAnsi="Times New Roman" w:cs="Times New Roman"/>
          <w:b w:val="0"/>
          <w:bCs/>
          <w:sz w:val="16"/>
          <w:szCs w:val="21"/>
        </w:rPr>
        <w:t>The authors declare no conflicts of interest.</w:t>
      </w:r>
    </w:p>
    <w:p w14:paraId="259D51C7" w14:textId="78E693B6" w:rsidR="00FF77D2" w:rsidRPr="00330D12" w:rsidRDefault="0018058D" w:rsidP="00FF77D2">
      <w:pPr>
        <w:pStyle w:val="22DisclosuresSectionHeader"/>
        <w:rPr>
          <w:rFonts w:ascii="Times New Roman" w:hAnsi="Times New Roman" w:cs="Times New Roman"/>
        </w:rPr>
      </w:pPr>
      <w:r w:rsidRPr="00330D12">
        <w:rPr>
          <w:rFonts w:ascii="Times New Roman" w:hAnsi="Times New Roman" w:cs="Times New Roman"/>
          <w:bCs/>
        </w:rPr>
        <w:lastRenderedPageBreak/>
        <w:t>Data availability</w:t>
      </w:r>
      <w:r w:rsidR="00DB7D33" w:rsidRPr="00330D12">
        <w:rPr>
          <w:rFonts w:ascii="Times New Roman" w:hAnsi="Times New Roman" w:cs="Times New Roman"/>
          <w:bCs/>
        </w:rPr>
        <w:t>.</w:t>
      </w:r>
      <w:r w:rsidRPr="00330D12">
        <w:rPr>
          <w:rFonts w:ascii="Times New Roman" w:hAnsi="Times New Roman" w:cs="Times New Roman"/>
          <w:bCs/>
        </w:rPr>
        <w:t xml:space="preserve"> </w:t>
      </w:r>
      <w:r w:rsidRPr="0028632A">
        <w:rPr>
          <w:rFonts w:ascii="Times New Roman" w:hAnsi="Times New Roman" w:cs="Times New Roman"/>
          <w:b w:val="0"/>
          <w:bCs/>
          <w:sz w:val="16"/>
          <w:szCs w:val="21"/>
        </w:rPr>
        <w:t xml:space="preserve">Data underlying the results presented in this </w:t>
      </w:r>
      <w:r w:rsidR="00DB7D33" w:rsidRPr="0028632A">
        <w:rPr>
          <w:rFonts w:ascii="Times New Roman" w:hAnsi="Times New Roman" w:cs="Times New Roman"/>
          <w:b w:val="0"/>
          <w:bCs/>
          <w:sz w:val="16"/>
          <w:szCs w:val="21"/>
        </w:rPr>
        <w:t>paper</w:t>
      </w:r>
      <w:r w:rsidRPr="0028632A">
        <w:rPr>
          <w:rFonts w:ascii="Times New Roman" w:hAnsi="Times New Roman" w:cs="Times New Roman"/>
          <w:b w:val="0"/>
          <w:bCs/>
          <w:sz w:val="16"/>
          <w:szCs w:val="21"/>
        </w:rPr>
        <w:t xml:space="preserve"> </w:t>
      </w:r>
      <w:r w:rsidR="00BA5DEF" w:rsidRPr="0028632A">
        <w:rPr>
          <w:rFonts w:ascii="Times New Roman" w:hAnsi="Times New Roman" w:cs="Times New Roman"/>
          <w:b w:val="0"/>
          <w:bCs/>
          <w:sz w:val="16"/>
          <w:szCs w:val="21"/>
        </w:rPr>
        <w:t>may</w:t>
      </w:r>
      <w:r w:rsidRPr="0028632A">
        <w:rPr>
          <w:rFonts w:ascii="Times New Roman" w:hAnsi="Times New Roman" w:cs="Times New Roman"/>
          <w:b w:val="0"/>
          <w:bCs/>
          <w:sz w:val="16"/>
          <w:szCs w:val="21"/>
        </w:rPr>
        <w:t xml:space="preserve"> be obtained from the corresponding author upon a reasonable request.</w:t>
      </w:r>
    </w:p>
    <w:p w14:paraId="1F56F52B" w14:textId="294CEDFE" w:rsidR="00FF77D2" w:rsidRPr="005163A9" w:rsidRDefault="0018058D" w:rsidP="002E17A2">
      <w:pPr>
        <w:pStyle w:val="22DisclosuresSectionHeader"/>
        <w:jc w:val="both"/>
        <w:rPr>
          <w:rFonts w:ascii="Times New Roman" w:hAnsi="Times New Roman" w:cs="Times New Roman"/>
          <w:b w:val="0"/>
          <w:bCs/>
          <w:sz w:val="16"/>
          <w:szCs w:val="21"/>
        </w:rPr>
      </w:pPr>
      <w:r w:rsidRPr="00DE1054">
        <w:rPr>
          <w:rFonts w:ascii="Times New Roman" w:hAnsi="Times New Roman" w:cs="Times New Roman"/>
          <w:bCs/>
        </w:rPr>
        <w:t>Declaration of generative AI and AI-assisted technologies in the manuscript preparation process</w:t>
      </w:r>
      <w:r w:rsidR="00DB7D33" w:rsidRPr="00DE1054">
        <w:rPr>
          <w:rFonts w:ascii="Times New Roman" w:hAnsi="Times New Roman" w:cs="Times New Roman"/>
          <w:bCs/>
        </w:rPr>
        <w:t>.</w:t>
      </w:r>
      <w:r w:rsidRPr="00DE1054">
        <w:rPr>
          <w:rFonts w:ascii="Times New Roman" w:hAnsi="Times New Roman" w:cs="Times New Roman"/>
          <w:bCs/>
        </w:rPr>
        <w:t xml:space="preserve"> </w:t>
      </w:r>
      <w:r w:rsidRPr="002E17A2">
        <w:rPr>
          <w:rFonts w:ascii="Times New Roman" w:hAnsi="Times New Roman" w:cs="Times New Roman"/>
          <w:b w:val="0"/>
          <w:bCs/>
          <w:sz w:val="16"/>
          <w:szCs w:val="21"/>
        </w:rPr>
        <w:t xml:space="preserve">The authors used </w:t>
      </w:r>
      <w:r w:rsidR="005163A9">
        <w:rPr>
          <w:rFonts w:ascii="Times New Roman" w:hAnsi="Times New Roman" w:cs="Times New Roman"/>
          <w:b w:val="0"/>
          <w:bCs/>
          <w:sz w:val="16"/>
          <w:szCs w:val="21"/>
        </w:rPr>
        <w:t xml:space="preserve">Gemini for Python codes debugging, </w:t>
      </w:r>
      <w:r w:rsidRPr="002E17A2">
        <w:rPr>
          <w:rFonts w:ascii="Times New Roman" w:hAnsi="Times New Roman" w:cs="Times New Roman"/>
          <w:b w:val="0"/>
          <w:bCs/>
          <w:sz w:val="16"/>
          <w:szCs w:val="21"/>
        </w:rPr>
        <w:t>Gemini</w:t>
      </w:r>
      <w:r w:rsidR="00BA5DEF" w:rsidRPr="002E17A2">
        <w:rPr>
          <w:rFonts w:ascii="Times New Roman" w:hAnsi="Times New Roman" w:cs="Times New Roman"/>
          <w:b w:val="0"/>
          <w:bCs/>
          <w:sz w:val="16"/>
          <w:szCs w:val="21"/>
        </w:rPr>
        <w:t xml:space="preserve"> and Paperpal Preflight</w:t>
      </w:r>
      <w:r w:rsidRPr="002E17A2">
        <w:rPr>
          <w:rFonts w:ascii="Times New Roman" w:hAnsi="Times New Roman" w:cs="Times New Roman"/>
          <w:b w:val="0"/>
          <w:bCs/>
          <w:sz w:val="16"/>
          <w:szCs w:val="21"/>
        </w:rPr>
        <w:t xml:space="preserve"> to check the grammar of the manuscript, and Consensus </w:t>
      </w:r>
      <w:r w:rsidR="00270C44" w:rsidRPr="002E17A2">
        <w:rPr>
          <w:rFonts w:ascii="Times New Roman" w:hAnsi="Times New Roman" w:cs="Times New Roman"/>
          <w:b w:val="0"/>
          <w:bCs/>
          <w:sz w:val="16"/>
          <w:szCs w:val="21"/>
        </w:rPr>
        <w:t>was</w:t>
      </w:r>
      <w:r w:rsidRPr="002E17A2">
        <w:rPr>
          <w:rFonts w:ascii="Times New Roman" w:hAnsi="Times New Roman" w:cs="Times New Roman"/>
          <w:b w:val="0"/>
          <w:bCs/>
          <w:sz w:val="16"/>
          <w:szCs w:val="21"/>
        </w:rPr>
        <w:t xml:space="preserve"> used </w:t>
      </w:r>
      <w:r w:rsidR="005163A9">
        <w:rPr>
          <w:rFonts w:ascii="Times New Roman" w:hAnsi="Times New Roman" w:cs="Times New Roman"/>
          <w:b w:val="0"/>
          <w:bCs/>
          <w:sz w:val="16"/>
          <w:szCs w:val="21"/>
        </w:rPr>
        <w:t>to help with</w:t>
      </w:r>
      <w:r w:rsidRPr="002E17A2">
        <w:rPr>
          <w:rFonts w:ascii="Times New Roman" w:hAnsi="Times New Roman" w:cs="Times New Roman"/>
          <w:b w:val="0"/>
          <w:bCs/>
          <w:sz w:val="16"/>
          <w:szCs w:val="21"/>
        </w:rPr>
        <w:t xml:space="preserve"> the initial literature review. After using these tools, the authors reviewed and edited the content as needed and </w:t>
      </w:r>
      <w:r w:rsidR="002F0496">
        <w:rPr>
          <w:rFonts w:ascii="Times New Roman" w:hAnsi="Times New Roman" w:cs="Times New Roman"/>
          <w:b w:val="0"/>
          <w:bCs/>
          <w:sz w:val="16"/>
          <w:szCs w:val="21"/>
        </w:rPr>
        <w:t>take</w:t>
      </w:r>
      <w:r w:rsidR="002F0496" w:rsidRPr="002E17A2">
        <w:rPr>
          <w:rFonts w:ascii="Times New Roman" w:hAnsi="Times New Roman" w:cs="Times New Roman"/>
          <w:b w:val="0"/>
          <w:bCs/>
          <w:sz w:val="16"/>
          <w:szCs w:val="21"/>
        </w:rPr>
        <w:t xml:space="preserve"> </w:t>
      </w:r>
      <w:r w:rsidRPr="002E17A2">
        <w:rPr>
          <w:rFonts w:ascii="Times New Roman" w:hAnsi="Times New Roman" w:cs="Times New Roman"/>
          <w:b w:val="0"/>
          <w:bCs/>
          <w:sz w:val="16"/>
          <w:szCs w:val="21"/>
        </w:rPr>
        <w:t>full responsibility for the content</w:t>
      </w:r>
      <w:r w:rsidRPr="002E17A2">
        <w:rPr>
          <w:rFonts w:ascii="Times New Roman" w:eastAsia="MS Mincho" w:hAnsi="Times New Roman" w:cs="Times New Roman"/>
          <w:b w:val="0"/>
          <w:bCs/>
          <w:sz w:val="16"/>
          <w:szCs w:val="21"/>
        </w:rPr>
        <w:t>s published.</w:t>
      </w:r>
    </w:p>
    <w:p w14:paraId="7479FB77" w14:textId="55BDCCE6" w:rsidR="0034523F" w:rsidRPr="007D7F7D" w:rsidRDefault="0018058D" w:rsidP="002B691F">
      <w:pPr>
        <w:pStyle w:val="25ReferenceSectionHeader"/>
      </w:pPr>
      <w:r w:rsidRPr="002B691F">
        <w:t>References</w:t>
      </w:r>
    </w:p>
    <w:p w14:paraId="3ABC29E5" w14:textId="77777777" w:rsidR="00567618" w:rsidRPr="00567618" w:rsidRDefault="0018058D" w:rsidP="00567618">
      <w:pPr>
        <w:pStyle w:val="EndNoteBibliography"/>
        <w:spacing w:after="0"/>
        <w:ind w:left="720" w:hanging="720"/>
      </w:pPr>
      <w:r w:rsidRPr="007D7F7D">
        <w:fldChar w:fldCharType="begin"/>
      </w:r>
      <w:r w:rsidRPr="007D7F7D">
        <w:instrText xml:space="preserve"> ADDIN EN.REFLIST </w:instrText>
      </w:r>
      <w:r w:rsidRPr="007D7F7D">
        <w:fldChar w:fldCharType="separate"/>
      </w:r>
      <w:r w:rsidR="00567618" w:rsidRPr="00567618">
        <w:t>1.</w:t>
      </w:r>
      <w:r w:rsidR="00567618" w:rsidRPr="00567618">
        <w:tab/>
        <w:t xml:space="preserve">K. Matuszek, et al., "Phase Change Materials for Renewable Energy Storage at Intermediate Temperatures," Chemical Reviews </w:t>
      </w:r>
      <w:r w:rsidR="00567618" w:rsidRPr="00567618">
        <w:rPr>
          <w:b/>
        </w:rPr>
        <w:t>123</w:t>
      </w:r>
      <w:r w:rsidR="00567618" w:rsidRPr="00567618">
        <w:t>, 491–514 (2023).</w:t>
      </w:r>
    </w:p>
    <w:p w14:paraId="585DC8E8" w14:textId="77777777" w:rsidR="00567618" w:rsidRPr="00567618" w:rsidRDefault="00567618" w:rsidP="00567618">
      <w:pPr>
        <w:pStyle w:val="EndNoteBibliography"/>
        <w:spacing w:after="0"/>
        <w:ind w:left="720" w:hanging="720"/>
      </w:pPr>
      <w:r w:rsidRPr="00567618">
        <w:t>2.</w:t>
      </w:r>
      <w:r w:rsidRPr="00567618">
        <w:tab/>
        <w:t xml:space="preserve">R. Matos and N. Pala, "A Review of Phase-Change Materials and Their Potential for Reconfigurable Intelligent Surfaces," Micromachines </w:t>
      </w:r>
      <w:r w:rsidRPr="00567618">
        <w:rPr>
          <w:b/>
        </w:rPr>
        <w:t>14</w:t>
      </w:r>
      <w:r w:rsidRPr="00567618">
        <w:t>, 1259 (2023).</w:t>
      </w:r>
    </w:p>
    <w:p w14:paraId="66018391" w14:textId="77777777" w:rsidR="00567618" w:rsidRPr="00567618" w:rsidRDefault="00567618" w:rsidP="00567618">
      <w:pPr>
        <w:pStyle w:val="EndNoteBibliography"/>
        <w:spacing w:after="0"/>
        <w:ind w:left="720" w:hanging="720"/>
      </w:pPr>
      <w:r w:rsidRPr="00567618">
        <w:t>3.</w:t>
      </w:r>
      <w:r w:rsidRPr="00567618">
        <w:tab/>
        <w:t xml:space="preserve">A. Sarangan, et al., "Broadband Reflective Optical Limiter Using GST Phase Change Material," IEEE Photonics Journal </w:t>
      </w:r>
      <w:r w:rsidRPr="00567618">
        <w:rPr>
          <w:b/>
        </w:rPr>
        <w:t>10</w:t>
      </w:r>
      <w:r w:rsidRPr="00567618">
        <w:t>, 1–9 (2018).</w:t>
      </w:r>
    </w:p>
    <w:p w14:paraId="01FE1436" w14:textId="77777777" w:rsidR="00567618" w:rsidRPr="00567618" w:rsidRDefault="00567618" w:rsidP="00567618">
      <w:pPr>
        <w:pStyle w:val="EndNoteBibliography"/>
        <w:spacing w:after="0"/>
        <w:ind w:left="720" w:hanging="720"/>
      </w:pPr>
      <w:r w:rsidRPr="00567618">
        <w:t>4.</w:t>
      </w:r>
      <w:r w:rsidRPr="00567618">
        <w:tab/>
        <w:t xml:space="preserve">K. Aryana, et al., "Optical and thermal properties of Ge2Sb2Te5, Sb2Se3, and Sb2S3 for reconfigurable photonic devices [Invited]," Opt. Mater. Express </w:t>
      </w:r>
      <w:r w:rsidRPr="00567618">
        <w:rPr>
          <w:b/>
        </w:rPr>
        <w:t>13</w:t>
      </w:r>
      <w:r w:rsidRPr="00567618">
        <w:t>(2023).</w:t>
      </w:r>
    </w:p>
    <w:p w14:paraId="2EAADC1B" w14:textId="77777777" w:rsidR="00567618" w:rsidRPr="00567618" w:rsidRDefault="00567618" w:rsidP="00567618">
      <w:pPr>
        <w:pStyle w:val="EndNoteBibliography"/>
        <w:spacing w:after="0"/>
        <w:ind w:left="720" w:hanging="720"/>
      </w:pPr>
      <w:r w:rsidRPr="00567618">
        <w:t>5.</w:t>
      </w:r>
      <w:r w:rsidRPr="00567618">
        <w:tab/>
        <w:t xml:space="preserve">W. Jia, et al., "Unique prospects of phase change material Sb2Se3 for ultra-compact reconfigurable nanophotonic devices," Opt. Mater. Express </w:t>
      </w:r>
      <w:r w:rsidRPr="00567618">
        <w:rPr>
          <w:b/>
        </w:rPr>
        <w:t>11</w:t>
      </w:r>
      <w:r w:rsidRPr="00567618">
        <w:t>, 3007–3014 (2021).</w:t>
      </w:r>
    </w:p>
    <w:p w14:paraId="5B5197A6" w14:textId="77777777" w:rsidR="00567618" w:rsidRPr="00567618" w:rsidRDefault="00567618" w:rsidP="00567618">
      <w:pPr>
        <w:pStyle w:val="EndNoteBibliography"/>
        <w:spacing w:after="0"/>
        <w:ind w:left="720" w:hanging="720"/>
      </w:pPr>
      <w:r w:rsidRPr="00567618">
        <w:t>6.</w:t>
      </w:r>
      <w:r w:rsidRPr="00567618">
        <w:tab/>
        <w:t xml:space="preserve">S. Blundell, et al., "Ultracompact Programmable Silicon Photonics Using Layers of Low-Loss Phase-Change Material Sb2Se3 of Increasing Thickness," ACS Photonics </w:t>
      </w:r>
      <w:r w:rsidRPr="00567618">
        <w:rPr>
          <w:b/>
        </w:rPr>
        <w:t>12</w:t>
      </w:r>
      <w:r w:rsidRPr="00567618">
        <w:t>, 1382–1391 (2025).</w:t>
      </w:r>
    </w:p>
    <w:p w14:paraId="658DE09E" w14:textId="77777777" w:rsidR="00567618" w:rsidRPr="00567618" w:rsidRDefault="00567618" w:rsidP="00567618">
      <w:pPr>
        <w:pStyle w:val="EndNoteBibliography"/>
        <w:spacing w:after="0"/>
        <w:ind w:left="720" w:hanging="720"/>
      </w:pPr>
      <w:r w:rsidRPr="00567618">
        <w:t>7.</w:t>
      </w:r>
      <w:r w:rsidRPr="00567618">
        <w:tab/>
        <w:t xml:space="preserve">C. Wan, et al., "Ultrathin Broadband Reflective Optical Limiter," Laser &amp; Photonics Reviews </w:t>
      </w:r>
      <w:r w:rsidRPr="00567618">
        <w:rPr>
          <w:b/>
        </w:rPr>
        <w:t>15</w:t>
      </w:r>
      <w:r w:rsidRPr="00567618">
        <w:t>, 2100001 (2021).</w:t>
      </w:r>
    </w:p>
    <w:p w14:paraId="7E88BC90" w14:textId="77777777" w:rsidR="00567618" w:rsidRPr="00567618" w:rsidRDefault="00567618" w:rsidP="00567618">
      <w:pPr>
        <w:pStyle w:val="EndNoteBibliography"/>
        <w:spacing w:after="0"/>
        <w:ind w:left="720" w:hanging="720"/>
      </w:pPr>
      <w:r w:rsidRPr="00567618">
        <w:t>8.</w:t>
      </w:r>
      <w:r w:rsidRPr="00567618">
        <w:tab/>
        <w:t xml:space="preserve">A. Tognazzi, et al., "Opto-thermal dynamics of thin-film optical limiters based on the VO2 phase transition," Opt. Mater. Express </w:t>
      </w:r>
      <w:r w:rsidRPr="00567618">
        <w:rPr>
          <w:b/>
        </w:rPr>
        <w:t>13</w:t>
      </w:r>
      <w:r w:rsidRPr="00567618">
        <w:t>, 41–52 (2023).</w:t>
      </w:r>
    </w:p>
    <w:p w14:paraId="094A256C" w14:textId="77777777" w:rsidR="00567618" w:rsidRPr="00567618" w:rsidRDefault="00567618" w:rsidP="00567618">
      <w:pPr>
        <w:pStyle w:val="EndNoteBibliography"/>
        <w:spacing w:after="0"/>
        <w:ind w:left="720" w:hanging="720"/>
      </w:pPr>
      <w:r w:rsidRPr="00567618">
        <w:t>9.</w:t>
      </w:r>
      <w:r w:rsidRPr="00567618">
        <w:tab/>
        <w:t xml:space="preserve">Y. Li, et al., "An Adaptive Optical Limiter Based on a VO2/GaN Thin Film for Infrared Lasers," Photonics </w:t>
      </w:r>
      <w:r w:rsidRPr="00567618">
        <w:rPr>
          <w:b/>
        </w:rPr>
        <w:t>13</w:t>
      </w:r>
      <w:r w:rsidRPr="00567618">
        <w:t>, 148 (2026).</w:t>
      </w:r>
    </w:p>
    <w:p w14:paraId="5FFF92B4" w14:textId="77777777" w:rsidR="00567618" w:rsidRPr="00567618" w:rsidRDefault="00567618" w:rsidP="00567618">
      <w:pPr>
        <w:pStyle w:val="EndNoteBibliography"/>
        <w:spacing w:after="0"/>
        <w:ind w:left="720" w:hanging="720"/>
      </w:pPr>
      <w:r w:rsidRPr="00567618">
        <w:t>10.</w:t>
      </w:r>
      <w:r w:rsidRPr="00567618">
        <w:tab/>
        <w:t xml:space="preserve">Y. Zhang, et al., "Broadband transparent optical phase change materials for high-performance nonvolatile photonics," Nature Communications </w:t>
      </w:r>
      <w:r w:rsidRPr="00567618">
        <w:rPr>
          <w:b/>
        </w:rPr>
        <w:t>10</w:t>
      </w:r>
      <w:r w:rsidRPr="00567618">
        <w:t>, 4279 (2019).</w:t>
      </w:r>
    </w:p>
    <w:p w14:paraId="59EF5175" w14:textId="77777777" w:rsidR="00567618" w:rsidRPr="00567618" w:rsidRDefault="00567618" w:rsidP="00567618">
      <w:pPr>
        <w:pStyle w:val="EndNoteBibliography"/>
        <w:spacing w:after="0"/>
        <w:ind w:left="720" w:hanging="720"/>
      </w:pPr>
      <w:r w:rsidRPr="00567618">
        <w:t>11.</w:t>
      </w:r>
      <w:r w:rsidRPr="00567618">
        <w:tab/>
        <w:t xml:space="preserve">H. Li, et al., "Ultra-compact, ultra-low-loss and broadband 2 x 2 nonvolatile optical switch based on Sb(2)Se(3) phase change material," Opt Express </w:t>
      </w:r>
      <w:r w:rsidRPr="00567618">
        <w:rPr>
          <w:b/>
        </w:rPr>
        <w:t>32</w:t>
      </w:r>
      <w:r w:rsidRPr="00567618">
        <w:t>, 35287–35297 (2024).</w:t>
      </w:r>
    </w:p>
    <w:p w14:paraId="1AB02F2E" w14:textId="77777777" w:rsidR="00567618" w:rsidRPr="00567618" w:rsidRDefault="00567618" w:rsidP="00567618">
      <w:pPr>
        <w:pStyle w:val="EndNoteBibliography"/>
        <w:spacing w:after="0"/>
        <w:ind w:left="720" w:hanging="720"/>
      </w:pPr>
      <w:r w:rsidRPr="00567618">
        <w:t>12.</w:t>
      </w:r>
      <w:r w:rsidRPr="00567618">
        <w:tab/>
        <w:t xml:space="preserve">R. Heenkenda, et al., "Tunable optical filter using phase change materials for smart IR night vision applications," Opt. Express </w:t>
      </w:r>
      <w:r w:rsidRPr="00567618">
        <w:rPr>
          <w:b/>
        </w:rPr>
        <w:t>29</w:t>
      </w:r>
      <w:r w:rsidRPr="00567618">
        <w:t>, 33795–33803 (2021).</w:t>
      </w:r>
    </w:p>
    <w:p w14:paraId="74764354" w14:textId="77777777" w:rsidR="00567618" w:rsidRPr="00567618" w:rsidRDefault="00567618" w:rsidP="00567618">
      <w:pPr>
        <w:pStyle w:val="EndNoteBibliography"/>
        <w:spacing w:after="0"/>
        <w:ind w:left="720" w:hanging="720"/>
      </w:pPr>
      <w:r w:rsidRPr="00567618">
        <w:t>13.</w:t>
      </w:r>
      <w:r w:rsidRPr="00567618">
        <w:tab/>
        <w:t xml:space="preserve">D. d. Ceglia, et al., "Tunable Filters for Visible Light Based on Resonant VO2 Planar Thin Films," in </w:t>
      </w:r>
      <w:r w:rsidRPr="00567618">
        <w:rPr>
          <w:i/>
        </w:rPr>
        <w:t>2020 22nd International Conference on Transparent Optical Networks (ICTON)</w:t>
      </w:r>
      <w:r w:rsidRPr="00567618">
        <w:t>, 2020), 1–4.</w:t>
      </w:r>
    </w:p>
    <w:p w14:paraId="6EB97AA6" w14:textId="77777777" w:rsidR="00567618" w:rsidRPr="00567618" w:rsidRDefault="00567618" w:rsidP="00567618">
      <w:pPr>
        <w:pStyle w:val="EndNoteBibliography"/>
        <w:spacing w:after="0"/>
        <w:ind w:left="720" w:hanging="720"/>
      </w:pPr>
      <w:r w:rsidRPr="00567618">
        <w:t>14.</w:t>
      </w:r>
      <w:r w:rsidRPr="00567618">
        <w:tab/>
        <w:t xml:space="preserve">Y.-S. Huang, et al., "Tunable structural transmissive color in fano-resonant optical coatings employing phase-change materials," Materials Today Advances </w:t>
      </w:r>
      <w:r w:rsidRPr="00567618">
        <w:rPr>
          <w:b/>
        </w:rPr>
        <w:t>18</w:t>
      </w:r>
      <w:r w:rsidRPr="00567618">
        <w:t>, 100364 (2023).</w:t>
      </w:r>
    </w:p>
    <w:p w14:paraId="6EC13D5F" w14:textId="77777777" w:rsidR="00567618" w:rsidRPr="00567618" w:rsidRDefault="00567618" w:rsidP="00567618">
      <w:pPr>
        <w:pStyle w:val="EndNoteBibliography"/>
        <w:spacing w:after="0"/>
        <w:ind w:left="720" w:hanging="720"/>
      </w:pPr>
      <w:r w:rsidRPr="00567618">
        <w:t>15.</w:t>
      </w:r>
      <w:r w:rsidRPr="00567618">
        <w:tab/>
        <w:t xml:space="preserve">M. Cui, et al., "Tunable multi-channel optical filter based on the near-infrared ultralow-loss phase change material Sb2Se3," Opt. Express </w:t>
      </w:r>
      <w:r w:rsidRPr="00567618">
        <w:rPr>
          <w:b/>
        </w:rPr>
        <w:t>34</w:t>
      </w:r>
      <w:r w:rsidRPr="00567618">
        <w:t>, 7378–7387 (2026).</w:t>
      </w:r>
    </w:p>
    <w:p w14:paraId="21C26EB6" w14:textId="77777777" w:rsidR="00567618" w:rsidRPr="00567618" w:rsidRDefault="00567618" w:rsidP="00567618">
      <w:pPr>
        <w:pStyle w:val="EndNoteBibliography"/>
        <w:spacing w:after="0"/>
        <w:ind w:left="720" w:hanging="720"/>
      </w:pPr>
      <w:r w:rsidRPr="00567618">
        <w:t>16.</w:t>
      </w:r>
      <w:r w:rsidRPr="00567618">
        <w:tab/>
        <w:t xml:space="preserve">X. Tian and Z.-Y. Li, "An Optically-Triggered Switchable Mid-Infrared Perfect Absorber Based on Phase-Change Material of Vanadium Dioxide," Plasmonics </w:t>
      </w:r>
      <w:r w:rsidRPr="00567618">
        <w:rPr>
          <w:b/>
        </w:rPr>
        <w:t>13</w:t>
      </w:r>
      <w:r w:rsidRPr="00567618">
        <w:t>, 1393–1402 (2018).</w:t>
      </w:r>
    </w:p>
    <w:p w14:paraId="56DFA7C7" w14:textId="77777777" w:rsidR="00567618" w:rsidRPr="00567618" w:rsidRDefault="00567618" w:rsidP="00567618">
      <w:pPr>
        <w:pStyle w:val="EndNoteBibliography"/>
        <w:spacing w:after="0"/>
        <w:ind w:left="720" w:hanging="720"/>
      </w:pPr>
      <w:r w:rsidRPr="00567618">
        <w:t>17.</w:t>
      </w:r>
      <w:r w:rsidRPr="00567618">
        <w:tab/>
        <w:t xml:space="preserve">C. Liu, et al., "Tunable nonlinear optical absorption in amorphous and crystalline Sb2Se3 thin films," Journal of Alloys and Compounds </w:t>
      </w:r>
      <w:r w:rsidRPr="00567618">
        <w:rPr>
          <w:b/>
        </w:rPr>
        <w:t>791</w:t>
      </w:r>
      <w:r w:rsidRPr="00567618">
        <w:t>, 753–760 (2019).</w:t>
      </w:r>
    </w:p>
    <w:p w14:paraId="34BB7244" w14:textId="77777777" w:rsidR="00567618" w:rsidRPr="00567618" w:rsidRDefault="00567618" w:rsidP="00567618">
      <w:pPr>
        <w:pStyle w:val="EndNoteBibliography"/>
        <w:spacing w:after="0"/>
        <w:ind w:left="720" w:hanging="720"/>
      </w:pPr>
      <w:r w:rsidRPr="00567618">
        <w:t>18.</w:t>
      </w:r>
      <w:r w:rsidRPr="00567618">
        <w:tab/>
        <w:t xml:space="preserve">M. Delaney, et al., "A New Family of Ultralow Loss Reversible Phase‐Change Materials for Photonic Integrated Circuits: Sb2S3 and Sb2Se3," Advanced Functional Materials </w:t>
      </w:r>
      <w:r w:rsidRPr="00567618">
        <w:rPr>
          <w:b/>
        </w:rPr>
        <w:t>30</w:t>
      </w:r>
      <w:r w:rsidRPr="00567618">
        <w:t>(2020).</w:t>
      </w:r>
    </w:p>
    <w:p w14:paraId="2366E866" w14:textId="77777777" w:rsidR="00567618" w:rsidRPr="00567618" w:rsidRDefault="00567618" w:rsidP="00567618">
      <w:pPr>
        <w:pStyle w:val="EndNoteBibliography"/>
        <w:spacing w:after="0"/>
        <w:ind w:left="720" w:hanging="720"/>
      </w:pPr>
      <w:r w:rsidRPr="00567618">
        <w:t>19.</w:t>
      </w:r>
      <w:r w:rsidRPr="00567618">
        <w:tab/>
        <w:t xml:space="preserve">A. A. Burtsev, et al., "Physical properties’ temperature dynamics of GeTe, Ge2Sb2Te5 and Ge2Sb2Se4Te1 phase change materials," Materials Science in Semiconductor Processing </w:t>
      </w:r>
      <w:r w:rsidRPr="00567618">
        <w:rPr>
          <w:b/>
        </w:rPr>
        <w:t>150</w:t>
      </w:r>
      <w:r w:rsidRPr="00567618">
        <w:t>, 106907 (2022).</w:t>
      </w:r>
    </w:p>
    <w:p w14:paraId="799C9D81" w14:textId="77777777" w:rsidR="00567618" w:rsidRPr="00567618" w:rsidRDefault="00567618" w:rsidP="00567618">
      <w:pPr>
        <w:pStyle w:val="EndNoteBibliography"/>
        <w:spacing w:after="0"/>
        <w:ind w:left="720" w:hanging="720"/>
      </w:pPr>
      <w:r w:rsidRPr="00567618">
        <w:t>20.</w:t>
      </w:r>
      <w:r w:rsidRPr="00567618">
        <w:tab/>
        <w:t xml:space="preserve">X. Chen, et al., "A Review of Integrated Photonic Devices Using Sb2Se3," Advanced Physics Research </w:t>
      </w:r>
      <w:r w:rsidRPr="00567618">
        <w:rPr>
          <w:b/>
        </w:rPr>
        <w:t>4</w:t>
      </w:r>
      <w:r w:rsidRPr="00567618">
        <w:t>, 2400080 (2024).</w:t>
      </w:r>
    </w:p>
    <w:p w14:paraId="0CEE1AE9" w14:textId="77777777" w:rsidR="00567618" w:rsidRPr="00567618" w:rsidRDefault="00567618" w:rsidP="00567618">
      <w:pPr>
        <w:pStyle w:val="EndNoteBibliography"/>
        <w:spacing w:after="0"/>
        <w:ind w:left="720" w:hanging="720"/>
      </w:pPr>
      <w:r w:rsidRPr="00567618">
        <w:t>21.</w:t>
      </w:r>
      <w:r w:rsidRPr="00567618">
        <w:tab/>
        <w:t xml:space="preserve">D. Lawson, et al., "Optical switching beyond a million cycles of low-loss phase change material Sb2Se3," Opt. Mater. Express </w:t>
      </w:r>
      <w:r w:rsidRPr="00567618">
        <w:rPr>
          <w:b/>
        </w:rPr>
        <w:t>14</w:t>
      </w:r>
      <w:r w:rsidRPr="00567618">
        <w:t>(2023).</w:t>
      </w:r>
    </w:p>
    <w:p w14:paraId="61BA20A9" w14:textId="77777777" w:rsidR="00567618" w:rsidRPr="00567618" w:rsidRDefault="00567618" w:rsidP="00567618">
      <w:pPr>
        <w:pStyle w:val="EndNoteBibliography"/>
        <w:spacing w:after="0"/>
        <w:ind w:left="720" w:hanging="720"/>
      </w:pPr>
      <w:r w:rsidRPr="00567618">
        <w:t>22.</w:t>
      </w:r>
      <w:r w:rsidRPr="00567618">
        <w:tab/>
        <w:t xml:space="preserve">M. S. Alam, et al., "Fast Cycling Speed with Multimillion Cycling Endurance of Ultra-Low Loss Phase Change Material (Sb2Se3) by Engineered Laser Pulse Irradiation," Advanced Functional Materials </w:t>
      </w:r>
      <w:r w:rsidRPr="00567618">
        <w:rPr>
          <w:b/>
        </w:rPr>
        <w:t>34</w:t>
      </w:r>
      <w:r w:rsidRPr="00567618">
        <w:t>, 2310306 (2024).</w:t>
      </w:r>
    </w:p>
    <w:p w14:paraId="16DFED7B" w14:textId="77777777" w:rsidR="00567618" w:rsidRPr="00567618" w:rsidRDefault="00567618" w:rsidP="00567618">
      <w:pPr>
        <w:pStyle w:val="EndNoteBibliography"/>
        <w:spacing w:after="0"/>
        <w:ind w:left="720" w:hanging="720"/>
      </w:pPr>
      <w:r w:rsidRPr="00567618">
        <w:t>23.</w:t>
      </w:r>
      <w:r w:rsidRPr="00567618">
        <w:tab/>
        <w:t xml:space="preserve">A. Sarangan, </w:t>
      </w:r>
      <w:r w:rsidRPr="00567618">
        <w:rPr>
          <w:i/>
        </w:rPr>
        <w:t>Optical Thin Film Design,</w:t>
      </w:r>
      <w:r w:rsidRPr="00567618">
        <w:t xml:space="preserve"> 1st Edition ed. (CRC Press, Boca Raton, 2020).</w:t>
      </w:r>
    </w:p>
    <w:p w14:paraId="6E5766CC" w14:textId="77777777" w:rsidR="00567618" w:rsidRPr="00567618" w:rsidRDefault="00567618" w:rsidP="00567618">
      <w:pPr>
        <w:pStyle w:val="EndNoteBibliography"/>
        <w:spacing w:after="0"/>
        <w:ind w:left="720" w:hanging="720"/>
      </w:pPr>
      <w:r w:rsidRPr="00567618">
        <w:t>24.</w:t>
      </w:r>
      <w:r w:rsidRPr="00567618">
        <w:tab/>
        <w:t xml:space="preserve">D. Franta, et al., </w:t>
      </w:r>
      <w:r w:rsidRPr="00567618">
        <w:rPr>
          <w:i/>
        </w:rPr>
        <w:t>Optical characterization of SiO2 thin films using universal dispersion model over wide spectral range</w:t>
      </w:r>
      <w:r w:rsidRPr="00567618">
        <w:t>, SPIE Photonics Europe (SPIE, 2016), Vol. 9890.</w:t>
      </w:r>
    </w:p>
    <w:p w14:paraId="34F8E9A3" w14:textId="77777777" w:rsidR="00567618" w:rsidRPr="00567618" w:rsidRDefault="00567618" w:rsidP="00567618">
      <w:pPr>
        <w:pStyle w:val="EndNoteBibliography"/>
        <w:spacing w:after="0"/>
        <w:ind w:left="720" w:hanging="720"/>
      </w:pPr>
      <w:r w:rsidRPr="00567618">
        <w:t>25.</w:t>
      </w:r>
      <w:r w:rsidRPr="00567618">
        <w:tab/>
        <w:t xml:space="preserve">D. Franta, et al., "Universal dispersion model for characterization of optical thin films over wide spectral range: Application to magnesium fluoride," Applied Surface Science </w:t>
      </w:r>
      <w:r w:rsidRPr="00567618">
        <w:rPr>
          <w:b/>
        </w:rPr>
        <w:t>421</w:t>
      </w:r>
      <w:r w:rsidRPr="00567618">
        <w:t>, 424–429 (2017).</w:t>
      </w:r>
    </w:p>
    <w:p w14:paraId="7F0456F8" w14:textId="77777777" w:rsidR="00567618" w:rsidRPr="00567618" w:rsidRDefault="00567618" w:rsidP="00567618">
      <w:pPr>
        <w:pStyle w:val="EndNoteBibliography"/>
        <w:spacing w:after="0"/>
        <w:ind w:left="720" w:hanging="720"/>
      </w:pPr>
      <w:r w:rsidRPr="00567618">
        <w:t>26.</w:t>
      </w:r>
      <w:r w:rsidRPr="00567618">
        <w:tab/>
        <w:t xml:space="preserve">S. V. Zhukovsky, et al., "Experimental Demonstration of Effective Medium Approximation Breakdown in Deeply Subwavelength All-Dielectric Multilayers," Physical Review Letters </w:t>
      </w:r>
      <w:r w:rsidRPr="00567618">
        <w:rPr>
          <w:b/>
        </w:rPr>
        <w:t>115</w:t>
      </w:r>
      <w:r w:rsidRPr="00567618">
        <w:t>, 177402 (2015).</w:t>
      </w:r>
    </w:p>
    <w:p w14:paraId="4D3BA8EB" w14:textId="77777777" w:rsidR="00567618" w:rsidRPr="00567618" w:rsidRDefault="00567618" w:rsidP="00567618">
      <w:pPr>
        <w:pStyle w:val="EndNoteBibliography"/>
        <w:spacing w:after="0"/>
        <w:ind w:left="720" w:hanging="720"/>
      </w:pPr>
      <w:r w:rsidRPr="00567618">
        <w:t>27.</w:t>
      </w:r>
      <w:r w:rsidRPr="00567618">
        <w:tab/>
        <w:t xml:space="preserve">Y. Li, et al., "Preparation of mechanically stable triple-layer interference broadband antireflective coatings with self-cleaning property by sol–gel technique," RSC Advances </w:t>
      </w:r>
      <w:r w:rsidRPr="00567618">
        <w:rPr>
          <w:b/>
        </w:rPr>
        <w:t>7</w:t>
      </w:r>
      <w:r w:rsidRPr="00567618">
        <w:t>, 14660–14668 (2017).</w:t>
      </w:r>
    </w:p>
    <w:p w14:paraId="1C3A87BE" w14:textId="77777777" w:rsidR="00567618" w:rsidRPr="00567618" w:rsidRDefault="00567618" w:rsidP="00567618">
      <w:pPr>
        <w:pStyle w:val="EndNoteBibliography"/>
        <w:spacing w:after="0"/>
        <w:ind w:left="720" w:hanging="720"/>
      </w:pPr>
      <w:r w:rsidRPr="00567618">
        <w:lastRenderedPageBreak/>
        <w:t>28.</w:t>
      </w:r>
      <w:r w:rsidRPr="00567618">
        <w:tab/>
        <w:t xml:space="preserve">D. Franta, et al., "Determination of thicknesses and temperatures of crystalline silicon wafers from optical measurements in the far infrared region," Journal of Applied Physics </w:t>
      </w:r>
      <w:r w:rsidRPr="00567618">
        <w:rPr>
          <w:b/>
        </w:rPr>
        <w:t>123</w:t>
      </w:r>
      <w:r w:rsidRPr="00567618">
        <w:t>(2018).</w:t>
      </w:r>
    </w:p>
    <w:p w14:paraId="658DE2AC" w14:textId="77777777" w:rsidR="00567618" w:rsidRPr="00567618" w:rsidRDefault="00567618" w:rsidP="00567618">
      <w:pPr>
        <w:pStyle w:val="EndNoteBibliography"/>
        <w:spacing w:after="0"/>
        <w:ind w:left="720" w:hanging="720"/>
      </w:pPr>
      <w:r w:rsidRPr="00567618">
        <w:t>29.</w:t>
      </w:r>
      <w:r w:rsidRPr="00567618">
        <w:tab/>
        <w:t xml:space="preserve">L. Y. Beliaev, et al., "Optical, structural and composition properties of silicon nitride films deposited by reactive radio-frequency sputtering, low pressure and plasma-enhanced chemical vapor deposition," Thin Solid Films </w:t>
      </w:r>
      <w:r w:rsidRPr="00567618">
        <w:rPr>
          <w:b/>
        </w:rPr>
        <w:t>763</w:t>
      </w:r>
      <w:r w:rsidRPr="00567618">
        <w:t>, 139568 (2022).</w:t>
      </w:r>
    </w:p>
    <w:p w14:paraId="526622AE" w14:textId="77777777" w:rsidR="00567618" w:rsidRPr="00567618" w:rsidRDefault="00567618" w:rsidP="00567618">
      <w:pPr>
        <w:pStyle w:val="EndNoteBibliography"/>
        <w:spacing w:after="0"/>
        <w:ind w:left="720" w:hanging="720"/>
      </w:pPr>
      <w:r w:rsidRPr="00567618">
        <w:t>30.</w:t>
      </w:r>
      <w:r w:rsidRPr="00567618">
        <w:tab/>
        <w:t xml:space="preserve">S. Larouche and L. Martinu, "OpenFilters: open-source software for the design, optimization, and synthesis of optical filters," Appl. Opt. </w:t>
      </w:r>
      <w:r w:rsidRPr="00567618">
        <w:rPr>
          <w:b/>
        </w:rPr>
        <w:t>47</w:t>
      </w:r>
      <w:r w:rsidRPr="00567618">
        <w:t>, C219–C230 (2008).</w:t>
      </w:r>
    </w:p>
    <w:p w14:paraId="7A5081AD" w14:textId="77777777" w:rsidR="00567618" w:rsidRPr="00567618" w:rsidRDefault="00567618" w:rsidP="00567618">
      <w:pPr>
        <w:pStyle w:val="EndNoteBibliography"/>
        <w:spacing w:after="0"/>
        <w:ind w:left="720" w:hanging="720"/>
      </w:pPr>
      <w:r w:rsidRPr="00567618">
        <w:t>31.</w:t>
      </w:r>
      <w:r w:rsidRPr="00567618">
        <w:tab/>
        <w:t xml:space="preserve">M. N. Polyanskiy, "Refractiveindex.info database of optical constants," Scientific Data </w:t>
      </w:r>
      <w:r w:rsidRPr="00567618">
        <w:rPr>
          <w:b/>
        </w:rPr>
        <w:t>11</w:t>
      </w:r>
      <w:r w:rsidRPr="00567618">
        <w:t>, 94 (2024).</w:t>
      </w:r>
    </w:p>
    <w:p w14:paraId="7429E531" w14:textId="77777777" w:rsidR="00567618" w:rsidRPr="00567618" w:rsidRDefault="00567618" w:rsidP="00567618">
      <w:pPr>
        <w:pStyle w:val="EndNoteBibliography"/>
        <w:spacing w:after="0"/>
        <w:ind w:left="720" w:hanging="720"/>
      </w:pPr>
      <w:r w:rsidRPr="00567618">
        <w:t>32.</w:t>
      </w:r>
      <w:r w:rsidRPr="00567618">
        <w:tab/>
        <w:t xml:space="preserve">L. Martin-Monier, et al., "Endurance of chalcogenide optical phase change materials: a review," Opt. Mater. Express </w:t>
      </w:r>
      <w:r w:rsidRPr="00567618">
        <w:rPr>
          <w:b/>
        </w:rPr>
        <w:t>12</w:t>
      </w:r>
      <w:r w:rsidRPr="00567618">
        <w:t>, 2145–2167 (2022).</w:t>
      </w:r>
    </w:p>
    <w:p w14:paraId="2FDA0607" w14:textId="77777777" w:rsidR="00567618" w:rsidRPr="00567618" w:rsidRDefault="00567618" w:rsidP="00567618">
      <w:pPr>
        <w:pStyle w:val="EndNoteBibliography"/>
        <w:ind w:left="720" w:hanging="720"/>
      </w:pPr>
      <w:r w:rsidRPr="00567618">
        <w:t>33.</w:t>
      </w:r>
      <w:r w:rsidRPr="00567618">
        <w:tab/>
        <w:t xml:space="preserve">Y. Zhang, et al., "Myths and truths about optical phase change materials: A perspective," Applied Physics Letters </w:t>
      </w:r>
      <w:r w:rsidRPr="00567618">
        <w:rPr>
          <w:b/>
        </w:rPr>
        <w:t>118</w:t>
      </w:r>
      <w:r w:rsidRPr="00567618">
        <w:t>(2021).</w:t>
      </w:r>
    </w:p>
    <w:p w14:paraId="64D574CF" w14:textId="7362C986" w:rsidR="00E61943" w:rsidRPr="007D7F7D" w:rsidRDefault="0018058D" w:rsidP="00710E5D">
      <w:pPr>
        <w:pStyle w:val="26References"/>
        <w:numPr>
          <w:ilvl w:val="0"/>
          <w:numId w:val="0"/>
        </w:numPr>
        <w:ind w:left="360"/>
        <w:jc w:val="both"/>
        <w:rPr>
          <w:rFonts w:cs="Times New Roman"/>
        </w:rPr>
      </w:pPr>
      <w:r w:rsidRPr="007D7F7D">
        <w:rPr>
          <w:rFonts w:cs="Times New Roman"/>
        </w:rPr>
        <w:fldChar w:fldCharType="end"/>
      </w:r>
    </w:p>
    <w:sectPr w:rsidR="00E61943" w:rsidRPr="007D7F7D" w:rsidSect="00773CCD">
      <w:pgSz w:w="12240" w:h="15840" w:code="1"/>
      <w:pgMar w:top="1872" w:right="2347" w:bottom="1872" w:left="23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A7A606E4">
      <w:start w:val="1"/>
      <w:numFmt w:val="bullet"/>
      <w:pStyle w:val="17ListBulleted"/>
      <w:lvlText w:val=""/>
      <w:lvlJc w:val="left"/>
      <w:pPr>
        <w:ind w:left="1080" w:hanging="360"/>
      </w:pPr>
      <w:rPr>
        <w:rFonts w:ascii="Symbol" w:hAnsi="Symbol" w:hint="default"/>
      </w:rPr>
    </w:lvl>
    <w:lvl w:ilvl="1" w:tplc="B4407614" w:tentative="1">
      <w:start w:val="1"/>
      <w:numFmt w:val="bullet"/>
      <w:lvlText w:val="o"/>
      <w:lvlJc w:val="left"/>
      <w:pPr>
        <w:ind w:left="1800" w:hanging="360"/>
      </w:pPr>
      <w:rPr>
        <w:rFonts w:ascii="Courier New" w:hAnsi="Courier New" w:cs="Courier New" w:hint="default"/>
      </w:rPr>
    </w:lvl>
    <w:lvl w:ilvl="2" w:tplc="724658C2" w:tentative="1">
      <w:start w:val="1"/>
      <w:numFmt w:val="bullet"/>
      <w:lvlText w:val=""/>
      <w:lvlJc w:val="left"/>
      <w:pPr>
        <w:ind w:left="2520" w:hanging="360"/>
      </w:pPr>
      <w:rPr>
        <w:rFonts w:ascii="Wingdings" w:hAnsi="Wingdings" w:hint="default"/>
      </w:rPr>
    </w:lvl>
    <w:lvl w:ilvl="3" w:tplc="84CE507A" w:tentative="1">
      <w:start w:val="1"/>
      <w:numFmt w:val="bullet"/>
      <w:lvlText w:val=""/>
      <w:lvlJc w:val="left"/>
      <w:pPr>
        <w:ind w:left="3240" w:hanging="360"/>
      </w:pPr>
      <w:rPr>
        <w:rFonts w:ascii="Symbol" w:hAnsi="Symbol" w:hint="default"/>
      </w:rPr>
    </w:lvl>
    <w:lvl w:ilvl="4" w:tplc="BF3E2C8A" w:tentative="1">
      <w:start w:val="1"/>
      <w:numFmt w:val="bullet"/>
      <w:lvlText w:val="o"/>
      <w:lvlJc w:val="left"/>
      <w:pPr>
        <w:ind w:left="3960" w:hanging="360"/>
      </w:pPr>
      <w:rPr>
        <w:rFonts w:ascii="Courier New" w:hAnsi="Courier New" w:cs="Courier New" w:hint="default"/>
      </w:rPr>
    </w:lvl>
    <w:lvl w:ilvl="5" w:tplc="1812DB82" w:tentative="1">
      <w:start w:val="1"/>
      <w:numFmt w:val="bullet"/>
      <w:lvlText w:val=""/>
      <w:lvlJc w:val="left"/>
      <w:pPr>
        <w:ind w:left="4680" w:hanging="360"/>
      </w:pPr>
      <w:rPr>
        <w:rFonts w:ascii="Wingdings" w:hAnsi="Wingdings" w:hint="default"/>
      </w:rPr>
    </w:lvl>
    <w:lvl w:ilvl="6" w:tplc="CE40E9F6" w:tentative="1">
      <w:start w:val="1"/>
      <w:numFmt w:val="bullet"/>
      <w:lvlText w:val=""/>
      <w:lvlJc w:val="left"/>
      <w:pPr>
        <w:ind w:left="5400" w:hanging="360"/>
      </w:pPr>
      <w:rPr>
        <w:rFonts w:ascii="Symbol" w:hAnsi="Symbol" w:hint="default"/>
      </w:rPr>
    </w:lvl>
    <w:lvl w:ilvl="7" w:tplc="32BCCB0C" w:tentative="1">
      <w:start w:val="1"/>
      <w:numFmt w:val="bullet"/>
      <w:lvlText w:val="o"/>
      <w:lvlJc w:val="left"/>
      <w:pPr>
        <w:ind w:left="6120" w:hanging="360"/>
      </w:pPr>
      <w:rPr>
        <w:rFonts w:ascii="Courier New" w:hAnsi="Courier New" w:cs="Courier New" w:hint="default"/>
      </w:rPr>
    </w:lvl>
    <w:lvl w:ilvl="8" w:tplc="34B8C12A"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C8FCEF3A">
      <w:start w:val="1"/>
      <w:numFmt w:val="decimal"/>
      <w:lvlText w:val="%1."/>
      <w:lvlJc w:val="left"/>
      <w:pPr>
        <w:ind w:left="720" w:hanging="360"/>
      </w:pPr>
      <w:rPr>
        <w:rFonts w:hint="default"/>
      </w:rPr>
    </w:lvl>
    <w:lvl w:ilvl="1" w:tplc="3AE0F31A" w:tentative="1">
      <w:start w:val="1"/>
      <w:numFmt w:val="lowerLetter"/>
      <w:lvlText w:val="%2."/>
      <w:lvlJc w:val="left"/>
      <w:pPr>
        <w:ind w:left="1440" w:hanging="360"/>
      </w:pPr>
    </w:lvl>
    <w:lvl w:ilvl="2" w:tplc="CB38CC04" w:tentative="1">
      <w:start w:val="1"/>
      <w:numFmt w:val="lowerRoman"/>
      <w:lvlText w:val="%3."/>
      <w:lvlJc w:val="right"/>
      <w:pPr>
        <w:ind w:left="2160" w:hanging="180"/>
      </w:pPr>
    </w:lvl>
    <w:lvl w:ilvl="3" w:tplc="4D6EDFF8" w:tentative="1">
      <w:start w:val="1"/>
      <w:numFmt w:val="decimal"/>
      <w:lvlText w:val="%4."/>
      <w:lvlJc w:val="left"/>
      <w:pPr>
        <w:ind w:left="2880" w:hanging="360"/>
      </w:pPr>
    </w:lvl>
    <w:lvl w:ilvl="4" w:tplc="EB9C83FC" w:tentative="1">
      <w:start w:val="1"/>
      <w:numFmt w:val="lowerLetter"/>
      <w:lvlText w:val="%5."/>
      <w:lvlJc w:val="left"/>
      <w:pPr>
        <w:ind w:left="3600" w:hanging="360"/>
      </w:pPr>
    </w:lvl>
    <w:lvl w:ilvl="5" w:tplc="EB82989A" w:tentative="1">
      <w:start w:val="1"/>
      <w:numFmt w:val="lowerRoman"/>
      <w:lvlText w:val="%6."/>
      <w:lvlJc w:val="right"/>
      <w:pPr>
        <w:ind w:left="4320" w:hanging="180"/>
      </w:pPr>
    </w:lvl>
    <w:lvl w:ilvl="6" w:tplc="DFC41294" w:tentative="1">
      <w:start w:val="1"/>
      <w:numFmt w:val="decimal"/>
      <w:lvlText w:val="%7."/>
      <w:lvlJc w:val="left"/>
      <w:pPr>
        <w:ind w:left="5040" w:hanging="360"/>
      </w:pPr>
    </w:lvl>
    <w:lvl w:ilvl="7" w:tplc="069AA852" w:tentative="1">
      <w:start w:val="1"/>
      <w:numFmt w:val="lowerLetter"/>
      <w:lvlText w:val="%8."/>
      <w:lvlJc w:val="left"/>
      <w:pPr>
        <w:ind w:left="5760" w:hanging="360"/>
      </w:pPr>
    </w:lvl>
    <w:lvl w:ilvl="8" w:tplc="D6924B7E"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5982318A">
      <w:start w:val="1"/>
      <w:numFmt w:val="decimal"/>
      <w:pStyle w:val="26References"/>
      <w:lvlText w:val="%1."/>
      <w:lvlJc w:val="left"/>
      <w:pPr>
        <w:ind w:left="360" w:hanging="360"/>
      </w:pPr>
      <w:rPr>
        <w:rFonts w:hint="default"/>
      </w:rPr>
    </w:lvl>
    <w:lvl w:ilvl="1" w:tplc="CDD0568C" w:tentative="1">
      <w:start w:val="1"/>
      <w:numFmt w:val="lowerLetter"/>
      <w:lvlText w:val="%2."/>
      <w:lvlJc w:val="left"/>
      <w:pPr>
        <w:ind w:left="1080" w:hanging="360"/>
      </w:pPr>
    </w:lvl>
    <w:lvl w:ilvl="2" w:tplc="8C82C434" w:tentative="1">
      <w:start w:val="1"/>
      <w:numFmt w:val="lowerRoman"/>
      <w:lvlText w:val="%3."/>
      <w:lvlJc w:val="right"/>
      <w:pPr>
        <w:ind w:left="1800" w:hanging="180"/>
      </w:pPr>
    </w:lvl>
    <w:lvl w:ilvl="3" w:tplc="B4A6C534" w:tentative="1">
      <w:start w:val="1"/>
      <w:numFmt w:val="decimal"/>
      <w:lvlText w:val="%4."/>
      <w:lvlJc w:val="left"/>
      <w:pPr>
        <w:ind w:left="2520" w:hanging="360"/>
      </w:pPr>
    </w:lvl>
    <w:lvl w:ilvl="4" w:tplc="D8502FA2" w:tentative="1">
      <w:start w:val="1"/>
      <w:numFmt w:val="lowerLetter"/>
      <w:lvlText w:val="%5."/>
      <w:lvlJc w:val="left"/>
      <w:pPr>
        <w:ind w:left="3240" w:hanging="360"/>
      </w:pPr>
    </w:lvl>
    <w:lvl w:ilvl="5" w:tplc="B26674DE" w:tentative="1">
      <w:start w:val="1"/>
      <w:numFmt w:val="lowerRoman"/>
      <w:lvlText w:val="%6."/>
      <w:lvlJc w:val="right"/>
      <w:pPr>
        <w:ind w:left="3960" w:hanging="180"/>
      </w:pPr>
    </w:lvl>
    <w:lvl w:ilvl="6" w:tplc="EB2CBEB0" w:tentative="1">
      <w:start w:val="1"/>
      <w:numFmt w:val="decimal"/>
      <w:lvlText w:val="%7."/>
      <w:lvlJc w:val="left"/>
      <w:pPr>
        <w:ind w:left="4680" w:hanging="360"/>
      </w:pPr>
    </w:lvl>
    <w:lvl w:ilvl="7" w:tplc="078A7E2E" w:tentative="1">
      <w:start w:val="1"/>
      <w:numFmt w:val="lowerLetter"/>
      <w:lvlText w:val="%8."/>
      <w:lvlJc w:val="left"/>
      <w:pPr>
        <w:ind w:left="5400" w:hanging="360"/>
      </w:pPr>
    </w:lvl>
    <w:lvl w:ilvl="8" w:tplc="33BE8628"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9D0D2DA">
      <w:start w:val="1"/>
      <w:numFmt w:val="decimal"/>
      <w:lvlText w:val="%1."/>
      <w:lvlJc w:val="left"/>
      <w:pPr>
        <w:ind w:left="360" w:hanging="360"/>
      </w:pPr>
      <w:rPr>
        <w:rFonts w:hint="default"/>
      </w:rPr>
    </w:lvl>
    <w:lvl w:ilvl="1" w:tplc="AF224E34" w:tentative="1">
      <w:start w:val="1"/>
      <w:numFmt w:val="lowerLetter"/>
      <w:lvlText w:val="%2."/>
      <w:lvlJc w:val="left"/>
      <w:pPr>
        <w:ind w:left="1080" w:hanging="360"/>
      </w:pPr>
    </w:lvl>
    <w:lvl w:ilvl="2" w:tplc="8696CCDA" w:tentative="1">
      <w:start w:val="1"/>
      <w:numFmt w:val="lowerRoman"/>
      <w:lvlText w:val="%3."/>
      <w:lvlJc w:val="right"/>
      <w:pPr>
        <w:ind w:left="1800" w:hanging="180"/>
      </w:pPr>
    </w:lvl>
    <w:lvl w:ilvl="3" w:tplc="83166FE0" w:tentative="1">
      <w:start w:val="1"/>
      <w:numFmt w:val="decimal"/>
      <w:lvlText w:val="%4."/>
      <w:lvlJc w:val="left"/>
      <w:pPr>
        <w:ind w:left="2520" w:hanging="360"/>
      </w:pPr>
    </w:lvl>
    <w:lvl w:ilvl="4" w:tplc="701411F4" w:tentative="1">
      <w:start w:val="1"/>
      <w:numFmt w:val="lowerLetter"/>
      <w:lvlText w:val="%5."/>
      <w:lvlJc w:val="left"/>
      <w:pPr>
        <w:ind w:left="3240" w:hanging="360"/>
      </w:pPr>
    </w:lvl>
    <w:lvl w:ilvl="5" w:tplc="2D98A756" w:tentative="1">
      <w:start w:val="1"/>
      <w:numFmt w:val="lowerRoman"/>
      <w:lvlText w:val="%6."/>
      <w:lvlJc w:val="right"/>
      <w:pPr>
        <w:ind w:left="3960" w:hanging="180"/>
      </w:pPr>
    </w:lvl>
    <w:lvl w:ilvl="6" w:tplc="3148E766" w:tentative="1">
      <w:start w:val="1"/>
      <w:numFmt w:val="decimal"/>
      <w:lvlText w:val="%7."/>
      <w:lvlJc w:val="left"/>
      <w:pPr>
        <w:ind w:left="4680" w:hanging="360"/>
      </w:pPr>
    </w:lvl>
    <w:lvl w:ilvl="7" w:tplc="C0284130" w:tentative="1">
      <w:start w:val="1"/>
      <w:numFmt w:val="lowerLetter"/>
      <w:lvlText w:val="%8."/>
      <w:lvlJc w:val="left"/>
      <w:pPr>
        <w:ind w:left="5400" w:hanging="360"/>
      </w:pPr>
    </w:lvl>
    <w:lvl w:ilvl="8" w:tplc="187A40E0"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57DE3DC6">
      <w:start w:val="1"/>
      <w:numFmt w:val="decimal"/>
      <w:pStyle w:val="19ListNumber1"/>
      <w:lvlText w:val="%1."/>
      <w:lvlJc w:val="left"/>
      <w:pPr>
        <w:ind w:left="648" w:hanging="360"/>
      </w:pPr>
    </w:lvl>
    <w:lvl w:ilvl="1" w:tplc="30EADC70" w:tentative="1">
      <w:start w:val="1"/>
      <w:numFmt w:val="lowerLetter"/>
      <w:lvlText w:val="%2."/>
      <w:lvlJc w:val="left"/>
      <w:pPr>
        <w:ind w:left="1368" w:hanging="360"/>
      </w:pPr>
    </w:lvl>
    <w:lvl w:ilvl="2" w:tplc="3B187768" w:tentative="1">
      <w:start w:val="1"/>
      <w:numFmt w:val="lowerRoman"/>
      <w:lvlText w:val="%3."/>
      <w:lvlJc w:val="right"/>
      <w:pPr>
        <w:ind w:left="2088" w:hanging="180"/>
      </w:pPr>
    </w:lvl>
    <w:lvl w:ilvl="3" w:tplc="61E87134" w:tentative="1">
      <w:start w:val="1"/>
      <w:numFmt w:val="decimal"/>
      <w:lvlText w:val="%4."/>
      <w:lvlJc w:val="left"/>
      <w:pPr>
        <w:ind w:left="2808" w:hanging="360"/>
      </w:pPr>
    </w:lvl>
    <w:lvl w:ilvl="4" w:tplc="5066F12A" w:tentative="1">
      <w:start w:val="1"/>
      <w:numFmt w:val="lowerLetter"/>
      <w:lvlText w:val="%5."/>
      <w:lvlJc w:val="left"/>
      <w:pPr>
        <w:ind w:left="3528" w:hanging="360"/>
      </w:pPr>
    </w:lvl>
    <w:lvl w:ilvl="5" w:tplc="73D892B2" w:tentative="1">
      <w:start w:val="1"/>
      <w:numFmt w:val="lowerRoman"/>
      <w:lvlText w:val="%6."/>
      <w:lvlJc w:val="right"/>
      <w:pPr>
        <w:ind w:left="4248" w:hanging="180"/>
      </w:pPr>
    </w:lvl>
    <w:lvl w:ilvl="6" w:tplc="51F6DD8C" w:tentative="1">
      <w:start w:val="1"/>
      <w:numFmt w:val="decimal"/>
      <w:lvlText w:val="%7."/>
      <w:lvlJc w:val="left"/>
      <w:pPr>
        <w:ind w:left="4968" w:hanging="360"/>
      </w:pPr>
    </w:lvl>
    <w:lvl w:ilvl="7" w:tplc="06180C56" w:tentative="1">
      <w:start w:val="1"/>
      <w:numFmt w:val="lowerLetter"/>
      <w:lvlText w:val="%8."/>
      <w:lvlJc w:val="left"/>
      <w:pPr>
        <w:ind w:left="5688" w:hanging="360"/>
      </w:pPr>
    </w:lvl>
    <w:lvl w:ilvl="8" w:tplc="BF0CBC00"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DC38D942">
      <w:start w:val="1"/>
      <w:numFmt w:val="decimal"/>
      <w:lvlText w:val="%1."/>
      <w:lvlJc w:val="left"/>
      <w:pPr>
        <w:ind w:left="720" w:hanging="360"/>
      </w:pPr>
      <w:rPr>
        <w:rFonts w:hint="default"/>
      </w:rPr>
    </w:lvl>
    <w:lvl w:ilvl="1" w:tplc="57DAE268" w:tentative="1">
      <w:start w:val="1"/>
      <w:numFmt w:val="lowerLetter"/>
      <w:lvlText w:val="%2."/>
      <w:lvlJc w:val="left"/>
      <w:pPr>
        <w:ind w:left="1440" w:hanging="360"/>
      </w:pPr>
    </w:lvl>
    <w:lvl w:ilvl="2" w:tplc="586825E8" w:tentative="1">
      <w:start w:val="1"/>
      <w:numFmt w:val="lowerRoman"/>
      <w:lvlText w:val="%3."/>
      <w:lvlJc w:val="right"/>
      <w:pPr>
        <w:ind w:left="2160" w:hanging="180"/>
      </w:pPr>
    </w:lvl>
    <w:lvl w:ilvl="3" w:tplc="9EA0DB06" w:tentative="1">
      <w:start w:val="1"/>
      <w:numFmt w:val="decimal"/>
      <w:lvlText w:val="%4."/>
      <w:lvlJc w:val="left"/>
      <w:pPr>
        <w:ind w:left="2880" w:hanging="360"/>
      </w:pPr>
    </w:lvl>
    <w:lvl w:ilvl="4" w:tplc="15AE0584" w:tentative="1">
      <w:start w:val="1"/>
      <w:numFmt w:val="lowerLetter"/>
      <w:lvlText w:val="%5."/>
      <w:lvlJc w:val="left"/>
      <w:pPr>
        <w:ind w:left="3600" w:hanging="360"/>
      </w:pPr>
    </w:lvl>
    <w:lvl w:ilvl="5" w:tplc="F8E89910" w:tentative="1">
      <w:start w:val="1"/>
      <w:numFmt w:val="lowerRoman"/>
      <w:lvlText w:val="%6."/>
      <w:lvlJc w:val="right"/>
      <w:pPr>
        <w:ind w:left="4320" w:hanging="180"/>
      </w:pPr>
    </w:lvl>
    <w:lvl w:ilvl="6" w:tplc="818EB728" w:tentative="1">
      <w:start w:val="1"/>
      <w:numFmt w:val="decimal"/>
      <w:lvlText w:val="%7."/>
      <w:lvlJc w:val="left"/>
      <w:pPr>
        <w:ind w:left="5040" w:hanging="360"/>
      </w:pPr>
    </w:lvl>
    <w:lvl w:ilvl="7" w:tplc="EDB24580" w:tentative="1">
      <w:start w:val="1"/>
      <w:numFmt w:val="lowerLetter"/>
      <w:lvlText w:val="%8."/>
      <w:lvlJc w:val="left"/>
      <w:pPr>
        <w:ind w:left="5760" w:hanging="360"/>
      </w:pPr>
    </w:lvl>
    <w:lvl w:ilvl="8" w:tplc="94146194"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CC1C0076">
      <w:start w:val="1"/>
      <w:numFmt w:val="decimal"/>
      <w:lvlText w:val="%1."/>
      <w:lvlJc w:val="left"/>
      <w:pPr>
        <w:ind w:left="360" w:hanging="360"/>
      </w:pPr>
      <w:rPr>
        <w:rFonts w:hint="default"/>
      </w:rPr>
    </w:lvl>
    <w:lvl w:ilvl="1" w:tplc="17DEE2E2" w:tentative="1">
      <w:start w:val="1"/>
      <w:numFmt w:val="lowerLetter"/>
      <w:lvlText w:val="%2."/>
      <w:lvlJc w:val="left"/>
      <w:pPr>
        <w:ind w:left="1080" w:hanging="360"/>
      </w:pPr>
    </w:lvl>
    <w:lvl w:ilvl="2" w:tplc="B1384364" w:tentative="1">
      <w:start w:val="1"/>
      <w:numFmt w:val="lowerRoman"/>
      <w:lvlText w:val="%3."/>
      <w:lvlJc w:val="right"/>
      <w:pPr>
        <w:ind w:left="1800" w:hanging="180"/>
      </w:pPr>
    </w:lvl>
    <w:lvl w:ilvl="3" w:tplc="E8D83ABE" w:tentative="1">
      <w:start w:val="1"/>
      <w:numFmt w:val="decimal"/>
      <w:lvlText w:val="%4."/>
      <w:lvlJc w:val="left"/>
      <w:pPr>
        <w:ind w:left="2520" w:hanging="360"/>
      </w:pPr>
    </w:lvl>
    <w:lvl w:ilvl="4" w:tplc="EA706376" w:tentative="1">
      <w:start w:val="1"/>
      <w:numFmt w:val="lowerLetter"/>
      <w:lvlText w:val="%5."/>
      <w:lvlJc w:val="left"/>
      <w:pPr>
        <w:ind w:left="3240" w:hanging="360"/>
      </w:pPr>
    </w:lvl>
    <w:lvl w:ilvl="5" w:tplc="0876D9B4" w:tentative="1">
      <w:start w:val="1"/>
      <w:numFmt w:val="lowerRoman"/>
      <w:lvlText w:val="%6."/>
      <w:lvlJc w:val="right"/>
      <w:pPr>
        <w:ind w:left="3960" w:hanging="180"/>
      </w:pPr>
    </w:lvl>
    <w:lvl w:ilvl="6" w:tplc="8D462906" w:tentative="1">
      <w:start w:val="1"/>
      <w:numFmt w:val="decimal"/>
      <w:lvlText w:val="%7."/>
      <w:lvlJc w:val="left"/>
      <w:pPr>
        <w:ind w:left="4680" w:hanging="360"/>
      </w:pPr>
    </w:lvl>
    <w:lvl w:ilvl="7" w:tplc="167AC976" w:tentative="1">
      <w:start w:val="1"/>
      <w:numFmt w:val="lowerLetter"/>
      <w:lvlText w:val="%8."/>
      <w:lvlJc w:val="left"/>
      <w:pPr>
        <w:ind w:left="5400" w:hanging="360"/>
      </w:pPr>
    </w:lvl>
    <w:lvl w:ilvl="8" w:tplc="409E535A"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F2D809AE">
      <w:start w:val="1"/>
      <w:numFmt w:val="decimal"/>
      <w:lvlText w:val="%1."/>
      <w:lvlJc w:val="left"/>
      <w:pPr>
        <w:ind w:left="1080" w:hanging="360"/>
      </w:pPr>
    </w:lvl>
    <w:lvl w:ilvl="1" w:tplc="A04AC422" w:tentative="1">
      <w:start w:val="1"/>
      <w:numFmt w:val="lowerLetter"/>
      <w:lvlText w:val="%2."/>
      <w:lvlJc w:val="left"/>
      <w:pPr>
        <w:ind w:left="1800" w:hanging="360"/>
      </w:pPr>
    </w:lvl>
    <w:lvl w:ilvl="2" w:tplc="000C23D0" w:tentative="1">
      <w:start w:val="1"/>
      <w:numFmt w:val="lowerRoman"/>
      <w:lvlText w:val="%3."/>
      <w:lvlJc w:val="right"/>
      <w:pPr>
        <w:ind w:left="2520" w:hanging="180"/>
      </w:pPr>
    </w:lvl>
    <w:lvl w:ilvl="3" w:tplc="664A7EDA" w:tentative="1">
      <w:start w:val="1"/>
      <w:numFmt w:val="decimal"/>
      <w:lvlText w:val="%4."/>
      <w:lvlJc w:val="left"/>
      <w:pPr>
        <w:ind w:left="3240" w:hanging="360"/>
      </w:pPr>
    </w:lvl>
    <w:lvl w:ilvl="4" w:tplc="1062F2EC" w:tentative="1">
      <w:start w:val="1"/>
      <w:numFmt w:val="lowerLetter"/>
      <w:lvlText w:val="%5."/>
      <w:lvlJc w:val="left"/>
      <w:pPr>
        <w:ind w:left="3960" w:hanging="360"/>
      </w:pPr>
    </w:lvl>
    <w:lvl w:ilvl="5" w:tplc="CA5E0D86" w:tentative="1">
      <w:start w:val="1"/>
      <w:numFmt w:val="lowerRoman"/>
      <w:lvlText w:val="%6."/>
      <w:lvlJc w:val="right"/>
      <w:pPr>
        <w:ind w:left="4680" w:hanging="180"/>
      </w:pPr>
    </w:lvl>
    <w:lvl w:ilvl="6" w:tplc="29B8C0DA" w:tentative="1">
      <w:start w:val="1"/>
      <w:numFmt w:val="decimal"/>
      <w:lvlText w:val="%7."/>
      <w:lvlJc w:val="left"/>
      <w:pPr>
        <w:ind w:left="5400" w:hanging="360"/>
      </w:pPr>
    </w:lvl>
    <w:lvl w:ilvl="7" w:tplc="0B1C6CF0" w:tentative="1">
      <w:start w:val="1"/>
      <w:numFmt w:val="lowerLetter"/>
      <w:lvlText w:val="%8."/>
      <w:lvlJc w:val="left"/>
      <w:pPr>
        <w:ind w:left="6120" w:hanging="360"/>
      </w:pPr>
    </w:lvl>
    <w:lvl w:ilvl="8" w:tplc="B4744EBC"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D9B6C356">
      <w:start w:val="1"/>
      <w:numFmt w:val="lowerLetter"/>
      <w:pStyle w:val="19ListNumber2"/>
      <w:lvlText w:val="%1."/>
      <w:lvlJc w:val="left"/>
      <w:pPr>
        <w:ind w:left="1440" w:hanging="360"/>
      </w:pPr>
    </w:lvl>
    <w:lvl w:ilvl="1" w:tplc="4DA2B174" w:tentative="1">
      <w:start w:val="1"/>
      <w:numFmt w:val="lowerLetter"/>
      <w:lvlText w:val="%2."/>
      <w:lvlJc w:val="left"/>
      <w:pPr>
        <w:ind w:left="2160" w:hanging="360"/>
      </w:pPr>
    </w:lvl>
    <w:lvl w:ilvl="2" w:tplc="3E8E541C" w:tentative="1">
      <w:start w:val="1"/>
      <w:numFmt w:val="lowerRoman"/>
      <w:lvlText w:val="%3."/>
      <w:lvlJc w:val="right"/>
      <w:pPr>
        <w:ind w:left="2880" w:hanging="180"/>
      </w:pPr>
    </w:lvl>
    <w:lvl w:ilvl="3" w:tplc="3716C2D4" w:tentative="1">
      <w:start w:val="1"/>
      <w:numFmt w:val="decimal"/>
      <w:lvlText w:val="%4."/>
      <w:lvlJc w:val="left"/>
      <w:pPr>
        <w:ind w:left="3600" w:hanging="360"/>
      </w:pPr>
    </w:lvl>
    <w:lvl w:ilvl="4" w:tplc="E182C00C" w:tentative="1">
      <w:start w:val="1"/>
      <w:numFmt w:val="lowerLetter"/>
      <w:lvlText w:val="%5."/>
      <w:lvlJc w:val="left"/>
      <w:pPr>
        <w:ind w:left="4320" w:hanging="360"/>
      </w:pPr>
    </w:lvl>
    <w:lvl w:ilvl="5" w:tplc="3A8ED2D4" w:tentative="1">
      <w:start w:val="1"/>
      <w:numFmt w:val="lowerRoman"/>
      <w:lvlText w:val="%6."/>
      <w:lvlJc w:val="right"/>
      <w:pPr>
        <w:ind w:left="5040" w:hanging="180"/>
      </w:pPr>
    </w:lvl>
    <w:lvl w:ilvl="6" w:tplc="99B081DA" w:tentative="1">
      <w:start w:val="1"/>
      <w:numFmt w:val="decimal"/>
      <w:lvlText w:val="%7."/>
      <w:lvlJc w:val="left"/>
      <w:pPr>
        <w:ind w:left="5760" w:hanging="360"/>
      </w:pPr>
    </w:lvl>
    <w:lvl w:ilvl="7" w:tplc="E576A3A4" w:tentative="1">
      <w:start w:val="1"/>
      <w:numFmt w:val="lowerLetter"/>
      <w:lvlText w:val="%8."/>
      <w:lvlJc w:val="left"/>
      <w:pPr>
        <w:ind w:left="6480" w:hanging="360"/>
      </w:pPr>
    </w:lvl>
    <w:lvl w:ilvl="8" w:tplc="749E4EF0" w:tentative="1">
      <w:start w:val="1"/>
      <w:numFmt w:val="lowerRoman"/>
      <w:lvlText w:val="%9."/>
      <w:lvlJc w:val="right"/>
      <w:pPr>
        <w:ind w:left="7200" w:hanging="180"/>
      </w:pPr>
    </w:lvl>
  </w:abstractNum>
  <w:num w:numId="1" w16cid:durableId="1811826445">
    <w:abstractNumId w:val="15"/>
  </w:num>
  <w:num w:numId="2" w16cid:durableId="1717897950">
    <w:abstractNumId w:val="19"/>
  </w:num>
  <w:num w:numId="3" w16cid:durableId="894388670">
    <w:abstractNumId w:val="13"/>
  </w:num>
  <w:num w:numId="4" w16cid:durableId="979384489">
    <w:abstractNumId w:val="16"/>
  </w:num>
  <w:num w:numId="5" w16cid:durableId="1572931583">
    <w:abstractNumId w:val="12"/>
  </w:num>
  <w:num w:numId="6" w16cid:durableId="1399866709">
    <w:abstractNumId w:val="18"/>
  </w:num>
  <w:num w:numId="7" w16cid:durableId="1701540932">
    <w:abstractNumId w:val="17"/>
  </w:num>
  <w:num w:numId="8" w16cid:durableId="1611937169">
    <w:abstractNumId w:val="21"/>
  </w:num>
  <w:num w:numId="9" w16cid:durableId="427114683">
    <w:abstractNumId w:val="11"/>
  </w:num>
  <w:num w:numId="10" w16cid:durableId="1854345782">
    <w:abstractNumId w:val="9"/>
  </w:num>
  <w:num w:numId="11" w16cid:durableId="1937404476">
    <w:abstractNumId w:val="7"/>
  </w:num>
  <w:num w:numId="12" w16cid:durableId="372581507">
    <w:abstractNumId w:val="6"/>
  </w:num>
  <w:num w:numId="13" w16cid:durableId="149105566">
    <w:abstractNumId w:val="5"/>
  </w:num>
  <w:num w:numId="14" w16cid:durableId="1467552581">
    <w:abstractNumId w:val="4"/>
  </w:num>
  <w:num w:numId="15" w16cid:durableId="1120341605">
    <w:abstractNumId w:val="8"/>
  </w:num>
  <w:num w:numId="16" w16cid:durableId="745955087">
    <w:abstractNumId w:val="3"/>
  </w:num>
  <w:num w:numId="17" w16cid:durableId="740833489">
    <w:abstractNumId w:val="2"/>
  </w:num>
  <w:num w:numId="18" w16cid:durableId="1715543553">
    <w:abstractNumId w:val="1"/>
  </w:num>
  <w:num w:numId="19" w16cid:durableId="97530195">
    <w:abstractNumId w:val="0"/>
  </w:num>
  <w:num w:numId="20" w16cid:durableId="480511280">
    <w:abstractNumId w:val="20"/>
  </w:num>
  <w:num w:numId="21" w16cid:durableId="1766996083">
    <w:abstractNumId w:val="14"/>
  </w:num>
  <w:num w:numId="22" w16cid:durableId="16338986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ttanat Padungatthakij">
    <w15:presenceInfo w15:providerId="Windows Live" w15:userId="ebfe893c39462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opgjnl&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12&lt;/item&gt;&lt;item&gt;14&lt;/item&gt;&lt;item&gt;18&lt;/item&gt;&lt;item&gt;25&lt;/item&gt;&lt;item&gt;30&lt;/item&gt;&lt;item&gt;31&lt;/item&gt;&lt;item&gt;35&lt;/item&gt;&lt;item&gt;36&lt;/item&gt;&lt;item&gt;37&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90&lt;/item&gt;&lt;item&gt;91&lt;/item&gt;&lt;item&gt;95&lt;/item&gt;&lt;item&gt;97&lt;/item&gt;&lt;item&gt;101&lt;/item&gt;&lt;item&gt;106&lt;/item&gt;&lt;item&gt;112&lt;/item&gt;&lt;/record-ids&gt;&lt;/item&gt;&lt;/Libraries&gt;"/>
  </w:docVars>
  <w:rsids>
    <w:rsidRoot w:val="006E3663"/>
    <w:rsid w:val="00001038"/>
    <w:rsid w:val="000026D0"/>
    <w:rsid w:val="00002E70"/>
    <w:rsid w:val="00004A78"/>
    <w:rsid w:val="00010E27"/>
    <w:rsid w:val="00015EBD"/>
    <w:rsid w:val="00022A47"/>
    <w:rsid w:val="00022D16"/>
    <w:rsid w:val="00025C31"/>
    <w:rsid w:val="00025EED"/>
    <w:rsid w:val="00025EFB"/>
    <w:rsid w:val="0002757D"/>
    <w:rsid w:val="00032F10"/>
    <w:rsid w:val="00036639"/>
    <w:rsid w:val="000366A8"/>
    <w:rsid w:val="0005172A"/>
    <w:rsid w:val="000615EE"/>
    <w:rsid w:val="00062D82"/>
    <w:rsid w:val="00066E9E"/>
    <w:rsid w:val="00070E6C"/>
    <w:rsid w:val="00072911"/>
    <w:rsid w:val="00086BC8"/>
    <w:rsid w:val="00087D1B"/>
    <w:rsid w:val="00092896"/>
    <w:rsid w:val="000967D8"/>
    <w:rsid w:val="00096DB6"/>
    <w:rsid w:val="000A1A24"/>
    <w:rsid w:val="000A6F85"/>
    <w:rsid w:val="000B0402"/>
    <w:rsid w:val="000C0C7B"/>
    <w:rsid w:val="000C2047"/>
    <w:rsid w:val="000D4115"/>
    <w:rsid w:val="000D7291"/>
    <w:rsid w:val="000F13AE"/>
    <w:rsid w:val="000F7FCC"/>
    <w:rsid w:val="001047F0"/>
    <w:rsid w:val="00114A95"/>
    <w:rsid w:val="001167E1"/>
    <w:rsid w:val="0012111D"/>
    <w:rsid w:val="001274B5"/>
    <w:rsid w:val="00133A94"/>
    <w:rsid w:val="00136980"/>
    <w:rsid w:val="00147102"/>
    <w:rsid w:val="00147E19"/>
    <w:rsid w:val="00155018"/>
    <w:rsid w:val="00160CF2"/>
    <w:rsid w:val="00161663"/>
    <w:rsid w:val="00174298"/>
    <w:rsid w:val="0017431D"/>
    <w:rsid w:val="00176184"/>
    <w:rsid w:val="0018058D"/>
    <w:rsid w:val="0018075C"/>
    <w:rsid w:val="001920EE"/>
    <w:rsid w:val="00195F80"/>
    <w:rsid w:val="00196EEC"/>
    <w:rsid w:val="001A28CD"/>
    <w:rsid w:val="001A3174"/>
    <w:rsid w:val="001B172F"/>
    <w:rsid w:val="001B2C54"/>
    <w:rsid w:val="001C1A8F"/>
    <w:rsid w:val="001C3DF7"/>
    <w:rsid w:val="001C551B"/>
    <w:rsid w:val="001C69F4"/>
    <w:rsid w:val="001E01C7"/>
    <w:rsid w:val="0020118A"/>
    <w:rsid w:val="00213B64"/>
    <w:rsid w:val="00225EE0"/>
    <w:rsid w:val="00226F65"/>
    <w:rsid w:val="00227D3B"/>
    <w:rsid w:val="00230DB4"/>
    <w:rsid w:val="00231D4F"/>
    <w:rsid w:val="00234DA1"/>
    <w:rsid w:val="00237A56"/>
    <w:rsid w:val="00241F85"/>
    <w:rsid w:val="00242225"/>
    <w:rsid w:val="002442F6"/>
    <w:rsid w:val="002452A5"/>
    <w:rsid w:val="00247A67"/>
    <w:rsid w:val="00253542"/>
    <w:rsid w:val="00257D6C"/>
    <w:rsid w:val="00261FE5"/>
    <w:rsid w:val="00270C44"/>
    <w:rsid w:val="00271DF7"/>
    <w:rsid w:val="00285F00"/>
    <w:rsid w:val="0028632A"/>
    <w:rsid w:val="002918DC"/>
    <w:rsid w:val="00295F9D"/>
    <w:rsid w:val="002A0707"/>
    <w:rsid w:val="002A1146"/>
    <w:rsid w:val="002A2E82"/>
    <w:rsid w:val="002A3B7B"/>
    <w:rsid w:val="002A5EA3"/>
    <w:rsid w:val="002A6526"/>
    <w:rsid w:val="002A6882"/>
    <w:rsid w:val="002B487A"/>
    <w:rsid w:val="002B691F"/>
    <w:rsid w:val="002C10D0"/>
    <w:rsid w:val="002C2AE2"/>
    <w:rsid w:val="002C3118"/>
    <w:rsid w:val="002C544D"/>
    <w:rsid w:val="002D0476"/>
    <w:rsid w:val="002D43D6"/>
    <w:rsid w:val="002E0DDB"/>
    <w:rsid w:val="002E0E1C"/>
    <w:rsid w:val="002E17A2"/>
    <w:rsid w:val="002E2F1C"/>
    <w:rsid w:val="002F0496"/>
    <w:rsid w:val="002F1005"/>
    <w:rsid w:val="002F13BA"/>
    <w:rsid w:val="002F14ED"/>
    <w:rsid w:val="002F389C"/>
    <w:rsid w:val="003017A2"/>
    <w:rsid w:val="00303F02"/>
    <w:rsid w:val="00306508"/>
    <w:rsid w:val="00313A2E"/>
    <w:rsid w:val="003271EC"/>
    <w:rsid w:val="00330D12"/>
    <w:rsid w:val="00331AB2"/>
    <w:rsid w:val="00333C67"/>
    <w:rsid w:val="00337482"/>
    <w:rsid w:val="003430F9"/>
    <w:rsid w:val="00343853"/>
    <w:rsid w:val="0034523F"/>
    <w:rsid w:val="00347C40"/>
    <w:rsid w:val="00350001"/>
    <w:rsid w:val="00350965"/>
    <w:rsid w:val="00354852"/>
    <w:rsid w:val="00355148"/>
    <w:rsid w:val="00362044"/>
    <w:rsid w:val="0036209C"/>
    <w:rsid w:val="00364123"/>
    <w:rsid w:val="00380D44"/>
    <w:rsid w:val="00383120"/>
    <w:rsid w:val="00383428"/>
    <w:rsid w:val="003840A8"/>
    <w:rsid w:val="00391E57"/>
    <w:rsid w:val="00391FD2"/>
    <w:rsid w:val="0039443D"/>
    <w:rsid w:val="00394FAA"/>
    <w:rsid w:val="003A0A44"/>
    <w:rsid w:val="003A0DE4"/>
    <w:rsid w:val="003A15A5"/>
    <w:rsid w:val="003A1AFD"/>
    <w:rsid w:val="003A1FCA"/>
    <w:rsid w:val="003A2835"/>
    <w:rsid w:val="003B1083"/>
    <w:rsid w:val="003B1339"/>
    <w:rsid w:val="003C62AF"/>
    <w:rsid w:val="003D131B"/>
    <w:rsid w:val="003E44ED"/>
    <w:rsid w:val="003E47E0"/>
    <w:rsid w:val="003F04E2"/>
    <w:rsid w:val="003F2F9F"/>
    <w:rsid w:val="003F5BBB"/>
    <w:rsid w:val="004030BA"/>
    <w:rsid w:val="004048F5"/>
    <w:rsid w:val="00413A22"/>
    <w:rsid w:val="00416CDD"/>
    <w:rsid w:val="004212C7"/>
    <w:rsid w:val="00432E94"/>
    <w:rsid w:val="00435141"/>
    <w:rsid w:val="00435547"/>
    <w:rsid w:val="004367CA"/>
    <w:rsid w:val="00442155"/>
    <w:rsid w:val="00445007"/>
    <w:rsid w:val="0044575B"/>
    <w:rsid w:val="00446DC0"/>
    <w:rsid w:val="00454F95"/>
    <w:rsid w:val="0046430E"/>
    <w:rsid w:val="0046510A"/>
    <w:rsid w:val="004814C1"/>
    <w:rsid w:val="0048331C"/>
    <w:rsid w:val="004876E5"/>
    <w:rsid w:val="004969C9"/>
    <w:rsid w:val="00497360"/>
    <w:rsid w:val="004A3FDD"/>
    <w:rsid w:val="004A4FDB"/>
    <w:rsid w:val="004B48C2"/>
    <w:rsid w:val="004B70C3"/>
    <w:rsid w:val="004C1A59"/>
    <w:rsid w:val="004D4AC6"/>
    <w:rsid w:val="004D54AD"/>
    <w:rsid w:val="004D61A8"/>
    <w:rsid w:val="004D62EB"/>
    <w:rsid w:val="004D705E"/>
    <w:rsid w:val="004E3FB4"/>
    <w:rsid w:val="004E5380"/>
    <w:rsid w:val="004F6039"/>
    <w:rsid w:val="0050634E"/>
    <w:rsid w:val="00510E7A"/>
    <w:rsid w:val="005163A9"/>
    <w:rsid w:val="0051665D"/>
    <w:rsid w:val="005168B6"/>
    <w:rsid w:val="00535347"/>
    <w:rsid w:val="00541026"/>
    <w:rsid w:val="00544BE5"/>
    <w:rsid w:val="00547E82"/>
    <w:rsid w:val="005516CF"/>
    <w:rsid w:val="00560F5B"/>
    <w:rsid w:val="0056102B"/>
    <w:rsid w:val="005651D0"/>
    <w:rsid w:val="00567618"/>
    <w:rsid w:val="00574720"/>
    <w:rsid w:val="00576590"/>
    <w:rsid w:val="00577A8D"/>
    <w:rsid w:val="005818FE"/>
    <w:rsid w:val="00591164"/>
    <w:rsid w:val="00595A48"/>
    <w:rsid w:val="005A1BB2"/>
    <w:rsid w:val="005A33E2"/>
    <w:rsid w:val="005A4077"/>
    <w:rsid w:val="005A5B6A"/>
    <w:rsid w:val="005A60E7"/>
    <w:rsid w:val="005A7AC1"/>
    <w:rsid w:val="005B09F2"/>
    <w:rsid w:val="005B1B5B"/>
    <w:rsid w:val="005B641F"/>
    <w:rsid w:val="005B7EE9"/>
    <w:rsid w:val="005C33FE"/>
    <w:rsid w:val="005C4A76"/>
    <w:rsid w:val="005C5645"/>
    <w:rsid w:val="005C5922"/>
    <w:rsid w:val="005D1E15"/>
    <w:rsid w:val="005D1EBA"/>
    <w:rsid w:val="005D765D"/>
    <w:rsid w:val="005F4008"/>
    <w:rsid w:val="005F5824"/>
    <w:rsid w:val="006005DA"/>
    <w:rsid w:val="00602AEA"/>
    <w:rsid w:val="00606BCE"/>
    <w:rsid w:val="00615455"/>
    <w:rsid w:val="006270B3"/>
    <w:rsid w:val="00630F57"/>
    <w:rsid w:val="006318D7"/>
    <w:rsid w:val="006346F7"/>
    <w:rsid w:val="00634EE3"/>
    <w:rsid w:val="00641968"/>
    <w:rsid w:val="00642DD2"/>
    <w:rsid w:val="006433A3"/>
    <w:rsid w:val="00643829"/>
    <w:rsid w:val="00644633"/>
    <w:rsid w:val="00644949"/>
    <w:rsid w:val="0064652F"/>
    <w:rsid w:val="006508E1"/>
    <w:rsid w:val="006521C4"/>
    <w:rsid w:val="00656A52"/>
    <w:rsid w:val="006573A5"/>
    <w:rsid w:val="00674706"/>
    <w:rsid w:val="00676E99"/>
    <w:rsid w:val="00682A60"/>
    <w:rsid w:val="0069019F"/>
    <w:rsid w:val="00690C18"/>
    <w:rsid w:val="006977E6"/>
    <w:rsid w:val="00697FEE"/>
    <w:rsid w:val="006A6C0B"/>
    <w:rsid w:val="006A7C1F"/>
    <w:rsid w:val="006B1167"/>
    <w:rsid w:val="006C2E37"/>
    <w:rsid w:val="006C40DE"/>
    <w:rsid w:val="006C6E6D"/>
    <w:rsid w:val="006D0B69"/>
    <w:rsid w:val="006E097B"/>
    <w:rsid w:val="006E27E9"/>
    <w:rsid w:val="006E2F7F"/>
    <w:rsid w:val="006E3663"/>
    <w:rsid w:val="006E64D7"/>
    <w:rsid w:val="006E6F71"/>
    <w:rsid w:val="006F2D42"/>
    <w:rsid w:val="006F4DAF"/>
    <w:rsid w:val="006F7652"/>
    <w:rsid w:val="007042E6"/>
    <w:rsid w:val="00710E5D"/>
    <w:rsid w:val="007132F0"/>
    <w:rsid w:val="00713457"/>
    <w:rsid w:val="007157C5"/>
    <w:rsid w:val="007205C6"/>
    <w:rsid w:val="00725D6B"/>
    <w:rsid w:val="0073173D"/>
    <w:rsid w:val="00732C0A"/>
    <w:rsid w:val="00736087"/>
    <w:rsid w:val="00736897"/>
    <w:rsid w:val="00742BFF"/>
    <w:rsid w:val="00750609"/>
    <w:rsid w:val="00750E74"/>
    <w:rsid w:val="00752799"/>
    <w:rsid w:val="00755C68"/>
    <w:rsid w:val="00762B85"/>
    <w:rsid w:val="00773CCD"/>
    <w:rsid w:val="00774E58"/>
    <w:rsid w:val="00775300"/>
    <w:rsid w:val="00777A63"/>
    <w:rsid w:val="0079352D"/>
    <w:rsid w:val="00795407"/>
    <w:rsid w:val="007A717D"/>
    <w:rsid w:val="007B04C2"/>
    <w:rsid w:val="007B1875"/>
    <w:rsid w:val="007B2071"/>
    <w:rsid w:val="007B6528"/>
    <w:rsid w:val="007C166A"/>
    <w:rsid w:val="007C2BCB"/>
    <w:rsid w:val="007C5FC6"/>
    <w:rsid w:val="007D0DEF"/>
    <w:rsid w:val="007D4680"/>
    <w:rsid w:val="007D534D"/>
    <w:rsid w:val="007D6D4F"/>
    <w:rsid w:val="007D7494"/>
    <w:rsid w:val="007D7F7D"/>
    <w:rsid w:val="007E1A52"/>
    <w:rsid w:val="007E588B"/>
    <w:rsid w:val="007E6FF3"/>
    <w:rsid w:val="007F35CC"/>
    <w:rsid w:val="007F37DE"/>
    <w:rsid w:val="007F3B6C"/>
    <w:rsid w:val="0080185D"/>
    <w:rsid w:val="00802749"/>
    <w:rsid w:val="00804C9B"/>
    <w:rsid w:val="0081277C"/>
    <w:rsid w:val="0081577A"/>
    <w:rsid w:val="00824C53"/>
    <w:rsid w:val="00825EA5"/>
    <w:rsid w:val="0083075B"/>
    <w:rsid w:val="008308B6"/>
    <w:rsid w:val="00834BAE"/>
    <w:rsid w:val="008508CB"/>
    <w:rsid w:val="00850EC0"/>
    <w:rsid w:val="00857FA2"/>
    <w:rsid w:val="008668A8"/>
    <w:rsid w:val="00881E7F"/>
    <w:rsid w:val="008832CB"/>
    <w:rsid w:val="008A3ED4"/>
    <w:rsid w:val="008A683D"/>
    <w:rsid w:val="008B056B"/>
    <w:rsid w:val="008B1811"/>
    <w:rsid w:val="008B3306"/>
    <w:rsid w:val="008B3A35"/>
    <w:rsid w:val="008C1DFB"/>
    <w:rsid w:val="008C4F57"/>
    <w:rsid w:val="008C57CE"/>
    <w:rsid w:val="008D55B9"/>
    <w:rsid w:val="008D6E6A"/>
    <w:rsid w:val="008E4C0E"/>
    <w:rsid w:val="008E4E67"/>
    <w:rsid w:val="008E4E83"/>
    <w:rsid w:val="008F2112"/>
    <w:rsid w:val="008F25EB"/>
    <w:rsid w:val="008F677E"/>
    <w:rsid w:val="008F7361"/>
    <w:rsid w:val="00900616"/>
    <w:rsid w:val="00902A0B"/>
    <w:rsid w:val="0090342A"/>
    <w:rsid w:val="00905AD5"/>
    <w:rsid w:val="00907C09"/>
    <w:rsid w:val="009225D5"/>
    <w:rsid w:val="00924CD3"/>
    <w:rsid w:val="009442D0"/>
    <w:rsid w:val="00947DEE"/>
    <w:rsid w:val="009508BC"/>
    <w:rsid w:val="00962FF7"/>
    <w:rsid w:val="0096484D"/>
    <w:rsid w:val="00971FC9"/>
    <w:rsid w:val="0097291B"/>
    <w:rsid w:val="00974BEF"/>
    <w:rsid w:val="00976412"/>
    <w:rsid w:val="00976A8F"/>
    <w:rsid w:val="0098259D"/>
    <w:rsid w:val="0098697B"/>
    <w:rsid w:val="009909E8"/>
    <w:rsid w:val="0099224A"/>
    <w:rsid w:val="00994199"/>
    <w:rsid w:val="009950E1"/>
    <w:rsid w:val="009A5020"/>
    <w:rsid w:val="009A721E"/>
    <w:rsid w:val="009C270B"/>
    <w:rsid w:val="009C624D"/>
    <w:rsid w:val="009D1E41"/>
    <w:rsid w:val="009D38BF"/>
    <w:rsid w:val="009D58FF"/>
    <w:rsid w:val="009D5B9C"/>
    <w:rsid w:val="009F0CE9"/>
    <w:rsid w:val="009F4A2F"/>
    <w:rsid w:val="009F7201"/>
    <w:rsid w:val="009F795F"/>
    <w:rsid w:val="00A001CE"/>
    <w:rsid w:val="00A035D7"/>
    <w:rsid w:val="00A05A2A"/>
    <w:rsid w:val="00A06C24"/>
    <w:rsid w:val="00A24A25"/>
    <w:rsid w:val="00A26913"/>
    <w:rsid w:val="00A3454A"/>
    <w:rsid w:val="00A35848"/>
    <w:rsid w:val="00A37448"/>
    <w:rsid w:val="00A40EFB"/>
    <w:rsid w:val="00A42D0E"/>
    <w:rsid w:val="00A43C17"/>
    <w:rsid w:val="00A52528"/>
    <w:rsid w:val="00A53FF9"/>
    <w:rsid w:val="00A55B30"/>
    <w:rsid w:val="00A568B6"/>
    <w:rsid w:val="00A62764"/>
    <w:rsid w:val="00A75FA5"/>
    <w:rsid w:val="00A814A6"/>
    <w:rsid w:val="00A8714A"/>
    <w:rsid w:val="00A937F0"/>
    <w:rsid w:val="00A96019"/>
    <w:rsid w:val="00AA340D"/>
    <w:rsid w:val="00AA4F17"/>
    <w:rsid w:val="00AB73C7"/>
    <w:rsid w:val="00AC4FAD"/>
    <w:rsid w:val="00AC7623"/>
    <w:rsid w:val="00AD0FE4"/>
    <w:rsid w:val="00AD1740"/>
    <w:rsid w:val="00AE6551"/>
    <w:rsid w:val="00AF51E8"/>
    <w:rsid w:val="00AF66F6"/>
    <w:rsid w:val="00AF719D"/>
    <w:rsid w:val="00B06AED"/>
    <w:rsid w:val="00B14217"/>
    <w:rsid w:val="00B345AD"/>
    <w:rsid w:val="00B45FEF"/>
    <w:rsid w:val="00B47E02"/>
    <w:rsid w:val="00B54A66"/>
    <w:rsid w:val="00B54F64"/>
    <w:rsid w:val="00B56E4B"/>
    <w:rsid w:val="00B73784"/>
    <w:rsid w:val="00B802FD"/>
    <w:rsid w:val="00B82C79"/>
    <w:rsid w:val="00B85EB5"/>
    <w:rsid w:val="00B971C8"/>
    <w:rsid w:val="00BA2297"/>
    <w:rsid w:val="00BA2412"/>
    <w:rsid w:val="00BA5DEF"/>
    <w:rsid w:val="00BB19BB"/>
    <w:rsid w:val="00BB69CA"/>
    <w:rsid w:val="00BB73D5"/>
    <w:rsid w:val="00BC0DE3"/>
    <w:rsid w:val="00BC55D1"/>
    <w:rsid w:val="00BD2F0B"/>
    <w:rsid w:val="00BD65BE"/>
    <w:rsid w:val="00BD7289"/>
    <w:rsid w:val="00BF0329"/>
    <w:rsid w:val="00BF2C15"/>
    <w:rsid w:val="00BF64A9"/>
    <w:rsid w:val="00C01DD1"/>
    <w:rsid w:val="00C03F85"/>
    <w:rsid w:val="00C114BA"/>
    <w:rsid w:val="00C15748"/>
    <w:rsid w:val="00C202EA"/>
    <w:rsid w:val="00C216D8"/>
    <w:rsid w:val="00C225A3"/>
    <w:rsid w:val="00C30F62"/>
    <w:rsid w:val="00C413BF"/>
    <w:rsid w:val="00C44042"/>
    <w:rsid w:val="00C5185E"/>
    <w:rsid w:val="00C6001B"/>
    <w:rsid w:val="00C6164A"/>
    <w:rsid w:val="00C652A4"/>
    <w:rsid w:val="00C90584"/>
    <w:rsid w:val="00C92E97"/>
    <w:rsid w:val="00C96AEE"/>
    <w:rsid w:val="00CB0396"/>
    <w:rsid w:val="00CC3F61"/>
    <w:rsid w:val="00CD0466"/>
    <w:rsid w:val="00CD7B67"/>
    <w:rsid w:val="00CE3BAD"/>
    <w:rsid w:val="00CE587E"/>
    <w:rsid w:val="00CE66A8"/>
    <w:rsid w:val="00CF3444"/>
    <w:rsid w:val="00CF7180"/>
    <w:rsid w:val="00D03A81"/>
    <w:rsid w:val="00D07434"/>
    <w:rsid w:val="00D10AFB"/>
    <w:rsid w:val="00D2683C"/>
    <w:rsid w:val="00D26F85"/>
    <w:rsid w:val="00D34F4A"/>
    <w:rsid w:val="00D35084"/>
    <w:rsid w:val="00D376E5"/>
    <w:rsid w:val="00D37863"/>
    <w:rsid w:val="00D4248B"/>
    <w:rsid w:val="00D43B77"/>
    <w:rsid w:val="00D44604"/>
    <w:rsid w:val="00D4557D"/>
    <w:rsid w:val="00D51CDD"/>
    <w:rsid w:val="00D52B59"/>
    <w:rsid w:val="00D60E3F"/>
    <w:rsid w:val="00D6548B"/>
    <w:rsid w:val="00D65FAD"/>
    <w:rsid w:val="00D70763"/>
    <w:rsid w:val="00D71172"/>
    <w:rsid w:val="00D73966"/>
    <w:rsid w:val="00D73EE2"/>
    <w:rsid w:val="00D742B1"/>
    <w:rsid w:val="00D856BA"/>
    <w:rsid w:val="00D86B10"/>
    <w:rsid w:val="00D91A4A"/>
    <w:rsid w:val="00D95221"/>
    <w:rsid w:val="00D95732"/>
    <w:rsid w:val="00D96E11"/>
    <w:rsid w:val="00DA031D"/>
    <w:rsid w:val="00DA31D1"/>
    <w:rsid w:val="00DA3D30"/>
    <w:rsid w:val="00DB2E89"/>
    <w:rsid w:val="00DB3216"/>
    <w:rsid w:val="00DB7D33"/>
    <w:rsid w:val="00DB7F26"/>
    <w:rsid w:val="00DD163E"/>
    <w:rsid w:val="00DD2514"/>
    <w:rsid w:val="00DD3D4A"/>
    <w:rsid w:val="00DE1054"/>
    <w:rsid w:val="00DE330A"/>
    <w:rsid w:val="00DE64AD"/>
    <w:rsid w:val="00DF10EB"/>
    <w:rsid w:val="00DF6C7C"/>
    <w:rsid w:val="00E00665"/>
    <w:rsid w:val="00E03C74"/>
    <w:rsid w:val="00E23F7A"/>
    <w:rsid w:val="00E24BF2"/>
    <w:rsid w:val="00E321F1"/>
    <w:rsid w:val="00E34547"/>
    <w:rsid w:val="00E35CFC"/>
    <w:rsid w:val="00E36231"/>
    <w:rsid w:val="00E45150"/>
    <w:rsid w:val="00E61943"/>
    <w:rsid w:val="00E6726C"/>
    <w:rsid w:val="00E71198"/>
    <w:rsid w:val="00E767E7"/>
    <w:rsid w:val="00E80B0D"/>
    <w:rsid w:val="00E86B64"/>
    <w:rsid w:val="00E901D3"/>
    <w:rsid w:val="00E94D32"/>
    <w:rsid w:val="00EA0214"/>
    <w:rsid w:val="00EA59CE"/>
    <w:rsid w:val="00EB38EC"/>
    <w:rsid w:val="00EB5B3C"/>
    <w:rsid w:val="00EB7638"/>
    <w:rsid w:val="00EC0262"/>
    <w:rsid w:val="00EC755F"/>
    <w:rsid w:val="00ED2C69"/>
    <w:rsid w:val="00ED708D"/>
    <w:rsid w:val="00EE3229"/>
    <w:rsid w:val="00EF09E8"/>
    <w:rsid w:val="00F07A6A"/>
    <w:rsid w:val="00F12984"/>
    <w:rsid w:val="00F15C6B"/>
    <w:rsid w:val="00F21892"/>
    <w:rsid w:val="00F22BFA"/>
    <w:rsid w:val="00F2742C"/>
    <w:rsid w:val="00F30F6F"/>
    <w:rsid w:val="00F31159"/>
    <w:rsid w:val="00F33E52"/>
    <w:rsid w:val="00F3556C"/>
    <w:rsid w:val="00F40BFA"/>
    <w:rsid w:val="00F46114"/>
    <w:rsid w:val="00F47800"/>
    <w:rsid w:val="00F645AD"/>
    <w:rsid w:val="00F75B1B"/>
    <w:rsid w:val="00F77922"/>
    <w:rsid w:val="00F81BBA"/>
    <w:rsid w:val="00F81E06"/>
    <w:rsid w:val="00F87419"/>
    <w:rsid w:val="00F92333"/>
    <w:rsid w:val="00F969F1"/>
    <w:rsid w:val="00FA1BFD"/>
    <w:rsid w:val="00FA3527"/>
    <w:rsid w:val="00FA583D"/>
    <w:rsid w:val="00FA7C71"/>
    <w:rsid w:val="00FB1919"/>
    <w:rsid w:val="00FB52A0"/>
    <w:rsid w:val="00FC10AC"/>
    <w:rsid w:val="00FC19EE"/>
    <w:rsid w:val="00FC2261"/>
    <w:rsid w:val="00FC2890"/>
    <w:rsid w:val="00FC5DCC"/>
    <w:rsid w:val="00FD5E0D"/>
    <w:rsid w:val="00FE052E"/>
    <w:rsid w:val="00FF3388"/>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rsid w:val="000A6F8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0A6F85"/>
    <w:pPr>
      <w:keepNext/>
      <w:keepLines/>
      <w:spacing w:before="80" w:after="40" w:line="240" w:lineRule="auto"/>
      <w:jc w:val="both"/>
      <w:outlineLvl w:val="3"/>
    </w:pPr>
    <w:rPr>
      <w:rFonts w:eastAsiaTheme="majorEastAsia" w:cstheme="majorBidi"/>
      <w:i/>
      <w:iCs/>
      <w:color w:val="365F91" w:themeColor="accent1" w:themeShade="BF"/>
      <w:sz w:val="20"/>
      <w:szCs w:val="3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paragraph" w:customStyle="1" w:styleId="EndNoteBibliographyTitle">
    <w:name w:val="EndNote Bibliography Title"/>
    <w:basedOn w:val="Normal"/>
    <w:link w:val="EndNoteBibliographyTitleChar"/>
    <w:rsid w:val="0034523F"/>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34523F"/>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34523F"/>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34523F"/>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34523F"/>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34523F"/>
    <w:rPr>
      <w:rFonts w:ascii="Times New Roman" w:hAnsi="Times New Roman" w:cs="Times New Roman"/>
      <w:noProof/>
      <w:color w:val="000000" w:themeColor="text1"/>
      <w:sz w:val="16"/>
    </w:rPr>
  </w:style>
  <w:style w:type="character" w:customStyle="1" w:styleId="Heading2Char">
    <w:name w:val="Heading 2 Char"/>
    <w:basedOn w:val="DefaultParagraphFont"/>
    <w:link w:val="Heading2"/>
    <w:uiPriority w:val="9"/>
    <w:semiHidden/>
    <w:rsid w:val="000A6F8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0A6F85"/>
    <w:rPr>
      <w:rFonts w:eastAsiaTheme="majorEastAsia" w:cstheme="majorBidi"/>
      <w:i/>
      <w:iCs/>
      <w:color w:val="365F91" w:themeColor="accent1" w:themeShade="BF"/>
      <w:sz w:val="20"/>
      <w:szCs w:val="32"/>
      <w:lang w:val="en-GB" w:eastAsia="ja-JP"/>
    </w:rPr>
  </w:style>
  <w:style w:type="table" w:styleId="PlainTable2">
    <w:name w:val="Plain Table 2"/>
    <w:basedOn w:val="TableNormal"/>
    <w:uiPriority w:val="42"/>
    <w:rsid w:val="008C1DFB"/>
    <w:pPr>
      <w:spacing w:after="0" w:line="240" w:lineRule="auto"/>
    </w:pPr>
    <w:rPr>
      <w:rFonts w:ascii="TH SarabunPSK" w:hAnsi="TH SarabunPSK" w:cs="TH SarabunPSK"/>
      <w:sz w:val="32"/>
      <w:szCs w:val="32"/>
      <w:lang w:val="en-GB"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3C6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2AF"/>
  </w:style>
  <w:style w:type="paragraph" w:styleId="Footer">
    <w:name w:val="footer"/>
    <w:basedOn w:val="Normal"/>
    <w:link w:val="FooterChar"/>
    <w:uiPriority w:val="99"/>
    <w:unhideWhenUsed/>
    <w:rsid w:val="003C6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2AF"/>
  </w:style>
  <w:style w:type="table" w:styleId="PlainTable1">
    <w:name w:val="Plain Table 1"/>
    <w:basedOn w:val="TableNormal"/>
    <w:uiPriority w:val="41"/>
    <w:rsid w:val="005A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94D32"/>
    <w:rPr>
      <w:color w:val="666666"/>
    </w:rPr>
  </w:style>
  <w:style w:type="paragraph" w:styleId="Revision">
    <w:name w:val="Revision"/>
    <w:hidden/>
    <w:uiPriority w:val="99"/>
    <w:semiHidden/>
    <w:rsid w:val="00364123"/>
    <w:pPr>
      <w:spacing w:after="0" w:line="240" w:lineRule="auto"/>
    </w:p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17</Pages>
  <Words>13351</Words>
  <Characters>76104</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89277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Mayfield</dc:creator>
  <cp:lastModifiedBy>Chettanat Padungatthakij</cp:lastModifiedBy>
  <cp:revision>51</cp:revision>
  <cp:lastPrinted>2026-07-06T13:01:00Z</cp:lastPrinted>
  <dcterms:created xsi:type="dcterms:W3CDTF">2026-07-03T05:57:00Z</dcterms:created>
  <dcterms:modified xsi:type="dcterms:W3CDTF">2026-07-07T07:14:00Z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preflight.documentId">
    <vt:lpwstr>realtime-49758ebb-b8bf-4013-abfa-4d42bf6df85e</vt:lpwstr>
  </property>
  <property fmtid="{D5CDD505-2E9C-101B-9397-08002B2CF9AE}" pid="4" name="preflight.processed">
    <vt:bool>true</vt:bool>
  </property>
  <property fmtid="{D5CDD505-2E9C-101B-9397-08002B2CF9AE}" pid="5" name="preflight.processedAt">
    <vt:lpwstr>2026-07-02T08:15:01.767162269Z</vt:lpwstr>
  </property>
  <property fmtid="{D5CDD505-2E9C-101B-9397-08002B2CF9AE}" pid="6" name="_DocHome">
    <vt:i4>1779982418</vt:i4>
  </property>
</Properties>
</file>